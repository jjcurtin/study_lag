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B008" w14:textId="77777777" w:rsidR="00F432CF" w:rsidRDefault="00F432CF" w:rsidP="00F432CF">
      <w:pPr>
        <w:pStyle w:val="Title"/>
        <w:spacing w:after="0" w:line="480" w:lineRule="auto"/>
        <w:jc w:val="left"/>
        <w:rPr>
          <w:rFonts w:ascii="Times New Roman" w:hAnsi="Times New Roman" w:cs="Times New Roman"/>
          <w:sz w:val="24"/>
          <w:szCs w:val="24"/>
        </w:rPr>
      </w:pPr>
    </w:p>
    <w:p w14:paraId="0C290657" w14:textId="77777777" w:rsidR="00F432CF" w:rsidRDefault="00F432CF" w:rsidP="00F432CF">
      <w:pPr>
        <w:pStyle w:val="Title"/>
        <w:spacing w:after="0" w:line="480" w:lineRule="auto"/>
        <w:rPr>
          <w:rFonts w:ascii="Times New Roman" w:hAnsi="Times New Roman" w:cs="Times New Roman"/>
          <w:sz w:val="24"/>
          <w:szCs w:val="24"/>
        </w:rPr>
      </w:pPr>
      <w:r w:rsidRPr="00C701D8">
        <w:rPr>
          <w:rFonts w:ascii="Times New Roman" w:hAnsi="Times New Roman" w:cs="Times New Roman"/>
          <w:sz w:val="24"/>
          <w:szCs w:val="24"/>
        </w:rPr>
        <w:t xml:space="preserve">Forecasting </w:t>
      </w:r>
      <w:r>
        <w:rPr>
          <w:rFonts w:ascii="Times New Roman" w:hAnsi="Times New Roman" w:cs="Times New Roman"/>
          <w:sz w:val="24"/>
          <w:szCs w:val="24"/>
        </w:rPr>
        <w:t>a</w:t>
      </w:r>
      <w:r w:rsidRPr="00C701D8">
        <w:rPr>
          <w:rFonts w:ascii="Times New Roman" w:hAnsi="Times New Roman" w:cs="Times New Roman"/>
          <w:sz w:val="24"/>
          <w:szCs w:val="24"/>
        </w:rPr>
        <w:t xml:space="preserve">lcohol </w:t>
      </w:r>
      <w:r>
        <w:rPr>
          <w:rFonts w:ascii="Times New Roman" w:hAnsi="Times New Roman" w:cs="Times New Roman"/>
          <w:sz w:val="24"/>
          <w:szCs w:val="24"/>
        </w:rPr>
        <w:t>l</w:t>
      </w:r>
      <w:r w:rsidRPr="00C701D8">
        <w:rPr>
          <w:rFonts w:ascii="Times New Roman" w:hAnsi="Times New Roman" w:cs="Times New Roman"/>
          <w:sz w:val="24"/>
          <w:szCs w:val="24"/>
        </w:rPr>
        <w:t>apse</w:t>
      </w:r>
      <w:r>
        <w:rPr>
          <w:rFonts w:ascii="Times New Roman" w:hAnsi="Times New Roman" w:cs="Times New Roman"/>
          <w:sz w:val="24"/>
          <w:szCs w:val="24"/>
        </w:rPr>
        <w:t xml:space="preserve"> risk</w:t>
      </w:r>
      <w:r w:rsidRPr="00C701D8">
        <w:rPr>
          <w:rFonts w:ascii="Times New Roman" w:hAnsi="Times New Roman" w:cs="Times New Roman"/>
          <w:sz w:val="24"/>
          <w:szCs w:val="24"/>
        </w:rPr>
        <w:t xml:space="preserve"> up to </w:t>
      </w:r>
      <w:r>
        <w:rPr>
          <w:rFonts w:ascii="Times New Roman" w:hAnsi="Times New Roman" w:cs="Times New Roman"/>
          <w:sz w:val="24"/>
          <w:szCs w:val="24"/>
        </w:rPr>
        <w:t>t</w:t>
      </w:r>
      <w:r w:rsidRPr="00C701D8">
        <w:rPr>
          <w:rFonts w:ascii="Times New Roman" w:hAnsi="Times New Roman" w:cs="Times New Roman"/>
          <w:sz w:val="24"/>
          <w:szCs w:val="24"/>
        </w:rPr>
        <w:t xml:space="preserve">wo </w:t>
      </w:r>
      <w:r>
        <w:rPr>
          <w:rFonts w:ascii="Times New Roman" w:hAnsi="Times New Roman" w:cs="Times New Roman"/>
          <w:sz w:val="24"/>
          <w:szCs w:val="24"/>
        </w:rPr>
        <w:t>w</w:t>
      </w:r>
      <w:r w:rsidRPr="00C701D8">
        <w:rPr>
          <w:rFonts w:ascii="Times New Roman" w:hAnsi="Times New Roman" w:cs="Times New Roman"/>
          <w:sz w:val="24"/>
          <w:szCs w:val="24"/>
        </w:rPr>
        <w:t xml:space="preserve">eeks in </w:t>
      </w:r>
      <w:r>
        <w:rPr>
          <w:rFonts w:ascii="Times New Roman" w:hAnsi="Times New Roman" w:cs="Times New Roman"/>
          <w:sz w:val="24"/>
          <w:szCs w:val="24"/>
        </w:rPr>
        <w:t>a</w:t>
      </w:r>
      <w:r w:rsidRPr="00C701D8">
        <w:rPr>
          <w:rFonts w:ascii="Times New Roman" w:hAnsi="Times New Roman" w:cs="Times New Roman"/>
          <w:sz w:val="24"/>
          <w:szCs w:val="24"/>
        </w:rPr>
        <w:t xml:space="preserve">dvance using </w:t>
      </w:r>
      <w:r>
        <w:rPr>
          <w:rFonts w:ascii="Times New Roman" w:hAnsi="Times New Roman" w:cs="Times New Roman"/>
          <w:sz w:val="24"/>
          <w:szCs w:val="24"/>
        </w:rPr>
        <w:t>t</w:t>
      </w:r>
      <w:r w:rsidRPr="00C701D8">
        <w:rPr>
          <w:rFonts w:ascii="Times New Roman" w:hAnsi="Times New Roman" w:cs="Times New Roman"/>
          <w:sz w:val="24"/>
          <w:szCs w:val="24"/>
        </w:rPr>
        <w:t xml:space="preserve">ime-lagged </w:t>
      </w:r>
      <w:r>
        <w:rPr>
          <w:rFonts w:ascii="Times New Roman" w:hAnsi="Times New Roman" w:cs="Times New Roman"/>
          <w:sz w:val="24"/>
          <w:szCs w:val="24"/>
        </w:rPr>
        <w:t>m</w:t>
      </w:r>
      <w:r w:rsidRPr="00C701D8">
        <w:rPr>
          <w:rFonts w:ascii="Times New Roman" w:hAnsi="Times New Roman" w:cs="Times New Roman"/>
          <w:sz w:val="24"/>
          <w:szCs w:val="24"/>
        </w:rPr>
        <w:t>achine</w:t>
      </w:r>
      <w:r>
        <w:rPr>
          <w:rFonts w:ascii="Times New Roman" w:hAnsi="Times New Roman" w:cs="Times New Roman"/>
          <w:sz w:val="24"/>
          <w:szCs w:val="24"/>
        </w:rPr>
        <w:t xml:space="preserve"> l</w:t>
      </w:r>
      <w:r w:rsidRPr="00C701D8">
        <w:rPr>
          <w:rFonts w:ascii="Times New Roman" w:hAnsi="Times New Roman" w:cs="Times New Roman"/>
          <w:sz w:val="24"/>
          <w:szCs w:val="24"/>
        </w:rPr>
        <w:t xml:space="preserve">earning </w:t>
      </w:r>
      <w:r>
        <w:rPr>
          <w:rFonts w:ascii="Times New Roman" w:hAnsi="Times New Roman" w:cs="Times New Roman"/>
          <w:sz w:val="24"/>
          <w:szCs w:val="24"/>
        </w:rPr>
        <w:t>m</w:t>
      </w:r>
      <w:r w:rsidRPr="00C701D8">
        <w:rPr>
          <w:rFonts w:ascii="Times New Roman" w:hAnsi="Times New Roman" w:cs="Times New Roman"/>
          <w:sz w:val="24"/>
          <w:szCs w:val="24"/>
        </w:rPr>
        <w:t>odels</w:t>
      </w:r>
    </w:p>
    <w:p w14:paraId="1CE4EC95" w14:textId="77777777" w:rsidR="00F432CF" w:rsidRDefault="00F432CF" w:rsidP="00F432CF">
      <w:pPr>
        <w:pStyle w:val="Title"/>
        <w:spacing w:after="0" w:line="480" w:lineRule="auto"/>
        <w:ind w:firstLine="720"/>
        <w:jc w:val="left"/>
        <w:rPr>
          <w:rFonts w:ascii="Times New Roman" w:hAnsi="Times New Roman" w:cs="Times New Roman"/>
          <w:sz w:val="24"/>
          <w:szCs w:val="24"/>
        </w:rPr>
      </w:pPr>
    </w:p>
    <w:p w14:paraId="1554D3B8" w14:textId="77777777" w:rsidR="00F432CF" w:rsidRDefault="00F432CF" w:rsidP="00F432CF">
      <w:pPr>
        <w:pStyle w:val="Title"/>
        <w:spacing w:after="0" w:line="480" w:lineRule="auto"/>
        <w:rPr>
          <w:rFonts w:ascii="Times New Roman" w:hAnsi="Times New Roman" w:cs="Times New Roman"/>
          <w:sz w:val="24"/>
          <w:szCs w:val="24"/>
          <w:vertAlign w:val="superscript"/>
        </w:rPr>
      </w:pPr>
      <w:r w:rsidRPr="00C701D8">
        <w:rPr>
          <w:rFonts w:ascii="Times New Roman" w:hAnsi="Times New Roman" w:cs="Times New Roman"/>
          <w:sz w:val="24"/>
          <w:szCs w:val="24"/>
        </w:rPr>
        <w:t>Kendra Wyant</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Gaylen E. Fronk</w:t>
      </w:r>
      <w:r>
        <w:rPr>
          <w:rFonts w:ascii="Times New Roman" w:hAnsi="Times New Roman" w:cs="Times New Roman"/>
          <w:sz w:val="24"/>
          <w:szCs w:val="24"/>
          <w:vertAlign w:val="superscript"/>
        </w:rPr>
        <w:t>1,2</w:t>
      </w:r>
      <w:r>
        <w:rPr>
          <w:rFonts w:ascii="Times New Roman" w:hAnsi="Times New Roman" w:cs="Times New Roman"/>
          <w:sz w:val="24"/>
          <w:szCs w:val="24"/>
        </w:rPr>
        <w:t xml:space="preserve">, </w:t>
      </w:r>
      <w:r w:rsidRPr="00C701D8">
        <w:rPr>
          <w:rFonts w:ascii="Times New Roman" w:hAnsi="Times New Roman" w:cs="Times New Roman"/>
          <w:sz w:val="24"/>
          <w:szCs w:val="24"/>
        </w:rPr>
        <w:t>Jiachen Yu</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Claire E. Punturieri</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John J. Curtin</w:t>
      </w:r>
      <w:r>
        <w:rPr>
          <w:rFonts w:ascii="Times New Roman" w:hAnsi="Times New Roman" w:cs="Times New Roman"/>
          <w:sz w:val="24"/>
          <w:szCs w:val="24"/>
          <w:vertAlign w:val="superscript"/>
        </w:rPr>
        <w:t>1*</w:t>
      </w:r>
    </w:p>
    <w:p w14:paraId="724AE72C" w14:textId="77777777" w:rsidR="00F432CF" w:rsidRDefault="00F432CF" w:rsidP="00F432CF">
      <w:pPr>
        <w:pStyle w:val="BodyText"/>
        <w:spacing w:before="0" w:after="0"/>
        <w:ind w:firstLine="720"/>
      </w:pPr>
    </w:p>
    <w:p w14:paraId="3E937F11" w14:textId="77777777" w:rsidR="00F432CF" w:rsidRDefault="00F432CF" w:rsidP="00F432CF">
      <w:pPr>
        <w:pStyle w:val="BodyText"/>
        <w:spacing w:before="0" w:after="0"/>
        <w:ind w:firstLine="720"/>
      </w:pPr>
    </w:p>
    <w:p w14:paraId="3B7E8139" w14:textId="77777777" w:rsidR="00F432CF" w:rsidRDefault="00F432CF" w:rsidP="00F432CF">
      <w:pPr>
        <w:pStyle w:val="BodyText"/>
        <w:spacing w:before="0" w:after="0"/>
        <w:ind w:firstLine="720"/>
      </w:pPr>
    </w:p>
    <w:p w14:paraId="7F303D92" w14:textId="77777777" w:rsidR="00F432CF" w:rsidRPr="00C701D8" w:rsidRDefault="00F432CF" w:rsidP="00F432CF">
      <w:pPr>
        <w:pStyle w:val="BodyText"/>
        <w:spacing w:before="0" w:after="0"/>
        <w:ind w:firstLine="720"/>
      </w:pPr>
    </w:p>
    <w:p w14:paraId="78B71062" w14:textId="77777777" w:rsidR="00F432CF" w:rsidRDefault="00F432CF" w:rsidP="00F432CF">
      <w:pPr>
        <w:pStyle w:val="BodyText"/>
        <w:spacing w:before="0" w:after="0"/>
        <w:rPr>
          <w:rFonts w:ascii="Times New Roman" w:hAnsi="Times New Roman" w:cs="Times New Roman"/>
        </w:rPr>
      </w:pPr>
      <w:r w:rsidRPr="00C701D8">
        <w:rPr>
          <w:rFonts w:ascii="Times New Roman" w:hAnsi="Times New Roman" w:cs="Times New Roman"/>
          <w:vertAlign w:val="superscript"/>
        </w:rPr>
        <w:t>1</w:t>
      </w:r>
      <w:r w:rsidRPr="00C701D8">
        <w:rPr>
          <w:rFonts w:ascii="Times New Roman" w:hAnsi="Times New Roman" w:cs="Times New Roman"/>
        </w:rPr>
        <w:t>Department of Psychology, University of Wisconsin-Madison</w:t>
      </w:r>
      <w:r>
        <w:rPr>
          <w:rFonts w:ascii="Times New Roman" w:hAnsi="Times New Roman" w:cs="Times New Roman"/>
        </w:rPr>
        <w:t>, Madison, Wisconsin, United States</w:t>
      </w:r>
    </w:p>
    <w:p w14:paraId="21FC73AB" w14:textId="77777777" w:rsidR="00F432CF" w:rsidRDefault="00F432CF" w:rsidP="00F432CF">
      <w:pPr>
        <w:pStyle w:val="BodyText"/>
        <w:spacing w:before="0" w:after="0"/>
        <w:rPr>
          <w:rFonts w:ascii="Times New Roman" w:hAnsi="Times New Roman" w:cs="Times New Roman"/>
        </w:rPr>
      </w:pPr>
    </w:p>
    <w:p w14:paraId="6CEE2888" w14:textId="612F8426" w:rsidR="00F432CF" w:rsidRPr="00C701D8" w:rsidRDefault="00F432CF" w:rsidP="00F432CF">
      <w:pPr>
        <w:pStyle w:val="BodyText"/>
        <w:spacing w:before="0" w:after="0"/>
        <w:rPr>
          <w:rFonts w:ascii="Times New Roman" w:hAnsi="Times New Roman" w:cs="Times New Roman"/>
        </w:rPr>
      </w:pPr>
      <w:r>
        <w:rPr>
          <w:rFonts w:ascii="Times New Roman" w:hAnsi="Times New Roman" w:cs="Times New Roman"/>
          <w:vertAlign w:val="superscript"/>
        </w:rPr>
        <w:t>2</w:t>
      </w:r>
      <w:r w:rsidRPr="00C701D8">
        <w:rPr>
          <w:rFonts w:ascii="Times New Roman" w:hAnsi="Times New Roman" w:cs="Times New Roman"/>
        </w:rPr>
        <w:t>Department of Psychiatry and Behavioral Sciences, Medical University of South Carolina</w:t>
      </w:r>
      <w:r>
        <w:rPr>
          <w:rFonts w:ascii="Times New Roman" w:hAnsi="Times New Roman" w:cs="Times New Roman"/>
        </w:rPr>
        <w:t xml:space="preserve">, Charleston, South </w:t>
      </w:r>
      <w:del w:id="0" w:author="Kendra Wyant" w:date="2026-06-06T16:16:00Z" w16du:dateUtc="2026-06-06T21:16:00Z">
        <w:r w:rsidR="00306843">
          <w:rPr>
            <w:rFonts w:ascii="Times New Roman" w:hAnsi="Times New Roman" w:cs="Times New Roman"/>
          </w:rPr>
          <w:delText>Caroline</w:delText>
        </w:r>
      </w:del>
      <w:ins w:id="1" w:author="Kendra Wyant" w:date="2026-06-06T16:16:00Z" w16du:dateUtc="2026-06-06T21:16:00Z">
        <w:r>
          <w:rPr>
            <w:rFonts w:ascii="Times New Roman" w:hAnsi="Times New Roman" w:cs="Times New Roman"/>
          </w:rPr>
          <w:t>Carolina</w:t>
        </w:r>
      </w:ins>
      <w:r>
        <w:rPr>
          <w:rFonts w:ascii="Times New Roman" w:hAnsi="Times New Roman" w:cs="Times New Roman"/>
        </w:rPr>
        <w:t>, United States</w:t>
      </w:r>
    </w:p>
    <w:p w14:paraId="0795D934" w14:textId="77777777" w:rsidR="00F432CF" w:rsidRDefault="00F432CF" w:rsidP="00F432CF">
      <w:pPr>
        <w:pStyle w:val="BodyText"/>
        <w:spacing w:before="0" w:after="0" w:line="480" w:lineRule="auto"/>
        <w:ind w:firstLine="720"/>
        <w:rPr>
          <w:rFonts w:ascii="Times New Roman" w:hAnsi="Times New Roman" w:cs="Times New Roman"/>
        </w:rPr>
      </w:pPr>
    </w:p>
    <w:p w14:paraId="1ABA53AB" w14:textId="77777777" w:rsidR="00F432CF" w:rsidRDefault="00F432CF" w:rsidP="00F432CF">
      <w:pPr>
        <w:pStyle w:val="BodyText"/>
        <w:spacing w:before="0" w:after="0" w:line="480" w:lineRule="auto"/>
        <w:ind w:firstLine="720"/>
        <w:rPr>
          <w:rFonts w:ascii="Times New Roman" w:hAnsi="Times New Roman" w:cs="Times New Roman"/>
        </w:rPr>
      </w:pPr>
    </w:p>
    <w:p w14:paraId="79288E4D" w14:textId="77777777" w:rsidR="00F432CF" w:rsidRDefault="00F432CF" w:rsidP="00F432CF">
      <w:pPr>
        <w:pStyle w:val="BodyText"/>
        <w:spacing w:before="0" w:after="0"/>
        <w:rPr>
          <w:rFonts w:ascii="Times New Roman" w:hAnsi="Times New Roman" w:cs="Times New Roman"/>
        </w:rPr>
      </w:pPr>
      <w:r>
        <w:rPr>
          <w:rFonts w:ascii="Times New Roman" w:hAnsi="Times New Roman" w:cs="Times New Roman"/>
        </w:rPr>
        <w:t>*Corresponding author</w:t>
      </w:r>
    </w:p>
    <w:p w14:paraId="597AE595" w14:textId="2038ACA0" w:rsidR="00330A02" w:rsidRPr="00F432CF" w:rsidRDefault="00F432CF" w:rsidP="00F432CF">
      <w:pPr>
        <w:pStyle w:val="BodyText"/>
        <w:spacing w:before="0" w:after="0"/>
        <w:rPr>
          <w:rFonts w:ascii="Times New Roman" w:hAnsi="Times New Roman" w:cs="Times New Roman"/>
        </w:rPr>
      </w:pPr>
      <w:r>
        <w:rPr>
          <w:rFonts w:ascii="Times New Roman" w:hAnsi="Times New Roman" w:cs="Times New Roman"/>
        </w:rPr>
        <w:t xml:space="preserve">E-mail: </w:t>
      </w:r>
      <w:hyperlink r:id="rId8" w:history="1">
        <w:r w:rsidRPr="00C64FC7">
          <w:rPr>
            <w:rStyle w:val="Hyperlink"/>
            <w:rFonts w:ascii="Times New Roman" w:hAnsi="Times New Roman" w:cs="Times New Roman"/>
          </w:rPr>
          <w:t>jjcurtin@wisc.edu</w:t>
        </w:r>
      </w:hyperlink>
      <w:r>
        <w:rPr>
          <w:rFonts w:ascii="Times New Roman" w:hAnsi="Times New Roman" w:cs="Times New Roman"/>
        </w:rPr>
        <w:t xml:space="preserve"> (JJC)</w:t>
      </w:r>
    </w:p>
    <w:p w14:paraId="5AC67512" w14:textId="77777777" w:rsidR="00330A02" w:rsidRPr="00F432CF" w:rsidRDefault="00000000" w:rsidP="00F432CF">
      <w:pPr>
        <w:pStyle w:val="AbstractTitle"/>
        <w:jc w:val="left"/>
        <w:rPr>
          <w:rFonts w:ascii="Times New Roman" w:hAnsi="Times New Roman" w:cs="Times New Roman"/>
          <w:sz w:val="36"/>
          <w:szCs w:val="36"/>
        </w:rPr>
        <w:pPrChange w:id="2" w:author="Kendra Wyant" w:date="2026-06-06T16:16:00Z" w16du:dateUtc="2026-06-06T21:16:00Z">
          <w:pPr>
            <w:pStyle w:val="AbstractTitle"/>
            <w:spacing w:before="0" w:line="480" w:lineRule="auto"/>
            <w:jc w:val="left"/>
          </w:pPr>
        </w:pPrChange>
      </w:pPr>
      <w:r w:rsidRPr="00F432CF">
        <w:rPr>
          <w:rFonts w:ascii="Times New Roman" w:hAnsi="Times New Roman" w:cs="Times New Roman"/>
          <w:sz w:val="36"/>
          <w:szCs w:val="36"/>
        </w:rPr>
        <w:lastRenderedPageBreak/>
        <w:t>Abstract</w:t>
      </w:r>
    </w:p>
    <w:p w14:paraId="0A861B9E" w14:textId="77777777" w:rsidR="00330A02" w:rsidRPr="00F432CF" w:rsidRDefault="005302DD" w:rsidP="00F432CF">
      <w:pPr>
        <w:pStyle w:val="Abstract"/>
        <w:spacing w:after="0" w:line="480" w:lineRule="auto"/>
        <w:ind w:firstLine="720"/>
        <w:rPr>
          <w:ins w:id="3" w:author="Kendra Wyant" w:date="2026-06-06T16:16:00Z" w16du:dateUtc="2026-06-06T21:16:00Z"/>
          <w:rFonts w:ascii="Times New Roman" w:hAnsi="Times New Roman" w:cs="Times New Roman"/>
          <w:sz w:val="24"/>
          <w:szCs w:val="24"/>
        </w:rPr>
      </w:pPr>
      <w:del w:id="4" w:author="Kendra Wyant" w:date="2026-06-06T16:16:00Z" w16du:dateUtc="2026-06-06T21:16:00Z">
        <w:r w:rsidRPr="00C701D8">
          <w:rPr>
            <w:rFonts w:ascii="Times New Roman" w:hAnsi="Times New Roman" w:cs="Times New Roman"/>
            <w:sz w:val="24"/>
            <w:szCs w:val="24"/>
          </w:rPr>
          <w:delText>We</w:delText>
        </w:r>
      </w:del>
      <w:ins w:id="5" w:author="Kendra Wyant" w:date="2026-06-06T16:16:00Z" w16du:dateUtc="2026-06-06T21:16:00Z">
        <w:r w:rsidR="00000000" w:rsidRPr="00F432CF">
          <w:rPr>
            <w:rFonts w:ascii="Times New Roman" w:hAnsi="Times New Roman" w:cs="Times New Roman"/>
            <w:sz w:val="24"/>
            <w:szCs w:val="24"/>
          </w:rPr>
          <w:t xml:space="preserve">Alcohol use </w:t>
        </w:r>
        <w:proofErr w:type="gramStart"/>
        <w:r w:rsidR="00000000" w:rsidRPr="00F432CF">
          <w:rPr>
            <w:rFonts w:ascii="Times New Roman" w:hAnsi="Times New Roman" w:cs="Times New Roman"/>
            <w:sz w:val="24"/>
            <w:szCs w:val="24"/>
          </w:rPr>
          <w:t>disorder is</w:t>
        </w:r>
        <w:proofErr w:type="gramEnd"/>
        <w:r w:rsidR="00000000" w:rsidRPr="00F432CF">
          <w:rPr>
            <w:rFonts w:ascii="Times New Roman" w:hAnsi="Times New Roman" w:cs="Times New Roman"/>
            <w:sz w:val="24"/>
            <w:szCs w:val="24"/>
          </w:rPr>
          <w:t xml:space="preserve"> </w:t>
        </w:r>
        <w:proofErr w:type="gramStart"/>
        <w:r w:rsidR="00000000" w:rsidRPr="00F432CF">
          <w:rPr>
            <w:rFonts w:ascii="Times New Roman" w:hAnsi="Times New Roman" w:cs="Times New Roman"/>
            <w:sz w:val="24"/>
            <w:szCs w:val="24"/>
          </w:rPr>
          <w:t>a chronic</w:t>
        </w:r>
        <w:proofErr w:type="gramEnd"/>
        <w:r w:rsidR="00000000" w:rsidRPr="00F432CF">
          <w:rPr>
            <w:rFonts w:ascii="Times New Roman" w:hAnsi="Times New Roman" w:cs="Times New Roman"/>
            <w:sz w:val="24"/>
            <w:szCs w:val="24"/>
          </w:rPr>
          <w:t xml:space="preserve">, relapsing </w:t>
        </w:r>
        <w:proofErr w:type="gramStart"/>
        <w:r w:rsidR="00000000" w:rsidRPr="00F432CF">
          <w:rPr>
            <w:rFonts w:ascii="Times New Roman" w:hAnsi="Times New Roman" w:cs="Times New Roman"/>
            <w:sz w:val="24"/>
            <w:szCs w:val="24"/>
          </w:rPr>
          <w:t>condition</w:t>
        </w:r>
        <w:proofErr w:type="gramEnd"/>
        <w:r w:rsidR="00000000" w:rsidRPr="00F432CF">
          <w:rPr>
            <w:rFonts w:ascii="Times New Roman" w:hAnsi="Times New Roman" w:cs="Times New Roman"/>
            <w:sz w:val="24"/>
            <w:szCs w:val="24"/>
          </w:rPr>
          <w:t xml:space="preserve">. Individuals must monitor risk and take proactive steps to manage and reduce it indefinitely to prevent </w:t>
        </w:r>
        <w:proofErr w:type="gramStart"/>
        <w:r w:rsidR="00000000" w:rsidRPr="00F432CF">
          <w:rPr>
            <w:rFonts w:ascii="Times New Roman" w:hAnsi="Times New Roman" w:cs="Times New Roman"/>
            <w:sz w:val="24"/>
            <w:szCs w:val="24"/>
          </w:rPr>
          <w:t>lapse</w:t>
        </w:r>
        <w:proofErr w:type="gramEnd"/>
        <w:r w:rsidR="00000000" w:rsidRPr="00F432CF">
          <w:rPr>
            <w:rFonts w:ascii="Times New Roman" w:hAnsi="Times New Roman" w:cs="Times New Roman"/>
            <w:sz w:val="24"/>
            <w:szCs w:val="24"/>
          </w:rPr>
          <w:t xml:space="preserve">. Smartphone sensing and machine learning offer promise as scalable tools for automating risk monitoring and delivering personalized support during recovery. Research has demonstrated that machine learning models using ecological momentary assessment can generate highly accurate predictions of immediate lapse risk (e.g., within the next hour or day). However, many risks require </w:t>
        </w:r>
        <w:proofErr w:type="gramStart"/>
        <w:r w:rsidR="00000000" w:rsidRPr="00F432CF">
          <w:rPr>
            <w:rFonts w:ascii="Times New Roman" w:hAnsi="Times New Roman" w:cs="Times New Roman"/>
            <w:sz w:val="24"/>
            <w:szCs w:val="24"/>
          </w:rPr>
          <w:t>supports</w:t>
        </w:r>
        <w:proofErr w:type="gramEnd"/>
        <w:r w:rsidR="00000000" w:rsidRPr="00F432CF">
          <w:rPr>
            <w:rFonts w:ascii="Times New Roman" w:hAnsi="Times New Roman" w:cs="Times New Roman"/>
            <w:sz w:val="24"/>
            <w:szCs w:val="24"/>
          </w:rPr>
          <w:t xml:space="preserve"> that are not immediately available. These supports may need to be planned or involve coordination with others. In such cases, individuals may benefit from advance warning about changes in their lapse risk and the contributing factors.</w:t>
        </w:r>
      </w:ins>
    </w:p>
    <w:p w14:paraId="55DE3B56" w14:textId="77777777" w:rsidR="00330A02" w:rsidRPr="00F432CF" w:rsidRDefault="00000000" w:rsidP="00F432CF">
      <w:pPr>
        <w:pStyle w:val="Abstract"/>
        <w:spacing w:after="0" w:line="480" w:lineRule="auto"/>
        <w:ind w:firstLine="720"/>
        <w:rPr>
          <w:ins w:id="6" w:author="Kendra Wyant" w:date="2026-06-06T16:16:00Z" w16du:dateUtc="2026-06-06T21:16:00Z"/>
          <w:rFonts w:ascii="Times New Roman" w:hAnsi="Times New Roman" w:cs="Times New Roman"/>
          <w:sz w:val="24"/>
          <w:szCs w:val="24"/>
        </w:rPr>
      </w:pPr>
      <w:ins w:id="7" w:author="Kendra Wyant" w:date="2026-06-06T16:16:00Z" w16du:dateUtc="2026-06-06T21:16:00Z">
        <w:r w:rsidRPr="00F432CF">
          <w:rPr>
            <w:rFonts w:ascii="Times New Roman" w:hAnsi="Times New Roman" w:cs="Times New Roman"/>
            <w:sz w:val="24"/>
            <w:szCs w:val="24"/>
          </w:rPr>
          <w:t>To meet this need, we</w:t>
        </w:r>
      </w:ins>
      <w:r w:rsidRPr="00F432CF">
        <w:rPr>
          <w:rFonts w:ascii="Times New Roman" w:hAnsi="Times New Roman" w:cs="Times New Roman"/>
          <w:sz w:val="24"/>
          <w:szCs w:val="24"/>
        </w:rPr>
        <w:t xml:space="preserve"> developed machine learning models to predict future alcohol lapses within 24-hour </w:t>
      </w:r>
      <w:ins w:id="8" w:author="Kendra Wyant" w:date="2026-06-06T16:16:00Z" w16du:dateUtc="2026-06-06T21:16:00Z">
        <w:r w:rsidRPr="00F432CF">
          <w:rPr>
            <w:rFonts w:ascii="Times New Roman" w:hAnsi="Times New Roman" w:cs="Times New Roman"/>
            <w:sz w:val="24"/>
            <w:szCs w:val="24"/>
          </w:rPr>
          <w:t xml:space="preserve">prediction </w:t>
        </w:r>
      </w:ins>
      <w:r w:rsidRPr="00F432CF">
        <w:rPr>
          <w:rFonts w:ascii="Times New Roman" w:hAnsi="Times New Roman" w:cs="Times New Roman"/>
          <w:sz w:val="24"/>
          <w:szCs w:val="24"/>
        </w:rPr>
        <w:t>windows</w:t>
      </w:r>
      <w:ins w:id="9" w:author="Kendra Wyant" w:date="2026-06-06T16:16:00Z" w16du:dateUtc="2026-06-06T21:16:00Z">
        <w:r w:rsidRPr="00F432CF">
          <w:rPr>
            <w:rFonts w:ascii="Times New Roman" w:hAnsi="Times New Roman" w:cs="Times New Roman"/>
            <w:sz w:val="24"/>
            <w:szCs w:val="24"/>
          </w:rPr>
          <w:t>,</w:t>
        </w:r>
      </w:ins>
      <w:r w:rsidRPr="00F432CF">
        <w:rPr>
          <w:rFonts w:ascii="Times New Roman" w:hAnsi="Times New Roman" w:cs="Times New Roman"/>
          <w:sz w:val="24"/>
          <w:szCs w:val="24"/>
        </w:rPr>
        <w:t xml:space="preserve"> lagged </w:t>
      </w:r>
      <w:ins w:id="10" w:author="Kendra Wyant" w:date="2026-06-06T16:16:00Z" w16du:dateUtc="2026-06-06T21:16:00Z">
        <w:r w:rsidRPr="00F432CF">
          <w:rPr>
            <w:rFonts w:ascii="Times New Roman" w:hAnsi="Times New Roman" w:cs="Times New Roman"/>
            <w:sz w:val="24"/>
            <w:szCs w:val="24"/>
          </w:rPr>
          <w:t xml:space="preserve">by </w:t>
        </w:r>
      </w:ins>
      <w:r w:rsidRPr="00F432CF">
        <w:rPr>
          <w:rFonts w:ascii="Times New Roman" w:hAnsi="Times New Roman" w:cs="Times New Roman"/>
          <w:sz w:val="24"/>
          <w:szCs w:val="24"/>
        </w:rPr>
        <w:t>1 day, 3 days, 1 week, and 2 weeks</w:t>
      </w:r>
      <w:del w:id="11" w:author="Kendra Wyant" w:date="2026-06-06T16:16:00Z" w16du:dateUtc="2026-06-06T21:16:00Z">
        <w:r w:rsidR="005302DD" w:rsidRPr="00C701D8">
          <w:rPr>
            <w:rFonts w:ascii="Times New Roman" w:hAnsi="Times New Roman" w:cs="Times New Roman"/>
            <w:sz w:val="24"/>
            <w:szCs w:val="24"/>
          </w:rPr>
          <w:delText>.</w:delText>
        </w:r>
      </w:del>
      <w:ins w:id="12" w:author="Kendra Wyant" w:date="2026-06-06T16:16:00Z" w16du:dateUtc="2026-06-06T21:16:00Z">
        <w:r w:rsidRPr="00F432CF">
          <w:rPr>
            <w:rFonts w:ascii="Times New Roman" w:hAnsi="Times New Roman" w:cs="Times New Roman"/>
            <w:sz w:val="24"/>
            <w:szCs w:val="24"/>
          </w:rPr>
          <w:t xml:space="preserve"> from the prediction timepoint.</w:t>
        </w:r>
      </w:ins>
      <w:r w:rsidRPr="00F432CF">
        <w:rPr>
          <w:rFonts w:ascii="Times New Roman" w:hAnsi="Times New Roman" w:cs="Times New Roman"/>
          <w:sz w:val="24"/>
          <w:szCs w:val="24"/>
        </w:rPr>
        <w:t xml:space="preserve"> We engineered features from 4x daily ecological momentary </w:t>
      </w:r>
      <w:del w:id="13" w:author="Kendra Wyant" w:date="2026-06-06T16:16:00Z" w16du:dateUtc="2026-06-06T21:16:00Z">
        <w:r w:rsidR="005302DD" w:rsidRPr="00C701D8">
          <w:rPr>
            <w:rFonts w:ascii="Times New Roman" w:hAnsi="Times New Roman" w:cs="Times New Roman"/>
            <w:sz w:val="24"/>
            <w:szCs w:val="24"/>
          </w:rPr>
          <w:delText xml:space="preserve">assessment </w:delText>
        </w:r>
      </w:del>
      <w:r w:rsidRPr="00F432CF">
        <w:rPr>
          <w:rFonts w:ascii="Times New Roman" w:hAnsi="Times New Roman" w:cs="Times New Roman"/>
          <w:sz w:val="24"/>
          <w:szCs w:val="24"/>
        </w:rPr>
        <w:t>from individuals (N</w:t>
      </w:r>
      <w:del w:id="14" w:author="Kendra Wyant" w:date="2026-06-06T16:16:00Z" w16du:dateUtc="2026-06-06T21:16:00Z">
        <w:r w:rsidR="005302DD" w:rsidRPr="00C701D8">
          <w:rPr>
            <w:rFonts w:ascii="Times New Roman" w:hAnsi="Times New Roman" w:cs="Times New Roman"/>
            <w:sz w:val="24"/>
            <w:szCs w:val="24"/>
          </w:rPr>
          <w:delText>=</w:delText>
        </w:r>
      </w:del>
      <w:ins w:id="15" w:author="Kendra Wyant" w:date="2026-06-06T16:16:00Z" w16du:dateUtc="2026-06-06T21:16:00Z">
        <w:r w:rsidRPr="00F432CF">
          <w:rPr>
            <w:rFonts w:ascii="Times New Roman" w:hAnsi="Times New Roman" w:cs="Times New Roman"/>
            <w:sz w:val="24"/>
            <w:szCs w:val="24"/>
          </w:rPr>
          <w:t xml:space="preserve"> = </w:t>
        </w:r>
      </w:ins>
      <w:r w:rsidRPr="00F432CF">
        <w:rPr>
          <w:rFonts w:ascii="Times New Roman" w:hAnsi="Times New Roman" w:cs="Times New Roman"/>
          <w:sz w:val="24"/>
          <w:szCs w:val="24"/>
        </w:rPr>
        <w:t>151; 51% male; mean age</w:t>
      </w:r>
      <w:del w:id="16" w:author="Kendra Wyant" w:date="2026-06-06T16:16:00Z" w16du:dateUtc="2026-06-06T21:16:00Z">
        <w:r w:rsidR="005302DD" w:rsidRPr="00C701D8">
          <w:rPr>
            <w:rFonts w:ascii="Times New Roman" w:hAnsi="Times New Roman" w:cs="Times New Roman"/>
            <w:sz w:val="24"/>
            <w:szCs w:val="24"/>
          </w:rPr>
          <w:delText>=</w:delText>
        </w:r>
      </w:del>
      <w:ins w:id="17" w:author="Kendra Wyant" w:date="2026-06-06T16:16:00Z" w16du:dateUtc="2026-06-06T21:16:00Z">
        <w:r w:rsidRPr="00F432CF">
          <w:rPr>
            <w:rFonts w:ascii="Times New Roman" w:hAnsi="Times New Roman" w:cs="Times New Roman"/>
            <w:sz w:val="24"/>
            <w:szCs w:val="24"/>
          </w:rPr>
          <w:t xml:space="preserve"> = </w:t>
        </w:r>
      </w:ins>
      <w:r w:rsidRPr="00F432CF">
        <w:rPr>
          <w:rFonts w:ascii="Times New Roman" w:hAnsi="Times New Roman" w:cs="Times New Roman"/>
          <w:sz w:val="24"/>
          <w:szCs w:val="24"/>
        </w:rPr>
        <w:t xml:space="preserve">41; 87% non-Hispanic White) in early recovery </w:t>
      </w:r>
      <w:ins w:id="18" w:author="Kendra Wyant" w:date="2026-06-06T16:16:00Z" w16du:dateUtc="2026-06-06T21:16:00Z">
        <w:r w:rsidRPr="00F432CF">
          <w:rPr>
            <w:rFonts w:ascii="Times New Roman" w:hAnsi="Times New Roman" w:cs="Times New Roman"/>
            <w:sz w:val="24"/>
            <w:szCs w:val="24"/>
          </w:rPr>
          <w:t xml:space="preserve">(≤ 8 weeks of abstinence) from alcohol use disorder </w:t>
        </w:r>
      </w:ins>
      <w:r w:rsidRPr="00F432CF">
        <w:rPr>
          <w:rFonts w:ascii="Times New Roman" w:hAnsi="Times New Roman" w:cs="Times New Roman"/>
          <w:sz w:val="24"/>
          <w:szCs w:val="24"/>
        </w:rPr>
        <w:t xml:space="preserve">over </w:t>
      </w:r>
      <w:ins w:id="19" w:author="Kendra Wyant" w:date="2026-06-06T16:16:00Z" w16du:dateUtc="2026-06-06T21:16:00Z">
        <w:r w:rsidRPr="00F432CF">
          <w:rPr>
            <w:rFonts w:ascii="Times New Roman" w:hAnsi="Times New Roman" w:cs="Times New Roman"/>
            <w:sz w:val="24"/>
            <w:szCs w:val="24"/>
          </w:rPr>
          <w:t xml:space="preserve">a </w:t>
        </w:r>
      </w:ins>
      <w:r w:rsidRPr="00F432CF">
        <w:rPr>
          <w:rFonts w:ascii="Times New Roman" w:hAnsi="Times New Roman" w:cs="Times New Roman"/>
          <w:sz w:val="24"/>
          <w:szCs w:val="24"/>
        </w:rPr>
        <w:t>three</w:t>
      </w:r>
      <w:del w:id="20" w:author="Kendra Wyant" w:date="2026-06-06T16:16:00Z" w16du:dateUtc="2026-06-06T21:16:00Z">
        <w:r w:rsidR="005302DD" w:rsidRPr="00C701D8">
          <w:rPr>
            <w:rFonts w:ascii="Times New Roman" w:hAnsi="Times New Roman" w:cs="Times New Roman"/>
            <w:sz w:val="24"/>
            <w:szCs w:val="24"/>
          </w:rPr>
          <w:delText xml:space="preserve"> months.</w:delText>
        </w:r>
      </w:del>
      <w:ins w:id="21" w:author="Kendra Wyant" w:date="2026-06-06T16:16:00Z" w16du:dateUtc="2026-06-06T21:16:00Z">
        <w:r w:rsidRPr="00F432CF">
          <w:rPr>
            <w:rFonts w:ascii="Times New Roman" w:hAnsi="Times New Roman" w:cs="Times New Roman"/>
            <w:sz w:val="24"/>
            <w:szCs w:val="24"/>
          </w:rPr>
          <w:t>-month period.</w:t>
        </w:r>
      </w:ins>
      <w:r w:rsidRPr="00F432CF">
        <w:rPr>
          <w:rFonts w:ascii="Times New Roman" w:hAnsi="Times New Roman" w:cs="Times New Roman"/>
          <w:sz w:val="24"/>
          <w:szCs w:val="24"/>
        </w:rPr>
        <w:t xml:space="preserve"> We trained and evaluated models using nested cross-validation. Median posterior </w:t>
      </w:r>
      <w:proofErr w:type="spellStart"/>
      <w:r w:rsidRPr="00F432CF">
        <w:rPr>
          <w:rFonts w:ascii="Times New Roman" w:hAnsi="Times New Roman" w:cs="Times New Roman"/>
          <w:sz w:val="24"/>
          <w:szCs w:val="24"/>
        </w:rPr>
        <w:t>auROC</w:t>
      </w:r>
      <w:proofErr w:type="spellEnd"/>
      <w:r w:rsidRPr="00F432CF">
        <w:rPr>
          <w:rFonts w:ascii="Times New Roman" w:hAnsi="Times New Roman" w:cs="Times New Roman"/>
          <w:sz w:val="24"/>
          <w:szCs w:val="24"/>
        </w:rPr>
        <w:t xml:space="preserve"> </w:t>
      </w:r>
      <w:del w:id="22" w:author="Kendra Wyant" w:date="2026-06-06T16:16:00Z" w16du:dateUtc="2026-06-06T21:16:00Z">
        <w:r w:rsidR="005302DD" w:rsidRPr="00C701D8">
          <w:rPr>
            <w:rFonts w:ascii="Times New Roman" w:hAnsi="Times New Roman" w:cs="Times New Roman"/>
            <w:sz w:val="24"/>
            <w:szCs w:val="24"/>
          </w:rPr>
          <w:delText>was</w:delText>
        </w:r>
      </w:del>
      <w:ins w:id="23" w:author="Kendra Wyant" w:date="2026-06-06T16:16:00Z" w16du:dateUtc="2026-06-06T21:16:00Z">
        <w:r w:rsidRPr="00F432CF">
          <w:rPr>
            <w:rFonts w:ascii="Times New Roman" w:hAnsi="Times New Roman" w:cs="Times New Roman"/>
            <w:sz w:val="24"/>
            <w:szCs w:val="24"/>
          </w:rPr>
          <w:t>values were</w:t>
        </w:r>
      </w:ins>
      <w:r w:rsidRPr="00F432CF">
        <w:rPr>
          <w:rFonts w:ascii="Times New Roman" w:hAnsi="Times New Roman" w:cs="Times New Roman"/>
          <w:sz w:val="24"/>
          <w:szCs w:val="24"/>
        </w:rPr>
        <w:t xml:space="preserve"> high (0.85–0.</w:t>
      </w:r>
      <w:del w:id="24" w:author="Kendra Wyant" w:date="2026-06-06T16:16:00Z" w16du:dateUtc="2026-06-06T21:16:00Z">
        <w:r w:rsidR="005302DD" w:rsidRPr="00C701D8">
          <w:rPr>
            <w:rFonts w:ascii="Times New Roman" w:hAnsi="Times New Roman" w:cs="Times New Roman"/>
            <w:sz w:val="24"/>
            <w:szCs w:val="24"/>
          </w:rPr>
          <w:delText>91) for all</w:delText>
        </w:r>
      </w:del>
      <w:ins w:id="25" w:author="Kendra Wyant" w:date="2026-06-06T16:16:00Z" w16du:dateUtc="2026-06-06T21:16:00Z">
        <w:r w:rsidRPr="00F432CF">
          <w:rPr>
            <w:rFonts w:ascii="Times New Roman" w:hAnsi="Times New Roman" w:cs="Times New Roman"/>
            <w:sz w:val="24"/>
            <w:szCs w:val="24"/>
          </w:rPr>
          <w:t>89) across</w:t>
        </w:r>
      </w:ins>
      <w:r w:rsidRPr="00F432CF">
        <w:rPr>
          <w:rFonts w:ascii="Times New Roman" w:hAnsi="Times New Roman" w:cs="Times New Roman"/>
          <w:sz w:val="24"/>
          <w:szCs w:val="24"/>
        </w:rPr>
        <w:t xml:space="preserve"> models</w:t>
      </w:r>
      <w:del w:id="26" w:author="Kendra Wyant" w:date="2026-06-06T16:16:00Z" w16du:dateUtc="2026-06-06T21:16:00Z">
        <w:r w:rsidR="005302DD" w:rsidRPr="00C701D8">
          <w:rPr>
            <w:rFonts w:ascii="Times New Roman" w:hAnsi="Times New Roman" w:cs="Times New Roman"/>
            <w:sz w:val="24"/>
            <w:szCs w:val="24"/>
          </w:rPr>
          <w:delText xml:space="preserve"> but</w:delText>
        </w:r>
      </w:del>
      <w:ins w:id="27" w:author="Kendra Wyant" w:date="2026-06-06T16:16:00Z" w16du:dateUtc="2026-06-06T21:16:00Z">
        <w:r w:rsidRPr="00F432CF">
          <w:rPr>
            <w:rFonts w:ascii="Times New Roman" w:hAnsi="Times New Roman" w:cs="Times New Roman"/>
            <w:sz w:val="24"/>
            <w:szCs w:val="24"/>
          </w:rPr>
          <w:t>, though performance</w:t>
        </w:r>
      </w:ins>
      <w:r w:rsidRPr="00F432CF">
        <w:rPr>
          <w:rFonts w:ascii="Times New Roman" w:hAnsi="Times New Roman" w:cs="Times New Roman"/>
          <w:sz w:val="24"/>
          <w:szCs w:val="24"/>
        </w:rPr>
        <w:t xml:space="preserve"> decreased modestly with </w:t>
      </w:r>
      <w:del w:id="28" w:author="Kendra Wyant" w:date="2026-06-06T16:16:00Z" w16du:dateUtc="2026-06-06T21:16:00Z">
        <w:r w:rsidR="005302DD" w:rsidRPr="00C701D8">
          <w:rPr>
            <w:rFonts w:ascii="Times New Roman" w:hAnsi="Times New Roman" w:cs="Times New Roman"/>
            <w:sz w:val="24"/>
            <w:szCs w:val="24"/>
          </w:rPr>
          <w:delText>increasing</w:delText>
        </w:r>
      </w:del>
      <w:ins w:id="29" w:author="Kendra Wyant" w:date="2026-06-06T16:16:00Z" w16du:dateUtc="2026-06-06T21:16:00Z">
        <w:r w:rsidRPr="00F432CF">
          <w:rPr>
            <w:rFonts w:ascii="Times New Roman" w:hAnsi="Times New Roman" w:cs="Times New Roman"/>
            <w:sz w:val="24"/>
            <w:szCs w:val="24"/>
          </w:rPr>
          <w:t>longer</w:t>
        </w:r>
      </w:ins>
      <w:r w:rsidRPr="00F432CF">
        <w:rPr>
          <w:rFonts w:ascii="Times New Roman" w:hAnsi="Times New Roman" w:cs="Times New Roman"/>
          <w:sz w:val="24"/>
          <w:szCs w:val="24"/>
        </w:rPr>
        <w:t xml:space="preserve"> lag</w:t>
      </w:r>
      <w:ins w:id="30" w:author="Kendra Wyant" w:date="2026-06-06T16:16:00Z" w16du:dateUtc="2026-06-06T21:16:00Z">
        <w:r w:rsidRPr="00F432CF">
          <w:rPr>
            <w:rFonts w:ascii="Times New Roman" w:hAnsi="Times New Roman" w:cs="Times New Roman"/>
            <w:sz w:val="24"/>
            <w:szCs w:val="24"/>
          </w:rPr>
          <w:t xml:space="preserve"> time</w:t>
        </w:r>
      </w:ins>
      <w:r w:rsidRPr="00F432CF">
        <w:rPr>
          <w:rFonts w:ascii="Times New Roman" w:hAnsi="Times New Roman" w:cs="Times New Roman"/>
          <w:sz w:val="24"/>
          <w:szCs w:val="24"/>
        </w:rPr>
        <w:t xml:space="preserve">. Models performed worse for non-advantaged groups (non-White and/or Hispanic, </w:t>
      </w:r>
      <w:ins w:id="31" w:author="Kendra Wyant" w:date="2026-06-06T16:16:00Z" w16du:dateUtc="2026-06-06T21:16:00Z">
        <w:r w:rsidRPr="00F432CF">
          <w:rPr>
            <w:rFonts w:ascii="Times New Roman" w:hAnsi="Times New Roman" w:cs="Times New Roman"/>
            <w:sz w:val="24"/>
            <w:szCs w:val="24"/>
          </w:rPr>
          <w:t xml:space="preserve">income </w:t>
        </w:r>
      </w:ins>
      <w:r w:rsidRPr="00F432CF">
        <w:rPr>
          <w:rFonts w:ascii="Times New Roman" w:hAnsi="Times New Roman" w:cs="Times New Roman"/>
          <w:sz w:val="24"/>
          <w:szCs w:val="24"/>
        </w:rPr>
        <w:t>below</w:t>
      </w:r>
      <w:ins w:id="32" w:author="Kendra Wyant" w:date="2026-06-06T16:16:00Z" w16du:dateUtc="2026-06-06T21:16:00Z">
        <w:r w:rsidRPr="00F432CF">
          <w:rPr>
            <w:rFonts w:ascii="Times New Roman" w:hAnsi="Times New Roman" w:cs="Times New Roman"/>
            <w:sz w:val="24"/>
            <w:szCs w:val="24"/>
          </w:rPr>
          <w:t xml:space="preserve"> federal</w:t>
        </w:r>
      </w:ins>
      <w:r w:rsidRPr="00F432CF">
        <w:rPr>
          <w:rFonts w:ascii="Times New Roman" w:hAnsi="Times New Roman" w:cs="Times New Roman"/>
          <w:sz w:val="24"/>
          <w:szCs w:val="24"/>
        </w:rPr>
        <w:t xml:space="preserve"> poverty</w:t>
      </w:r>
      <w:ins w:id="33" w:author="Kendra Wyant" w:date="2026-06-06T16:16:00Z" w16du:dateUtc="2026-06-06T21:16:00Z">
        <w:r w:rsidRPr="00F432CF">
          <w:rPr>
            <w:rFonts w:ascii="Times New Roman" w:hAnsi="Times New Roman" w:cs="Times New Roman"/>
            <w:sz w:val="24"/>
            <w:szCs w:val="24"/>
          </w:rPr>
          <w:t xml:space="preserve"> line</w:t>
        </w:r>
      </w:ins>
      <w:r w:rsidRPr="00F432CF">
        <w:rPr>
          <w:rFonts w:ascii="Times New Roman" w:hAnsi="Times New Roman" w:cs="Times New Roman"/>
          <w:sz w:val="24"/>
          <w:szCs w:val="24"/>
        </w:rPr>
        <w:t>, female</w:t>
      </w:r>
      <w:ins w:id="34" w:author="Kendra Wyant" w:date="2026-06-06T16:16:00Z" w16du:dateUtc="2026-06-06T21:16:00Z">
        <w:r w:rsidRPr="00F432CF">
          <w:rPr>
            <w:rFonts w:ascii="Times New Roman" w:hAnsi="Times New Roman" w:cs="Times New Roman"/>
            <w:sz w:val="24"/>
            <w:szCs w:val="24"/>
          </w:rPr>
          <w:t>) compared to advantaged groups (non-Hispanic White, income above federal poverty line, male</w:t>
        </w:r>
      </w:ins>
      <w:r w:rsidRPr="00F432CF">
        <w:rPr>
          <w:rFonts w:ascii="Times New Roman" w:hAnsi="Times New Roman" w:cs="Times New Roman"/>
          <w:sz w:val="24"/>
          <w:szCs w:val="24"/>
        </w:rPr>
        <w:t xml:space="preserve">). Past alcohol use, abstinence self-efficacy, and craving were the most important features, with the magnitude of </w:t>
      </w:r>
      <w:ins w:id="35" w:author="Kendra Wyant" w:date="2026-06-06T16:16:00Z" w16du:dateUtc="2026-06-06T21:16:00Z">
        <w:r w:rsidRPr="00F432CF">
          <w:rPr>
            <w:rFonts w:ascii="Times New Roman" w:hAnsi="Times New Roman" w:cs="Times New Roman"/>
            <w:sz w:val="24"/>
            <w:szCs w:val="24"/>
          </w:rPr>
          <w:t xml:space="preserve">their </w:t>
        </w:r>
      </w:ins>
      <w:r w:rsidRPr="00F432CF">
        <w:rPr>
          <w:rFonts w:ascii="Times New Roman" w:hAnsi="Times New Roman" w:cs="Times New Roman"/>
          <w:sz w:val="24"/>
          <w:szCs w:val="24"/>
        </w:rPr>
        <w:t>importance varying meaningfully by lag</w:t>
      </w:r>
      <w:del w:id="36" w:author="Kendra Wyant" w:date="2026-06-06T16:16:00Z" w16du:dateUtc="2026-06-06T21:16:00Z">
        <w:r w:rsidR="005302DD" w:rsidRPr="00C701D8">
          <w:rPr>
            <w:rFonts w:ascii="Times New Roman" w:hAnsi="Times New Roman" w:cs="Times New Roman"/>
            <w:sz w:val="24"/>
            <w:szCs w:val="24"/>
          </w:rPr>
          <w:delText xml:space="preserve">. </w:delText>
        </w:r>
      </w:del>
      <w:ins w:id="37" w:author="Kendra Wyant" w:date="2026-06-06T16:16:00Z" w16du:dateUtc="2026-06-06T21:16:00Z">
        <w:r w:rsidRPr="00F432CF">
          <w:rPr>
            <w:rFonts w:ascii="Times New Roman" w:hAnsi="Times New Roman" w:cs="Times New Roman"/>
            <w:sz w:val="24"/>
            <w:szCs w:val="24"/>
          </w:rPr>
          <w:t xml:space="preserve"> time.</w:t>
        </w:r>
      </w:ins>
    </w:p>
    <w:p w14:paraId="49974242" w14:textId="77777777" w:rsidR="00330A02" w:rsidRPr="00F432CF" w:rsidRDefault="00000000" w:rsidP="00F432CF">
      <w:pPr>
        <w:pStyle w:val="Abstract"/>
        <w:spacing w:after="0" w:line="480" w:lineRule="auto"/>
        <w:ind w:firstLine="720"/>
        <w:rPr>
          <w:rFonts w:ascii="Times New Roman" w:hAnsi="Times New Roman" w:cs="Times New Roman"/>
          <w:sz w:val="24"/>
          <w:szCs w:val="24"/>
        </w:rPr>
        <w:pPrChange w:id="38" w:author="Kendra Wyant" w:date="2026-06-06T16:16:00Z" w16du:dateUtc="2026-06-06T21:16:00Z">
          <w:pPr>
            <w:pStyle w:val="Abstract"/>
            <w:spacing w:before="0" w:after="0" w:line="480" w:lineRule="auto"/>
            <w:ind w:firstLine="720"/>
          </w:pPr>
        </w:pPrChange>
      </w:pPr>
      <w:r w:rsidRPr="00F432CF">
        <w:rPr>
          <w:rFonts w:ascii="Times New Roman" w:hAnsi="Times New Roman" w:cs="Times New Roman"/>
          <w:sz w:val="24"/>
          <w:szCs w:val="24"/>
        </w:rPr>
        <w:lastRenderedPageBreak/>
        <w:t xml:space="preserve">These findings demonstrate </w:t>
      </w:r>
      <w:ins w:id="39" w:author="Kendra Wyant" w:date="2026-06-06T16:16:00Z" w16du:dateUtc="2026-06-06T21:16:00Z">
        <w:r w:rsidRPr="00F432CF">
          <w:rPr>
            <w:rFonts w:ascii="Times New Roman" w:hAnsi="Times New Roman" w:cs="Times New Roman"/>
            <w:sz w:val="24"/>
            <w:szCs w:val="24"/>
          </w:rPr>
          <w:t xml:space="preserve">the </w:t>
        </w:r>
      </w:ins>
      <w:r w:rsidRPr="00F432CF">
        <w:rPr>
          <w:rFonts w:ascii="Times New Roman" w:hAnsi="Times New Roman" w:cs="Times New Roman"/>
          <w:sz w:val="24"/>
          <w:szCs w:val="24"/>
        </w:rPr>
        <w:t xml:space="preserve">feasibility of predicting </w:t>
      </w:r>
      <w:del w:id="40" w:author="Kendra Wyant" w:date="2026-06-06T16:16:00Z" w16du:dateUtc="2026-06-06T21:16:00Z">
        <w:r w:rsidR="005302DD" w:rsidRPr="00C701D8">
          <w:rPr>
            <w:rFonts w:ascii="Times New Roman" w:hAnsi="Times New Roman" w:cs="Times New Roman"/>
            <w:sz w:val="24"/>
            <w:szCs w:val="24"/>
          </w:rPr>
          <w:delText>next-day</w:delText>
        </w:r>
      </w:del>
      <w:ins w:id="41" w:author="Kendra Wyant" w:date="2026-06-06T16:16:00Z" w16du:dateUtc="2026-06-06T21:16:00Z">
        <w:r w:rsidRPr="00F432CF">
          <w:rPr>
            <w:rFonts w:ascii="Times New Roman" w:hAnsi="Times New Roman" w:cs="Times New Roman"/>
            <w:sz w:val="24"/>
            <w:szCs w:val="24"/>
          </w:rPr>
          <w:t>alcohol</w:t>
        </w:r>
      </w:ins>
      <w:r w:rsidRPr="00F432CF">
        <w:rPr>
          <w:rFonts w:ascii="Times New Roman" w:hAnsi="Times New Roman" w:cs="Times New Roman"/>
          <w:sz w:val="24"/>
          <w:szCs w:val="24"/>
        </w:rPr>
        <w:t xml:space="preserve"> lapses up to two weeks in advance. Embedding these models </w:t>
      </w:r>
      <w:del w:id="42" w:author="Kendra Wyant" w:date="2026-06-06T16:16:00Z" w16du:dateUtc="2026-06-06T21:16:00Z">
        <w:r w:rsidR="005302DD" w:rsidRPr="00C701D8">
          <w:rPr>
            <w:rFonts w:ascii="Times New Roman" w:hAnsi="Times New Roman" w:cs="Times New Roman"/>
            <w:sz w:val="24"/>
            <w:szCs w:val="24"/>
          </w:rPr>
          <w:delText>in</w:delText>
        </w:r>
      </w:del>
      <w:ins w:id="43" w:author="Kendra Wyant" w:date="2026-06-06T16:16:00Z" w16du:dateUtc="2026-06-06T21:16:00Z">
        <w:r w:rsidRPr="00F432CF">
          <w:rPr>
            <w:rFonts w:ascii="Times New Roman" w:hAnsi="Times New Roman" w:cs="Times New Roman"/>
            <w:sz w:val="24"/>
            <w:szCs w:val="24"/>
          </w:rPr>
          <w:t>within</w:t>
        </w:r>
      </w:ins>
      <w:r w:rsidRPr="00F432CF">
        <w:rPr>
          <w:rFonts w:ascii="Times New Roman" w:hAnsi="Times New Roman" w:cs="Times New Roman"/>
          <w:sz w:val="24"/>
          <w:szCs w:val="24"/>
        </w:rPr>
        <w:t xml:space="preserve"> a recovery monitoring </w:t>
      </w:r>
      <w:ins w:id="44" w:author="Kendra Wyant" w:date="2026-06-06T16:16:00Z" w16du:dateUtc="2026-06-06T21:16:00Z">
        <w:r w:rsidRPr="00F432CF">
          <w:rPr>
            <w:rFonts w:ascii="Times New Roman" w:hAnsi="Times New Roman" w:cs="Times New Roman"/>
            <w:sz w:val="24"/>
            <w:szCs w:val="24"/>
          </w:rPr>
          <w:t xml:space="preserve">and </w:t>
        </w:r>
      </w:ins>
      <w:r w:rsidRPr="00F432CF">
        <w:rPr>
          <w:rFonts w:ascii="Times New Roman" w:hAnsi="Times New Roman" w:cs="Times New Roman"/>
          <w:sz w:val="24"/>
          <w:szCs w:val="24"/>
        </w:rPr>
        <w:t>support system could enable adaptive, personalized care</w:t>
      </w:r>
      <w:ins w:id="45" w:author="Kendra Wyant" w:date="2026-06-06T16:16:00Z" w16du:dateUtc="2026-06-06T21:16:00Z">
        <w:r w:rsidRPr="00F432CF">
          <w:rPr>
            <w:rFonts w:ascii="Times New Roman" w:hAnsi="Times New Roman" w:cs="Times New Roman"/>
            <w:sz w:val="24"/>
            <w:szCs w:val="24"/>
          </w:rPr>
          <w:t xml:space="preserve"> with enough warning to implement recovery supports not immediately available</w:t>
        </w:r>
      </w:ins>
      <w:r w:rsidRPr="00F432CF">
        <w:rPr>
          <w:rFonts w:ascii="Times New Roman" w:hAnsi="Times New Roman" w:cs="Times New Roman"/>
          <w:sz w:val="24"/>
          <w:szCs w:val="24"/>
        </w:rPr>
        <w:t>. Improving model fairness and optimizing the delivery of model feedback to sustain engagement remain critical next steps.</w:t>
      </w:r>
    </w:p>
    <w:p w14:paraId="021D3C09" w14:textId="77777777" w:rsidR="00330A02" w:rsidRPr="00F432CF" w:rsidRDefault="00000000">
      <w:pPr>
        <w:pStyle w:val="Heading1"/>
        <w:rPr>
          <w:rFonts w:ascii="Times New Roman" w:hAnsi="Times New Roman" w:cs="Times New Roman"/>
          <w:b/>
          <w:bCs/>
          <w:color w:val="auto"/>
          <w:sz w:val="36"/>
          <w:szCs w:val="36"/>
        </w:rPr>
        <w:pPrChange w:id="46" w:author="Kendra Wyant" w:date="2026-06-06T16:16:00Z" w16du:dateUtc="2026-06-06T21:16:00Z">
          <w:pPr>
            <w:pStyle w:val="Heading1"/>
            <w:spacing w:before="0"/>
          </w:pPr>
        </w:pPrChange>
      </w:pPr>
      <w:bookmarkStart w:id="47" w:name="introduction"/>
      <w:r w:rsidRPr="00F432CF">
        <w:rPr>
          <w:rFonts w:ascii="Times New Roman" w:hAnsi="Times New Roman" w:cs="Times New Roman"/>
          <w:b/>
          <w:bCs/>
          <w:color w:val="auto"/>
          <w:sz w:val="36"/>
          <w:szCs w:val="36"/>
        </w:rPr>
        <w:t>Introduction</w:t>
      </w:r>
    </w:p>
    <w:p w14:paraId="3694C411" w14:textId="77777777" w:rsidR="00330A02" w:rsidRPr="00F432CF" w:rsidRDefault="00000000" w:rsidP="00F432CF">
      <w:pPr>
        <w:pStyle w:val="FirstParagraph"/>
        <w:spacing w:after="0" w:line="480" w:lineRule="auto"/>
        <w:ind w:firstLine="720"/>
        <w:rPr>
          <w:rFonts w:ascii="Times New Roman" w:hAnsi="Times New Roman" w:cs="Times New Roman"/>
        </w:rPr>
        <w:pPrChange w:id="48" w:author="Kendra Wyant" w:date="2026-06-06T16:16:00Z" w16du:dateUtc="2026-06-06T21:16:00Z">
          <w:pPr>
            <w:pStyle w:val="FirstParagraph"/>
            <w:spacing w:line="480" w:lineRule="auto"/>
            <w:ind w:firstLine="720"/>
          </w:pPr>
        </w:pPrChange>
      </w:pPr>
      <w:r w:rsidRPr="00F432CF">
        <w:rPr>
          <w:rFonts w:ascii="Times New Roman" w:hAnsi="Times New Roman" w:cs="Times New Roman"/>
        </w:rPr>
        <w:t>Alcohol and other substance use disorders (SUDs) are serious chronic conditions, characterized by high relapse rates [1,2], substantial co-morbidity with other physical and mental health problems [2,3], and an increased risk of mortality [4,5]. Too few individuals receive medications or clinician-delivered interventions to help them initially achieve abstinence and/or reduce harms associated with their use [3]. Moreover, this problem is even worse for subsequent continuing care during SUD recovery. Continuing care, including both risk monitoring and ongoing support, is the gold standard for managing chronic health conditions such as diabetes, asthma, and HIV [6]. Yet, continuing care for SUDs is largely lacking despite ample evidence that SUDs are chronic, relapsing conditions [3,7,8].</w:t>
      </w:r>
    </w:p>
    <w:p w14:paraId="04328CC2" w14:textId="77777777" w:rsidR="00330A02" w:rsidRPr="00F432CF" w:rsidRDefault="00000000" w:rsidP="00F432CF">
      <w:pPr>
        <w:pStyle w:val="BodyText"/>
        <w:spacing w:after="0" w:line="480" w:lineRule="auto"/>
        <w:ind w:firstLine="720"/>
        <w:rPr>
          <w:rFonts w:ascii="Times New Roman" w:hAnsi="Times New Roman" w:cs="Times New Roman"/>
        </w:rPr>
        <w:pPrChange w:id="49" w:author="Kendra Wyant" w:date="2026-06-06T16:16:00Z" w16du:dateUtc="2026-06-06T21:16:00Z">
          <w:pPr>
            <w:pStyle w:val="BodyText"/>
            <w:spacing w:line="480" w:lineRule="auto"/>
            <w:ind w:firstLine="720"/>
          </w:pPr>
        </w:pPrChange>
      </w:pPr>
      <w:r w:rsidRPr="00F432CF">
        <w:rPr>
          <w:rFonts w:ascii="Times New Roman" w:hAnsi="Times New Roman" w:cs="Times New Roman"/>
        </w:rPr>
        <w:t xml:space="preserve">An important focus of continuing care during SUD recovery is to prevent lapses (i.e., single instances of goal-inconsistent substance use) and full relapse back to harmful use [9,10]. Critically, the risk factors that instigate lapses during recovery are individualized, numerous, dynamic, interactive, and non-linear [11,12]. The optimal supports to address these risk factors and encourage continued, successful recovery vary both across individuals and within an individual </w:t>
      </w:r>
      <w:proofErr w:type="gramStart"/>
      <w:r w:rsidRPr="00F432CF">
        <w:rPr>
          <w:rFonts w:ascii="Times New Roman" w:hAnsi="Times New Roman" w:cs="Times New Roman"/>
        </w:rPr>
        <w:t>over time</w:t>
      </w:r>
      <w:proofErr w:type="gramEnd"/>
      <w:r w:rsidRPr="00F432CF">
        <w:rPr>
          <w:rFonts w:ascii="Times New Roman" w:hAnsi="Times New Roman" w:cs="Times New Roman"/>
        </w:rPr>
        <w:t xml:space="preserve">. Given this, continuing care could benefit greatly from a precision mental health approach that seeks to provide the right support to the right individual at the right time, </w:t>
      </w:r>
      <w:r w:rsidRPr="00F432CF">
        <w:rPr>
          <w:rFonts w:ascii="Times New Roman" w:hAnsi="Times New Roman" w:cs="Times New Roman"/>
        </w:rPr>
        <w:lastRenderedPageBreak/>
        <w:t>every time [13–15]. However, such monitoring and personalized support must also be highly scalable to address the substantial unmet need for SUD continuing care.</w:t>
      </w:r>
    </w:p>
    <w:p w14:paraId="224EAB05" w14:textId="77777777" w:rsidR="00330A02" w:rsidRPr="00F432CF" w:rsidRDefault="00000000" w:rsidP="00F432CF">
      <w:pPr>
        <w:pStyle w:val="BodyText"/>
        <w:spacing w:after="0" w:line="480" w:lineRule="auto"/>
        <w:ind w:firstLine="720"/>
        <w:rPr>
          <w:rFonts w:ascii="Times New Roman" w:hAnsi="Times New Roman" w:cs="Times New Roman"/>
        </w:rPr>
        <w:pPrChange w:id="50" w:author="Kendra Wyant" w:date="2026-06-06T16:16:00Z" w16du:dateUtc="2026-06-06T21:16:00Z">
          <w:pPr>
            <w:pStyle w:val="BodyText"/>
            <w:spacing w:line="480" w:lineRule="auto"/>
            <w:ind w:firstLine="720"/>
          </w:pPr>
        </w:pPrChange>
      </w:pPr>
      <w:r w:rsidRPr="00F432CF">
        <w:rPr>
          <w:rFonts w:ascii="Times New Roman" w:hAnsi="Times New Roman" w:cs="Times New Roman"/>
        </w:rPr>
        <w:t xml:space="preserve">Recent advances in both smartphone sensing [16] and machine learning [17] hold promise as a scalable foundation for monitoring and personalized support during SUD recovery. Smartphone sensing approaches (e.g., ecological momentary assessment [EMA], geolocation sensing) can provide the frequent, longitudinal measurement of proximal risk factors that </w:t>
      </w:r>
      <w:proofErr w:type="gramStart"/>
      <w:r w:rsidRPr="00F432CF">
        <w:rPr>
          <w:rFonts w:ascii="Times New Roman" w:hAnsi="Times New Roman" w:cs="Times New Roman"/>
        </w:rPr>
        <w:t>is</w:t>
      </w:r>
      <w:proofErr w:type="gramEnd"/>
      <w:r w:rsidRPr="00F432CF">
        <w:rPr>
          <w:rFonts w:ascii="Times New Roman" w:hAnsi="Times New Roman" w:cs="Times New Roman"/>
        </w:rPr>
        <w:t xml:space="preserve"> necessary for prediction of future lapses with high temporal precision. EMA may be particularly well-suited for lapse prediction because it can provide privileged access to subjective experiences (e.g., craving, affect, stress, motivation, self-efficacy) that are targets for change in evidence-based approaches for relapse prevention [9,10,18]. Furthermore, individuals with SUDs have found EMA to be acceptable for sustained measurement for up to a year with relatively high compliance [19,20], suggesting that this method is feasible for long-term monitoring throughout SUD recovery.</w:t>
      </w:r>
    </w:p>
    <w:p w14:paraId="3F03AFAA" w14:textId="77777777" w:rsidR="00330A02" w:rsidRPr="00F432CF" w:rsidRDefault="00000000" w:rsidP="00F432CF">
      <w:pPr>
        <w:pStyle w:val="BodyText"/>
        <w:spacing w:after="0" w:line="480" w:lineRule="auto"/>
        <w:ind w:firstLine="720"/>
        <w:rPr>
          <w:rFonts w:ascii="Times New Roman" w:hAnsi="Times New Roman" w:cs="Times New Roman"/>
        </w:rPr>
        <w:pPrChange w:id="51" w:author="Kendra Wyant" w:date="2026-06-06T16:16:00Z" w16du:dateUtc="2026-06-06T21:16:00Z">
          <w:pPr>
            <w:pStyle w:val="BodyText"/>
            <w:spacing w:line="480" w:lineRule="auto"/>
            <w:ind w:firstLine="720"/>
          </w:pPr>
        </w:pPrChange>
      </w:pPr>
      <w:r w:rsidRPr="00F432CF">
        <w:rPr>
          <w:rFonts w:ascii="Times New Roman" w:hAnsi="Times New Roman" w:cs="Times New Roman"/>
        </w:rPr>
        <w:t xml:space="preserve">Machine learning models are well-positioned to use EMAs as inputs to provide temporally precise prediction of the probability of future lapses with sufficiently high performance to support decisions about interventions and other supports for specific individuals. These models can handle </w:t>
      </w:r>
      <w:proofErr w:type="gramStart"/>
      <w:r w:rsidRPr="00F432CF">
        <w:rPr>
          <w:rFonts w:ascii="Times New Roman" w:hAnsi="Times New Roman" w:cs="Times New Roman"/>
        </w:rPr>
        <w:t>the high</w:t>
      </w:r>
      <w:proofErr w:type="gramEnd"/>
      <w:r w:rsidRPr="00F432CF">
        <w:rPr>
          <w:rFonts w:ascii="Times New Roman" w:hAnsi="Times New Roman" w:cs="Times New Roman"/>
        </w:rPr>
        <w:t xml:space="preserve"> dimensional feature sets that may result from feature engineering densely sampled raw EMA over time [21]. They can also accommodate non-linear and interactive relationships between features and lapse probability that are likely necessary for accurate prediction of lapse probability. Moreover, rapid advances in the tools for interpretable machine learning (e.g., Shapley values [22]) now allow us to probe these models to understand which risk features contribute most strongly to a lapse prediction for a specific individual at a </w:t>
      </w:r>
      <w:r w:rsidRPr="00F432CF">
        <w:rPr>
          <w:rFonts w:ascii="Times New Roman" w:hAnsi="Times New Roman" w:cs="Times New Roman"/>
        </w:rPr>
        <w:lastRenderedPageBreak/>
        <w:t>specific moment in time. Interventions, supports, and/or suggested lifestyle adjustments can then be personalized to address these risks following from our understanding about relapse prevention.</w:t>
      </w:r>
    </w:p>
    <w:p w14:paraId="0B76E63A" w14:textId="77777777" w:rsidR="00330A02" w:rsidRPr="00F432CF" w:rsidRDefault="00000000" w:rsidP="00F432CF">
      <w:pPr>
        <w:pStyle w:val="BodyText"/>
        <w:spacing w:after="0" w:line="480" w:lineRule="auto"/>
        <w:ind w:firstLine="720"/>
        <w:rPr>
          <w:rFonts w:ascii="Times New Roman" w:hAnsi="Times New Roman" w:cs="Times New Roman"/>
        </w:rPr>
        <w:pPrChange w:id="52" w:author="Kendra Wyant" w:date="2026-06-06T16:16:00Z" w16du:dateUtc="2026-06-06T21:16:00Z">
          <w:pPr>
            <w:pStyle w:val="BodyText"/>
            <w:spacing w:line="480" w:lineRule="auto"/>
            <w:ind w:firstLine="720"/>
          </w:pPr>
        </w:pPrChange>
      </w:pPr>
      <w:r w:rsidRPr="00F432CF">
        <w:rPr>
          <w:rFonts w:ascii="Times New Roman" w:hAnsi="Times New Roman" w:cs="Times New Roman"/>
        </w:rPr>
        <w:t>Preliminary research is now emerging that uses features derived from EMAs in machine learning models to predict the probability of future alcohol use [21,23,24]. This research is important because it rigorously required strict temporal ordering necessary for true prediction, with features measured before alcohol use outcomes. These studies also used resampling methods (e.g., cross-validation) that prioritize model generalizability to increase the likelihood these models will perform well with new people. Perhaps most importantly,</w:t>
      </w:r>
      <w:ins w:id="53" w:author="Kendra Wyant" w:date="2026-06-06T16:16:00Z" w16du:dateUtc="2026-06-06T21:16:00Z">
        <w:r w:rsidRPr="00F432CF">
          <w:rPr>
            <w:rFonts w:ascii="Times New Roman" w:hAnsi="Times New Roman" w:cs="Times New Roman"/>
          </w:rPr>
          <w:t xml:space="preserve"> Wyant et al.</w:t>
        </w:r>
      </w:ins>
      <w:r w:rsidRPr="00F432CF">
        <w:rPr>
          <w:rFonts w:ascii="Times New Roman" w:hAnsi="Times New Roman" w:cs="Times New Roman"/>
        </w:rPr>
        <w:t xml:space="preserve"> [21] demonstrated that machine learning models using EMA can provide predictions with very high temporal precision at clinically implementable levels of performance. Specifically, we developed models that predict lapses in the immediate future (i.e., the next day and even the next hour) with areas under the receiver operating characteristic curve (</w:t>
      </w:r>
      <w:proofErr w:type="spellStart"/>
      <w:r w:rsidRPr="00F432CF">
        <w:rPr>
          <w:rFonts w:ascii="Times New Roman" w:hAnsi="Times New Roman" w:cs="Times New Roman"/>
        </w:rPr>
        <w:t>auROCs</w:t>
      </w:r>
      <w:proofErr w:type="spellEnd"/>
      <w:r w:rsidRPr="00F432CF">
        <w:rPr>
          <w:rFonts w:ascii="Times New Roman" w:hAnsi="Times New Roman" w:cs="Times New Roman"/>
        </w:rPr>
        <w:t>) of 0.91 and 0.93, respectively.</w:t>
      </w:r>
    </w:p>
    <w:p w14:paraId="6B6AEDE6" w14:textId="77777777" w:rsidR="00330A02" w:rsidRPr="00F432CF" w:rsidRDefault="00000000" w:rsidP="00F432CF">
      <w:pPr>
        <w:pStyle w:val="BodyText"/>
        <w:spacing w:after="0" w:line="480" w:lineRule="auto"/>
        <w:ind w:firstLine="720"/>
        <w:rPr>
          <w:rFonts w:ascii="Times New Roman" w:hAnsi="Times New Roman" w:cs="Times New Roman"/>
        </w:rPr>
        <w:pPrChange w:id="54" w:author="Kendra Wyant" w:date="2026-06-06T16:16:00Z" w16du:dateUtc="2026-06-06T21:16:00Z">
          <w:pPr>
            <w:pStyle w:val="BodyText"/>
            <w:spacing w:line="480" w:lineRule="auto"/>
            <w:ind w:firstLine="720"/>
          </w:pPr>
        </w:pPrChange>
      </w:pPr>
      <w:r w:rsidRPr="00F432CF">
        <w:rPr>
          <w:rFonts w:ascii="Times New Roman" w:hAnsi="Times New Roman" w:cs="Times New Roman"/>
        </w:rPr>
        <w:t xml:space="preserve">Wyant et al.’s [21] next day lapse prediction model can provide personalized support recommendations to address immediate risks for possible lapses. Features derived from past EMAs can be updated in the early morning to yield the predicted lapse probability for an individual that day. Personalized </w:t>
      </w:r>
      <w:proofErr w:type="gramStart"/>
      <w:r w:rsidRPr="00F432CF">
        <w:rPr>
          <w:rFonts w:ascii="Times New Roman" w:hAnsi="Times New Roman" w:cs="Times New Roman"/>
        </w:rPr>
        <w:t>supports</w:t>
      </w:r>
      <w:proofErr w:type="gramEnd"/>
      <w:r w:rsidRPr="00F432CF">
        <w:rPr>
          <w:rFonts w:ascii="Times New Roman" w:hAnsi="Times New Roman" w:cs="Times New Roman"/>
        </w:rPr>
        <w:t xml:space="preserve"> that target the top features contributing to that prediction can then be provided. For example, if predicted lapse probability is high due to frequent craving, the individual could be reminded about the benefits of urge surfing or distracting activities during brief periods when cravings arise. Conversely, guided relaxation techniques could be recommended if lapse probability is high due to recent past and anticipated stressors that day. Patients could also be assisted to implement any of these recommendations using videos or other tools within a digital therapeutic. Curtin and colleagues are currently </w:t>
      </w:r>
      <w:r w:rsidRPr="00F432CF">
        <w:rPr>
          <w:rFonts w:ascii="Times New Roman" w:hAnsi="Times New Roman" w:cs="Times New Roman"/>
        </w:rPr>
        <w:lastRenderedPageBreak/>
        <w:t>evaluating outcomes associated with the use of this “smart” (machine learning guided) recovery monitoring and support system (RMSS) for patients with an alcohol use disorder (AUD) [25].</w:t>
      </w:r>
    </w:p>
    <w:p w14:paraId="00357E8E" w14:textId="77777777" w:rsidR="00330A02" w:rsidRPr="00F432CF" w:rsidRDefault="00000000" w:rsidP="00F432CF">
      <w:pPr>
        <w:pStyle w:val="BodyText"/>
        <w:spacing w:after="0" w:line="480" w:lineRule="auto"/>
        <w:ind w:firstLine="720"/>
        <w:rPr>
          <w:rFonts w:ascii="Times New Roman" w:hAnsi="Times New Roman" w:cs="Times New Roman"/>
        </w:rPr>
        <w:pPrChange w:id="55" w:author="Kendra Wyant" w:date="2026-06-06T16:16:00Z" w16du:dateUtc="2026-06-06T21:16:00Z">
          <w:pPr>
            <w:pStyle w:val="BodyText"/>
            <w:spacing w:line="480" w:lineRule="auto"/>
            <w:ind w:firstLine="720"/>
          </w:pPr>
        </w:pPrChange>
      </w:pPr>
      <w:r w:rsidRPr="00F432CF">
        <w:rPr>
          <w:rFonts w:ascii="Times New Roman" w:hAnsi="Times New Roman" w:cs="Times New Roman"/>
        </w:rPr>
        <w:t xml:space="preserve">Despite the promise offered by a smart RMSS based on immediate future risks (e.g., the next day), such a system has limitations. Most importantly, recommendations must be limited to previously learned skills and/or supports that are available to implement that day. However, many risks may require </w:t>
      </w:r>
      <w:proofErr w:type="gramStart"/>
      <w:r w:rsidRPr="00F432CF">
        <w:rPr>
          <w:rFonts w:ascii="Times New Roman" w:hAnsi="Times New Roman" w:cs="Times New Roman"/>
        </w:rPr>
        <w:t>supports that</w:t>
      </w:r>
      <w:proofErr w:type="gramEnd"/>
      <w:r w:rsidRPr="00F432CF">
        <w:rPr>
          <w:rFonts w:ascii="Times New Roman" w:hAnsi="Times New Roman" w:cs="Times New Roman"/>
        </w:rPr>
        <w:t xml:space="preserve"> are not available in the moment. For example, to address lifestyle imbalances, several future positive activities may need to be planned. Time with supportive friends or an AA sponsor may require time to schedule. Similarly, work or family schedules may need to be adjusted to return to attending self-help meetings. If new recovery skills or therapeutic activities are needed to address emerging risks, patients may need to book sessions with a therapist. In all these instances, patients would benefit from advanced warning about changes in their lapse probability and the associated risks that contribute to these changes. A smart RMSS could provide this advanced warning by lagging lapse probability predictions further into the future (e.g., predicting lapse probability </w:t>
      </w:r>
      <w:del w:id="56" w:author="Kendra Wyant" w:date="2026-06-06T16:16:00Z" w16du:dateUtc="2026-06-06T21:16:00Z">
        <w:r w:rsidRPr="003D0047">
          <w:rPr>
            <w:rFonts w:ascii="Times New Roman" w:hAnsi="Times New Roman" w:cs="Times New Roman"/>
          </w:rPr>
          <w:delText>in</w:delText>
        </w:r>
      </w:del>
      <w:ins w:id="57" w:author="Kendra Wyant" w:date="2026-06-06T16:16:00Z" w16du:dateUtc="2026-06-06T21:16:00Z">
        <w:r w:rsidRPr="00F432CF">
          <w:rPr>
            <w:rFonts w:ascii="Times New Roman" w:hAnsi="Times New Roman" w:cs="Times New Roman"/>
          </w:rPr>
          <w:t>on</w:t>
        </w:r>
      </w:ins>
      <w:r w:rsidRPr="00F432CF">
        <w:rPr>
          <w:rFonts w:ascii="Times New Roman" w:hAnsi="Times New Roman" w:cs="Times New Roman"/>
        </w:rPr>
        <w:t xml:space="preserve"> a </w:t>
      </w:r>
      <w:del w:id="58" w:author="Kendra Wyant" w:date="2026-06-06T16:16:00Z" w16du:dateUtc="2026-06-06T21:16:00Z">
        <w:r w:rsidRPr="003D0047">
          <w:rPr>
            <w:rFonts w:ascii="Times New Roman" w:hAnsi="Times New Roman" w:cs="Times New Roman"/>
          </w:rPr>
          <w:delText>24-hour window that begins</w:delText>
        </w:r>
      </w:del>
      <w:ins w:id="59" w:author="Kendra Wyant" w:date="2026-06-06T16:16:00Z" w16du:dateUtc="2026-06-06T21:16:00Z">
        <w:r w:rsidRPr="00F432CF">
          <w:rPr>
            <w:rFonts w:ascii="Times New Roman" w:hAnsi="Times New Roman" w:cs="Times New Roman"/>
          </w:rPr>
          <w:t>given day</w:t>
        </w:r>
      </w:ins>
      <w:r w:rsidRPr="00F432CF">
        <w:rPr>
          <w:rFonts w:ascii="Times New Roman" w:hAnsi="Times New Roman" w:cs="Times New Roman"/>
        </w:rPr>
        <w:t xml:space="preserve"> two weeks </w:t>
      </w:r>
      <w:del w:id="60" w:author="Kendra Wyant" w:date="2026-06-06T16:16:00Z" w16du:dateUtc="2026-06-06T21:16:00Z">
        <w:r w:rsidRPr="003D0047">
          <w:rPr>
            <w:rFonts w:ascii="Times New Roman" w:hAnsi="Times New Roman" w:cs="Times New Roman"/>
          </w:rPr>
          <w:delText>in the future</w:delText>
        </w:r>
      </w:del>
      <w:ins w:id="61" w:author="Kendra Wyant" w:date="2026-06-06T16:16:00Z" w16du:dateUtc="2026-06-06T21:16:00Z">
        <w:r w:rsidRPr="00F432CF">
          <w:rPr>
            <w:rFonts w:ascii="Times New Roman" w:hAnsi="Times New Roman" w:cs="Times New Roman"/>
          </w:rPr>
          <w:t>from now</w:t>
        </w:r>
      </w:ins>
      <w:r w:rsidRPr="00F432CF">
        <w:rPr>
          <w:rFonts w:ascii="Times New Roman" w:hAnsi="Times New Roman" w:cs="Times New Roman"/>
        </w:rPr>
        <w:t>). However, we do not know if such lagged models could maintain adequate performance for clinical implementation.</w:t>
      </w:r>
    </w:p>
    <w:p w14:paraId="1F44B394" w14:textId="77777777" w:rsidR="00330A02" w:rsidRPr="00F432CF" w:rsidRDefault="00000000" w:rsidP="00F432CF">
      <w:pPr>
        <w:pStyle w:val="BodyText"/>
        <w:spacing w:after="0" w:line="480" w:lineRule="auto"/>
        <w:ind w:firstLine="720"/>
        <w:rPr>
          <w:rFonts w:ascii="Times New Roman" w:hAnsi="Times New Roman" w:cs="Times New Roman"/>
        </w:rPr>
        <w:pPrChange w:id="62" w:author="Kendra Wyant" w:date="2026-06-06T16:16:00Z" w16du:dateUtc="2026-06-06T21:16:00Z">
          <w:pPr>
            <w:pStyle w:val="BodyText"/>
            <w:spacing w:line="480" w:lineRule="auto"/>
            <w:ind w:firstLine="720"/>
          </w:pPr>
        </w:pPrChange>
      </w:pPr>
      <w:r w:rsidRPr="00F432CF">
        <w:rPr>
          <w:rFonts w:ascii="Times New Roman" w:hAnsi="Times New Roman" w:cs="Times New Roman"/>
        </w:rPr>
        <w:t xml:space="preserve">In this study, we evaluated the performance of machine learning models that predict the probability of future lapses within 24-hour prediction windows that were systematically lagged further into the future. We considered several meaningful lags for these prediction windows: 1 day, 3 days, 1 week, and 2 weeks. We conducted pre-registered analyses of both the absolute performance of these lagged models and their relative performance compared to a baseline model that predicted lapse probability in the immediate next day (i.e., no lag). In addition to the aggregate performance of these models, we also evaluated algorithmic fairness by comparing </w:t>
      </w:r>
      <w:r w:rsidRPr="00F432CF">
        <w:rPr>
          <w:rFonts w:ascii="Times New Roman" w:hAnsi="Times New Roman" w:cs="Times New Roman"/>
        </w:rPr>
        <w:lastRenderedPageBreak/>
        <w:t>model performance across important subgroups that have documented disparities in treatment access and/or outcomes. These include comparisons by race/ethnicity [26,27], income [28] and sex at birth [27,29]. Finally, we calculated Shapley values for feature categories defined by EMA items to better understand how these models generate predictions and how these features can be used to tailor personalized supports.</w:t>
      </w:r>
    </w:p>
    <w:p w14:paraId="29A9EBC4" w14:textId="77777777" w:rsidR="00330A02" w:rsidRPr="00F432CF" w:rsidRDefault="00000000">
      <w:pPr>
        <w:pStyle w:val="Heading1"/>
        <w:rPr>
          <w:rFonts w:ascii="Times New Roman" w:hAnsi="Times New Roman" w:cs="Times New Roman"/>
          <w:b/>
          <w:bCs/>
          <w:color w:val="auto"/>
          <w:sz w:val="36"/>
          <w:szCs w:val="36"/>
        </w:rPr>
        <w:pPrChange w:id="63" w:author="Kendra Wyant" w:date="2026-06-06T16:16:00Z" w16du:dateUtc="2026-06-06T21:16:00Z">
          <w:pPr>
            <w:pStyle w:val="Heading1"/>
            <w:spacing w:before="0"/>
          </w:pPr>
        </w:pPrChange>
      </w:pPr>
      <w:bookmarkStart w:id="64" w:name="methods"/>
      <w:bookmarkEnd w:id="47"/>
      <w:r w:rsidRPr="00F432CF">
        <w:rPr>
          <w:rFonts w:ascii="Times New Roman" w:hAnsi="Times New Roman" w:cs="Times New Roman"/>
          <w:b/>
          <w:bCs/>
          <w:color w:val="auto"/>
          <w:sz w:val="36"/>
          <w:szCs w:val="36"/>
        </w:rPr>
        <w:t>Methods</w:t>
      </w:r>
    </w:p>
    <w:p w14:paraId="76C68C80" w14:textId="77777777" w:rsidR="00330A02" w:rsidRPr="00F432CF" w:rsidRDefault="00000000" w:rsidP="00F432CF">
      <w:pPr>
        <w:pStyle w:val="Heading2"/>
        <w:spacing w:after="0" w:line="480" w:lineRule="auto"/>
        <w:rPr>
          <w:rFonts w:ascii="Times New Roman" w:hAnsi="Times New Roman" w:cs="Times New Roman"/>
          <w:b/>
          <w:bCs/>
          <w:color w:val="auto"/>
        </w:rPr>
        <w:pPrChange w:id="65" w:author="Kendra Wyant" w:date="2026-06-06T16:16:00Z" w16du:dateUtc="2026-06-06T21:16:00Z">
          <w:pPr>
            <w:pStyle w:val="Heading2"/>
          </w:pPr>
        </w:pPrChange>
      </w:pPr>
      <w:bookmarkStart w:id="66" w:name="transparency"/>
      <w:r w:rsidRPr="00F432CF">
        <w:rPr>
          <w:rFonts w:ascii="Times New Roman" w:hAnsi="Times New Roman" w:cs="Times New Roman"/>
          <w:b/>
          <w:bCs/>
          <w:color w:val="auto"/>
        </w:rPr>
        <w:t>Transparency</w:t>
      </w:r>
    </w:p>
    <w:p w14:paraId="3A090396" w14:textId="77777777" w:rsidR="00330A02" w:rsidRPr="00F432CF" w:rsidRDefault="00000000" w:rsidP="00F432CF">
      <w:pPr>
        <w:pStyle w:val="FirstParagraph"/>
        <w:spacing w:after="0" w:line="480" w:lineRule="auto"/>
        <w:ind w:firstLine="720"/>
        <w:rPr>
          <w:rFonts w:ascii="Times New Roman" w:hAnsi="Times New Roman" w:cs="Times New Roman"/>
        </w:rPr>
        <w:pPrChange w:id="67" w:author="Kendra Wyant" w:date="2026-06-06T16:16:00Z" w16du:dateUtc="2026-06-06T21:16:00Z">
          <w:pPr>
            <w:pStyle w:val="FirstParagraph"/>
            <w:spacing w:line="480" w:lineRule="auto"/>
            <w:ind w:firstLine="720"/>
          </w:pPr>
        </w:pPrChange>
      </w:pPr>
      <w:r w:rsidRPr="00F432CF">
        <w:rPr>
          <w:rFonts w:ascii="Times New Roman" w:hAnsi="Times New Roman" w:cs="Times New Roman"/>
        </w:rPr>
        <w:t>We adhere to research transparency principles that are crucial for robust and replicable science. We preregistered our data analytic strategy. We reported all data exclusions. Our data, questionnaires, preregistration</w:t>
      </w:r>
      <w:ins w:id="68" w:author="Kendra Wyant" w:date="2026-06-06T16:16:00Z" w16du:dateUtc="2026-06-06T21:16:00Z">
        <w:r w:rsidRPr="00F432CF">
          <w:rPr>
            <w:rFonts w:ascii="Times New Roman" w:hAnsi="Times New Roman" w:cs="Times New Roman"/>
          </w:rPr>
          <w:t>, analysis scripts</w:t>
        </w:r>
      </w:ins>
      <w:r w:rsidRPr="00F432CF">
        <w:rPr>
          <w:rFonts w:ascii="Times New Roman" w:hAnsi="Times New Roman" w:cs="Times New Roman"/>
        </w:rPr>
        <w:t>, and other study materials are publicly available on our OSF page (</w:t>
      </w:r>
      <w:r w:rsidR="00330A02">
        <w:fldChar w:fldCharType="begin"/>
      </w:r>
      <w:r w:rsidR="00330A02">
        <w:instrText>HYPERLINK "https://osf.io/xta67/" \h</w:instrText>
      </w:r>
      <w:r w:rsidR="00330A02">
        <w:fldChar w:fldCharType="separate"/>
      </w:r>
      <w:r w:rsidR="00330A02" w:rsidRPr="00F432CF">
        <w:rPr>
          <w:rStyle w:val="Hyperlink"/>
          <w:rFonts w:ascii="Times New Roman" w:hAnsi="Times New Roman" w:cs="Times New Roman"/>
        </w:rPr>
        <w:t>https://osf.io/xta67/</w:t>
      </w:r>
      <w:r w:rsidR="00330A02">
        <w:fldChar w:fldCharType="end"/>
      </w:r>
      <w:r w:rsidRPr="00F432CF">
        <w:rPr>
          <w:rFonts w:ascii="Times New Roman" w:hAnsi="Times New Roman" w:cs="Times New Roman"/>
        </w:rPr>
        <w:t>).</w:t>
      </w:r>
      <w:del w:id="69" w:author="Kendra Wyant" w:date="2026-06-06T16:16:00Z" w16du:dateUtc="2026-06-06T21:16:00Z">
        <w:r w:rsidRPr="003D0047">
          <w:rPr>
            <w:rFonts w:ascii="Times New Roman" w:hAnsi="Times New Roman" w:cs="Times New Roman"/>
          </w:rPr>
          <w:delText xml:space="preserve"> Our annotated analysis scripts and results are publicly available on our study website (</w:delText>
        </w:r>
        <w:r w:rsidR="00B617FE">
          <w:fldChar w:fldCharType="begin"/>
        </w:r>
        <w:r w:rsidR="00B617FE">
          <w:delInstrText>HYPERLINK "https://jjcurtin.github.io/study_lag/" \h</w:delInstrText>
        </w:r>
        <w:r w:rsidR="00B617FE">
          <w:fldChar w:fldCharType="separate"/>
        </w:r>
        <w:r w:rsidR="00B617FE" w:rsidRPr="003D0047">
          <w:rPr>
            <w:rStyle w:val="Hyperlink"/>
            <w:rFonts w:ascii="Times New Roman" w:hAnsi="Times New Roman" w:cs="Times New Roman"/>
          </w:rPr>
          <w:delText>https://jjcurtin.github.io/study_lag/</w:delText>
        </w:r>
        <w:r w:rsidR="00B617FE">
          <w:fldChar w:fldCharType="end"/>
        </w:r>
        <w:r w:rsidRPr="003D0047">
          <w:rPr>
            <w:rFonts w:ascii="Times New Roman" w:hAnsi="Times New Roman" w:cs="Times New Roman"/>
          </w:rPr>
          <w:delText>).</w:delText>
        </w:r>
      </w:del>
    </w:p>
    <w:p w14:paraId="06DB595A" w14:textId="77777777" w:rsidR="00330A02" w:rsidRPr="00F432CF" w:rsidRDefault="00000000" w:rsidP="00F432CF">
      <w:pPr>
        <w:pStyle w:val="Heading2"/>
        <w:spacing w:after="0" w:line="480" w:lineRule="auto"/>
        <w:rPr>
          <w:rFonts w:ascii="Times New Roman" w:hAnsi="Times New Roman" w:cs="Times New Roman"/>
          <w:b/>
          <w:bCs/>
          <w:color w:val="auto"/>
        </w:rPr>
        <w:pPrChange w:id="70" w:author="Kendra Wyant" w:date="2026-06-06T16:16:00Z" w16du:dateUtc="2026-06-06T21:16:00Z">
          <w:pPr>
            <w:pStyle w:val="Heading2"/>
          </w:pPr>
        </w:pPrChange>
      </w:pPr>
      <w:bookmarkStart w:id="71" w:name="participants"/>
      <w:bookmarkEnd w:id="66"/>
      <w:r w:rsidRPr="00F432CF">
        <w:rPr>
          <w:rFonts w:ascii="Times New Roman" w:hAnsi="Times New Roman" w:cs="Times New Roman"/>
          <w:b/>
          <w:bCs/>
          <w:color w:val="auto"/>
        </w:rPr>
        <w:t>Participants</w:t>
      </w:r>
    </w:p>
    <w:p w14:paraId="27FF8C97" w14:textId="77777777" w:rsidR="00330A02" w:rsidRPr="00F432CF" w:rsidRDefault="00000000" w:rsidP="00F432CF">
      <w:pPr>
        <w:pStyle w:val="FirstParagraph"/>
        <w:spacing w:after="0" w:line="480" w:lineRule="auto"/>
        <w:ind w:firstLine="360"/>
        <w:rPr>
          <w:rFonts w:ascii="Times New Roman" w:hAnsi="Times New Roman" w:cs="Times New Roman"/>
        </w:rPr>
        <w:pPrChange w:id="72" w:author="Kendra Wyant" w:date="2026-06-06T16:16:00Z" w16du:dateUtc="2026-06-06T21:16:00Z">
          <w:pPr>
            <w:pStyle w:val="FirstParagraph"/>
            <w:spacing w:line="480" w:lineRule="auto"/>
            <w:ind w:firstLine="360"/>
          </w:pPr>
        </w:pPrChange>
      </w:pPr>
      <w:r w:rsidRPr="00F432CF">
        <w:rPr>
          <w:rFonts w:ascii="Times New Roman" w:hAnsi="Times New Roman" w:cs="Times New Roman"/>
        </w:rPr>
        <w:t>We recruited 192 participants in early recovery</w:t>
      </w:r>
      <w:ins w:id="73" w:author="Kendra Wyant" w:date="2026-06-06T16:16:00Z" w16du:dateUtc="2026-06-06T21:16:00Z">
        <w:r w:rsidRPr="00F432CF">
          <w:rPr>
            <w:rFonts w:ascii="Times New Roman" w:hAnsi="Times New Roman" w:cs="Times New Roman"/>
          </w:rPr>
          <w:t xml:space="preserve"> (&lt;= 8 weeks of abstinence)</w:t>
        </w:r>
      </w:ins>
      <w:r w:rsidRPr="00F432CF">
        <w:rPr>
          <w:rFonts w:ascii="Times New Roman" w:hAnsi="Times New Roman" w:cs="Times New Roman"/>
        </w:rPr>
        <w:t xml:space="preserve"> from AUD in Madison, Wisconsin, USA for a 3-month longitudinal study from February 15, </w:t>
      </w:r>
      <w:proofErr w:type="gramStart"/>
      <w:r w:rsidRPr="00F432CF">
        <w:rPr>
          <w:rFonts w:ascii="Times New Roman" w:hAnsi="Times New Roman" w:cs="Times New Roman"/>
        </w:rPr>
        <w:t>2017</w:t>
      </w:r>
      <w:proofErr w:type="gramEnd"/>
      <w:r w:rsidRPr="00F432CF">
        <w:rPr>
          <w:rFonts w:ascii="Times New Roman" w:hAnsi="Times New Roman" w:cs="Times New Roman"/>
        </w:rPr>
        <w:t xml:space="preserve"> through September 19, 2019. This sample size was determined based on traditional power analysis methods for logistic regression [30] because comparable approaches for machine learning models have not yet been validated. Participants were recruited through print and targeted digital advertisements and partnerships with treatment centers. We </w:t>
      </w:r>
      <w:proofErr w:type="gramStart"/>
      <w:r w:rsidRPr="00F432CF">
        <w:rPr>
          <w:rFonts w:ascii="Times New Roman" w:hAnsi="Times New Roman" w:cs="Times New Roman"/>
        </w:rPr>
        <w:t>required</w:t>
      </w:r>
      <w:proofErr w:type="gramEnd"/>
      <w:r w:rsidRPr="00F432CF">
        <w:rPr>
          <w:rFonts w:ascii="Times New Roman" w:hAnsi="Times New Roman" w:cs="Times New Roman"/>
        </w:rPr>
        <w:t xml:space="preserve"> that participants:</w:t>
      </w:r>
    </w:p>
    <w:p w14:paraId="11C14DDB" w14:textId="77777777" w:rsidR="00330A02" w:rsidRPr="00F432CF" w:rsidRDefault="00000000" w:rsidP="00F432CF">
      <w:pPr>
        <w:pStyle w:val="Compact"/>
        <w:numPr>
          <w:ilvl w:val="0"/>
          <w:numId w:val="2"/>
        </w:numPr>
        <w:spacing w:after="0" w:line="480" w:lineRule="auto"/>
        <w:rPr>
          <w:rFonts w:ascii="Times New Roman" w:hAnsi="Times New Roman" w:cs="Times New Roman"/>
        </w:rPr>
        <w:pPrChange w:id="74" w:author="Kendra Wyant" w:date="2026-06-06T16:16:00Z" w16du:dateUtc="2026-06-06T21:16:00Z">
          <w:pPr>
            <w:pStyle w:val="Compact"/>
            <w:numPr>
              <w:numId w:val="2"/>
            </w:numPr>
            <w:spacing w:line="480" w:lineRule="auto"/>
            <w:ind w:left="720" w:hanging="360"/>
          </w:pPr>
        </w:pPrChange>
      </w:pPr>
      <w:proofErr w:type="gramStart"/>
      <w:r w:rsidRPr="00F432CF">
        <w:rPr>
          <w:rFonts w:ascii="Times New Roman" w:hAnsi="Times New Roman" w:cs="Times New Roman"/>
        </w:rPr>
        <w:t>were age</w:t>
      </w:r>
      <w:proofErr w:type="gramEnd"/>
      <w:r w:rsidRPr="00F432CF">
        <w:rPr>
          <w:rFonts w:ascii="Times New Roman" w:hAnsi="Times New Roman" w:cs="Times New Roman"/>
        </w:rPr>
        <w:t xml:space="preserve"> 18 or older,</w:t>
      </w:r>
    </w:p>
    <w:p w14:paraId="3FD48B99" w14:textId="77777777" w:rsidR="00330A02" w:rsidRPr="00F432CF" w:rsidRDefault="00000000" w:rsidP="00F432CF">
      <w:pPr>
        <w:pStyle w:val="Compact"/>
        <w:numPr>
          <w:ilvl w:val="0"/>
          <w:numId w:val="2"/>
        </w:numPr>
        <w:spacing w:after="0" w:line="480" w:lineRule="auto"/>
        <w:rPr>
          <w:rFonts w:ascii="Times New Roman" w:hAnsi="Times New Roman" w:cs="Times New Roman"/>
        </w:rPr>
        <w:pPrChange w:id="75" w:author="Kendra Wyant" w:date="2026-06-06T16:16:00Z" w16du:dateUtc="2026-06-06T21:16:00Z">
          <w:pPr>
            <w:pStyle w:val="Compact"/>
            <w:numPr>
              <w:numId w:val="2"/>
            </w:numPr>
            <w:spacing w:line="480" w:lineRule="auto"/>
            <w:ind w:left="720" w:hanging="360"/>
          </w:pPr>
        </w:pPrChange>
      </w:pPr>
      <w:r w:rsidRPr="00F432CF">
        <w:rPr>
          <w:rFonts w:ascii="Times New Roman" w:hAnsi="Times New Roman" w:cs="Times New Roman"/>
        </w:rPr>
        <w:t>could write and read in English,</w:t>
      </w:r>
    </w:p>
    <w:p w14:paraId="57FC3988" w14:textId="77777777" w:rsidR="00330A02" w:rsidRPr="00F432CF" w:rsidRDefault="00000000" w:rsidP="00F432CF">
      <w:pPr>
        <w:pStyle w:val="Compact"/>
        <w:numPr>
          <w:ilvl w:val="0"/>
          <w:numId w:val="2"/>
        </w:numPr>
        <w:spacing w:after="0" w:line="480" w:lineRule="auto"/>
        <w:rPr>
          <w:rFonts w:ascii="Times New Roman" w:hAnsi="Times New Roman" w:cs="Times New Roman"/>
        </w:rPr>
        <w:pPrChange w:id="76" w:author="Kendra Wyant" w:date="2026-06-06T16:16:00Z" w16du:dateUtc="2026-06-06T21:16:00Z">
          <w:pPr>
            <w:pStyle w:val="Compact"/>
            <w:numPr>
              <w:numId w:val="2"/>
            </w:numPr>
            <w:spacing w:line="480" w:lineRule="auto"/>
            <w:ind w:left="720" w:hanging="360"/>
          </w:pPr>
        </w:pPrChange>
      </w:pPr>
      <w:r w:rsidRPr="00F432CF">
        <w:rPr>
          <w:rFonts w:ascii="Times New Roman" w:hAnsi="Times New Roman" w:cs="Times New Roman"/>
        </w:rPr>
        <w:lastRenderedPageBreak/>
        <w:t>had at least moderate AUD (&gt;= 4 self-reported DSM-5 symptoms),</w:t>
      </w:r>
    </w:p>
    <w:p w14:paraId="02380528" w14:textId="77777777" w:rsidR="00330A02" w:rsidRPr="00F432CF" w:rsidRDefault="00000000" w:rsidP="00F432CF">
      <w:pPr>
        <w:pStyle w:val="Compact"/>
        <w:numPr>
          <w:ilvl w:val="0"/>
          <w:numId w:val="2"/>
        </w:numPr>
        <w:spacing w:after="0" w:line="480" w:lineRule="auto"/>
        <w:rPr>
          <w:rFonts w:ascii="Times New Roman" w:hAnsi="Times New Roman" w:cs="Times New Roman"/>
        </w:rPr>
        <w:pPrChange w:id="77" w:author="Kendra Wyant" w:date="2026-06-06T16:16:00Z" w16du:dateUtc="2026-06-06T21:16:00Z">
          <w:pPr>
            <w:pStyle w:val="Compact"/>
            <w:numPr>
              <w:numId w:val="2"/>
            </w:numPr>
            <w:spacing w:line="480" w:lineRule="auto"/>
            <w:ind w:left="720" w:hanging="360"/>
          </w:pPr>
        </w:pPrChange>
      </w:pPr>
      <w:r w:rsidRPr="00F432CF">
        <w:rPr>
          <w:rFonts w:ascii="Times New Roman" w:hAnsi="Times New Roman" w:cs="Times New Roman"/>
        </w:rPr>
        <w:t>were abstinent from alcohol for 1-8 weeks, and</w:t>
      </w:r>
    </w:p>
    <w:p w14:paraId="3A2A6E7A" w14:textId="77777777" w:rsidR="00330A02" w:rsidRPr="00F432CF" w:rsidRDefault="00000000" w:rsidP="00F432CF">
      <w:pPr>
        <w:pStyle w:val="Compact"/>
        <w:numPr>
          <w:ilvl w:val="0"/>
          <w:numId w:val="2"/>
        </w:numPr>
        <w:spacing w:after="0" w:line="480" w:lineRule="auto"/>
        <w:rPr>
          <w:rFonts w:ascii="Times New Roman" w:hAnsi="Times New Roman" w:cs="Times New Roman"/>
        </w:rPr>
        <w:pPrChange w:id="78" w:author="Kendra Wyant" w:date="2026-06-06T16:16:00Z" w16du:dateUtc="2026-06-06T21:16:00Z">
          <w:pPr>
            <w:pStyle w:val="Compact"/>
            <w:numPr>
              <w:numId w:val="2"/>
            </w:numPr>
            <w:spacing w:line="480" w:lineRule="auto"/>
            <w:ind w:left="720" w:hanging="360"/>
          </w:pPr>
        </w:pPrChange>
      </w:pPr>
      <w:proofErr w:type="spellStart"/>
      <w:r w:rsidRPr="00F432CF">
        <w:rPr>
          <w:rFonts w:ascii="Times New Roman" w:hAnsi="Times New Roman" w:cs="Times New Roman"/>
        </w:rPr>
        <w:t>were</w:t>
      </w:r>
      <w:proofErr w:type="spellEnd"/>
      <w:r w:rsidRPr="00F432CF">
        <w:rPr>
          <w:rFonts w:ascii="Times New Roman" w:hAnsi="Times New Roman" w:cs="Times New Roman"/>
        </w:rPr>
        <w:t xml:space="preserve"> willing to use a single smartphone (personal or study provided) while on study.</w:t>
      </w:r>
    </w:p>
    <w:p w14:paraId="08DD18D7" w14:textId="77777777" w:rsidR="00330A02" w:rsidRPr="00F432CF" w:rsidRDefault="00000000" w:rsidP="00F432CF">
      <w:pPr>
        <w:pStyle w:val="FirstParagraph"/>
        <w:spacing w:after="0" w:line="480" w:lineRule="auto"/>
        <w:ind w:firstLine="360"/>
        <w:rPr>
          <w:rFonts w:ascii="Times New Roman" w:hAnsi="Times New Roman" w:cs="Times New Roman"/>
        </w:rPr>
        <w:pPrChange w:id="79" w:author="Kendra Wyant" w:date="2026-06-06T16:16:00Z" w16du:dateUtc="2026-06-06T21:16:00Z">
          <w:pPr>
            <w:pStyle w:val="FirstParagraph"/>
            <w:spacing w:line="480" w:lineRule="auto"/>
            <w:ind w:firstLine="360"/>
          </w:pPr>
        </w:pPrChange>
      </w:pPr>
      <w:r w:rsidRPr="00F432CF">
        <w:rPr>
          <w:rFonts w:ascii="Times New Roman" w:hAnsi="Times New Roman" w:cs="Times New Roman"/>
        </w:rPr>
        <w:t>We also excluded participants exhibiting severe symptoms of psychosis or paranoia (Defined as scores &gt;2.2 or 2.8, respectively, on the psychosis or paranoia scales of the Symptom Checklist–90 [31])</w:t>
      </w:r>
    </w:p>
    <w:p w14:paraId="250EA468" w14:textId="77777777" w:rsidR="00330A02" w:rsidRPr="00F432CF" w:rsidRDefault="00000000" w:rsidP="00F432CF">
      <w:pPr>
        <w:pStyle w:val="BodyText"/>
        <w:spacing w:after="0" w:line="480" w:lineRule="auto"/>
        <w:ind w:firstLine="360"/>
        <w:rPr>
          <w:rFonts w:ascii="Times New Roman" w:hAnsi="Times New Roman" w:cs="Times New Roman"/>
        </w:rPr>
        <w:pPrChange w:id="80" w:author="Kendra Wyant" w:date="2026-06-06T16:16:00Z" w16du:dateUtc="2026-06-06T21:16:00Z">
          <w:pPr>
            <w:pStyle w:val="BodyText"/>
            <w:spacing w:line="480" w:lineRule="auto"/>
            <w:ind w:firstLine="360"/>
          </w:pPr>
        </w:pPrChange>
      </w:pPr>
      <w:r w:rsidRPr="00F432CF">
        <w:rPr>
          <w:rFonts w:ascii="Times New Roman" w:hAnsi="Times New Roman" w:cs="Times New Roman"/>
        </w:rPr>
        <w:t>Of the 192 eligible participants, 191 consented to participate in the study at the screening visit, and 169 subsequently enrolled in the study at the enrollment visit, which occurred approximately one week later. Fifteen participants discontinued before the first monthly follow-up visit. We excluded data from one participant who did not maintain a goal of abstinence during their participation. We also excluded data from two participants due to evidence of careless responding and unusually low compliance. Our final sample consisted of 151 participants.</w:t>
      </w:r>
    </w:p>
    <w:p w14:paraId="3DC5FB61" w14:textId="77777777" w:rsidR="00330A02" w:rsidRPr="00F432CF" w:rsidRDefault="00000000" w:rsidP="00F432CF">
      <w:pPr>
        <w:pStyle w:val="Heading2"/>
        <w:spacing w:after="0" w:line="480" w:lineRule="auto"/>
        <w:rPr>
          <w:rFonts w:ascii="Times New Roman" w:hAnsi="Times New Roman" w:cs="Times New Roman"/>
          <w:b/>
          <w:bCs/>
          <w:color w:val="auto"/>
        </w:rPr>
        <w:pPrChange w:id="81" w:author="Kendra Wyant" w:date="2026-06-06T16:16:00Z" w16du:dateUtc="2026-06-06T21:16:00Z">
          <w:pPr>
            <w:pStyle w:val="Heading2"/>
          </w:pPr>
        </w:pPrChange>
      </w:pPr>
      <w:bookmarkStart w:id="82" w:name="procedure"/>
      <w:bookmarkEnd w:id="71"/>
      <w:r w:rsidRPr="00F432CF">
        <w:rPr>
          <w:rFonts w:ascii="Times New Roman" w:hAnsi="Times New Roman" w:cs="Times New Roman"/>
          <w:b/>
          <w:bCs/>
          <w:color w:val="auto"/>
        </w:rPr>
        <w:t>Procedure</w:t>
      </w:r>
    </w:p>
    <w:p w14:paraId="6F498AA8" w14:textId="77777777" w:rsidR="00330A02" w:rsidRPr="00F432CF" w:rsidRDefault="00000000" w:rsidP="00F432CF">
      <w:pPr>
        <w:pStyle w:val="FirstParagraph"/>
        <w:spacing w:after="0" w:line="480" w:lineRule="auto"/>
        <w:ind w:firstLine="720"/>
        <w:rPr>
          <w:rFonts w:ascii="Times New Roman" w:hAnsi="Times New Roman" w:cs="Times New Roman"/>
        </w:rPr>
        <w:pPrChange w:id="83" w:author="Kendra Wyant" w:date="2026-06-06T16:16:00Z" w16du:dateUtc="2026-06-06T21:16:00Z">
          <w:pPr>
            <w:pStyle w:val="FirstParagraph"/>
            <w:spacing w:line="480" w:lineRule="auto"/>
            <w:ind w:firstLine="720"/>
          </w:pPr>
        </w:pPrChange>
      </w:pPr>
      <w:r w:rsidRPr="00F432CF">
        <w:rPr>
          <w:rFonts w:ascii="Times New Roman" w:hAnsi="Times New Roman" w:cs="Times New Roman"/>
        </w:rPr>
        <w:t>Participants completed five study visits over approximately three months. After an initial phone screen, participants attended an in-person screening visit to determine eligibility, complete informed consent, and collect self-report measures. Eligible, consented participants returned approximately one week later for an intake visit. Three additional follow-up visits occurred about every 30 days that participants remained on study. Participants were expected to complete four daily EMAs. Other personal sensing data streams (geolocation, cellular communications, sleep quality, and audio check-ins) were collected as part of the parent grant’s aims (R01 AA024391).</w:t>
      </w:r>
      <w:del w:id="84" w:author="Kendra Wyant" w:date="2026-06-06T16:16:00Z" w16du:dateUtc="2026-06-06T21:16:00Z">
        <w:r w:rsidRPr="003D0047">
          <w:rPr>
            <w:rFonts w:ascii="Times New Roman" w:hAnsi="Times New Roman" w:cs="Times New Roman"/>
          </w:rPr>
          <w:delText xml:space="preserve"> Participants could earn up to $150/month if they completed all study visits, had 10% or less missing EMA data, and opted in to provide data for other personal sensing data streams.</w:delText>
        </w:r>
      </w:del>
    </w:p>
    <w:p w14:paraId="735947BD" w14:textId="77777777" w:rsidR="00330A02" w:rsidRPr="00F432CF" w:rsidRDefault="00000000" w:rsidP="00F432CF">
      <w:pPr>
        <w:pStyle w:val="BodyText"/>
        <w:spacing w:after="0" w:line="480" w:lineRule="auto"/>
        <w:ind w:firstLine="720"/>
        <w:rPr>
          <w:ins w:id="85" w:author="Kendra Wyant" w:date="2026-06-06T16:16:00Z" w16du:dateUtc="2026-06-06T21:16:00Z"/>
          <w:rFonts w:ascii="Times New Roman" w:hAnsi="Times New Roman" w:cs="Times New Roman"/>
        </w:rPr>
      </w:pPr>
      <w:ins w:id="86" w:author="Kendra Wyant" w:date="2026-06-06T16:16:00Z" w16du:dateUtc="2026-06-06T21:16:00Z">
        <w:r w:rsidRPr="00F432CF">
          <w:rPr>
            <w:rFonts w:ascii="Times New Roman" w:hAnsi="Times New Roman" w:cs="Times New Roman"/>
          </w:rPr>
          <w:lastRenderedPageBreak/>
          <w:t>Participants were compensated $20 per hour for all time spent in the laboratory (i.e., during screening, intake, and follow-up visits). In addition, participants received a $99 bonus upon completing the full 3-month study. They were also provided $66 per month to offset costs associated with their cellular plans. Participants received $</w:t>
        </w:r>
        <w:proofErr w:type="gramStart"/>
        <w:r w:rsidRPr="00F432CF">
          <w:rPr>
            <w:rFonts w:ascii="Times New Roman" w:hAnsi="Times New Roman" w:cs="Times New Roman"/>
          </w:rPr>
          <w:t>25 for</w:t>
        </w:r>
        <w:proofErr w:type="gramEnd"/>
        <w:r w:rsidRPr="00F432CF">
          <w:rPr>
            <w:rFonts w:ascii="Times New Roman" w:hAnsi="Times New Roman" w:cs="Times New Roman"/>
          </w:rPr>
          <w:t xml:space="preserve"> each month in which they provided EMA data with less than 10% missingness. Additional compensation was provided for other personal sensing data streams if minimum compliance thresholds were met.</w:t>
        </w:r>
      </w:ins>
    </w:p>
    <w:p w14:paraId="43220F7A" w14:textId="77777777" w:rsidR="00330A02" w:rsidRPr="00F432CF" w:rsidRDefault="00000000" w:rsidP="00F432CF">
      <w:pPr>
        <w:pStyle w:val="Heading2"/>
        <w:spacing w:after="0" w:line="480" w:lineRule="auto"/>
        <w:rPr>
          <w:rFonts w:ascii="Times New Roman" w:hAnsi="Times New Roman" w:cs="Times New Roman"/>
          <w:b/>
          <w:bCs/>
          <w:color w:val="auto"/>
        </w:rPr>
        <w:pPrChange w:id="87" w:author="Kendra Wyant" w:date="2026-06-06T16:16:00Z" w16du:dateUtc="2026-06-06T21:16:00Z">
          <w:pPr>
            <w:pStyle w:val="Heading2"/>
          </w:pPr>
        </w:pPrChange>
      </w:pPr>
      <w:bookmarkStart w:id="88" w:name="ethics"/>
      <w:bookmarkEnd w:id="82"/>
      <w:r w:rsidRPr="00F432CF">
        <w:rPr>
          <w:rFonts w:ascii="Times New Roman" w:hAnsi="Times New Roman" w:cs="Times New Roman"/>
          <w:b/>
          <w:bCs/>
          <w:color w:val="auto"/>
        </w:rPr>
        <w:t>Ethics</w:t>
      </w:r>
    </w:p>
    <w:p w14:paraId="0CB891DE" w14:textId="77777777" w:rsidR="00330A02" w:rsidRPr="00F432CF" w:rsidRDefault="00000000" w:rsidP="00F432CF">
      <w:pPr>
        <w:pStyle w:val="FirstParagraph"/>
        <w:spacing w:after="0" w:line="480" w:lineRule="auto"/>
        <w:ind w:firstLine="720"/>
        <w:rPr>
          <w:rFonts w:ascii="Times New Roman" w:hAnsi="Times New Roman" w:cs="Times New Roman"/>
        </w:rPr>
        <w:pPrChange w:id="89" w:author="Kendra Wyant" w:date="2026-06-06T16:16:00Z" w16du:dateUtc="2026-06-06T21:16:00Z">
          <w:pPr>
            <w:pStyle w:val="FirstParagraph"/>
            <w:spacing w:line="480" w:lineRule="auto"/>
            <w:ind w:firstLine="720"/>
          </w:pPr>
        </w:pPrChange>
      </w:pPr>
      <w:r w:rsidRPr="00F432CF">
        <w:rPr>
          <w:rFonts w:ascii="Times New Roman" w:hAnsi="Times New Roman" w:cs="Times New Roman"/>
        </w:rPr>
        <w:t xml:space="preserve">All procedures were approved by the University of Wisconsin-Madison Institutional Review Board (Study #2015-0780) and carried out in accordance with the principles of the Declaration of Helsinki. All participants provided written informed consent </w:t>
      </w:r>
      <w:del w:id="90" w:author="Kendra Wyant" w:date="2026-06-06T16:16:00Z" w16du:dateUtc="2026-06-06T21:16:00Z">
        <w:r w:rsidR="002A6906">
          <w:rPr>
            <w:rFonts w:ascii="Times New Roman" w:hAnsi="Times New Roman" w:cs="Times New Roman"/>
          </w:rPr>
          <w:delText>witnessed</w:delText>
        </w:r>
      </w:del>
      <w:ins w:id="91" w:author="Kendra Wyant" w:date="2026-06-06T16:16:00Z" w16du:dateUtc="2026-06-06T21:16:00Z">
        <w:r w:rsidRPr="00F432CF">
          <w:rPr>
            <w:rFonts w:ascii="Times New Roman" w:hAnsi="Times New Roman" w:cs="Times New Roman"/>
          </w:rPr>
          <w:t>observed</w:t>
        </w:r>
      </w:ins>
      <w:r w:rsidRPr="00F432CF">
        <w:rPr>
          <w:rFonts w:ascii="Times New Roman" w:hAnsi="Times New Roman" w:cs="Times New Roman"/>
        </w:rPr>
        <w:t xml:space="preserve"> by a research assistant.</w:t>
      </w:r>
    </w:p>
    <w:p w14:paraId="1FC09D42" w14:textId="77777777" w:rsidR="00330A02" w:rsidRPr="00F432CF" w:rsidRDefault="00000000" w:rsidP="00F432CF">
      <w:pPr>
        <w:pStyle w:val="Heading2"/>
        <w:spacing w:after="0" w:line="480" w:lineRule="auto"/>
        <w:rPr>
          <w:rFonts w:ascii="Times New Roman" w:hAnsi="Times New Roman" w:cs="Times New Roman"/>
          <w:b/>
          <w:bCs/>
          <w:color w:val="auto"/>
        </w:rPr>
        <w:pPrChange w:id="92" w:author="Kendra Wyant" w:date="2026-06-06T16:16:00Z" w16du:dateUtc="2026-06-06T21:16:00Z">
          <w:pPr>
            <w:pStyle w:val="Heading2"/>
          </w:pPr>
        </w:pPrChange>
      </w:pPr>
      <w:bookmarkStart w:id="93" w:name="measures"/>
      <w:bookmarkEnd w:id="88"/>
      <w:r w:rsidRPr="00F432CF">
        <w:rPr>
          <w:rFonts w:ascii="Times New Roman" w:hAnsi="Times New Roman" w:cs="Times New Roman"/>
          <w:b/>
          <w:bCs/>
          <w:color w:val="auto"/>
        </w:rPr>
        <w:t>Measures</w:t>
      </w:r>
    </w:p>
    <w:p w14:paraId="3B5DBBE0" w14:textId="0C153174" w:rsidR="00330A02" w:rsidRPr="00F432CF" w:rsidRDefault="00000000" w:rsidP="00F432CF">
      <w:pPr>
        <w:pStyle w:val="Heading3"/>
        <w:spacing w:after="0" w:line="480" w:lineRule="auto"/>
        <w:rPr>
          <w:rFonts w:ascii="Times New Roman" w:hAnsi="Times New Roman" w:cs="Times New Roman"/>
          <w:b/>
          <w:bCs/>
          <w:color w:val="auto"/>
        </w:rPr>
        <w:pPrChange w:id="94" w:author="Kendra Wyant" w:date="2026-06-06T16:16:00Z" w16du:dateUtc="2026-06-06T21:16:00Z">
          <w:pPr>
            <w:pStyle w:val="Heading3"/>
          </w:pPr>
        </w:pPrChange>
      </w:pPr>
      <w:bookmarkStart w:id="95" w:name="ecological-momentary-assessments"/>
      <w:r w:rsidRPr="00F432CF">
        <w:rPr>
          <w:rFonts w:ascii="Times New Roman" w:hAnsi="Times New Roman" w:cs="Times New Roman"/>
          <w:b/>
          <w:bCs/>
          <w:color w:val="auto"/>
        </w:rPr>
        <w:t xml:space="preserve">Ecological </w:t>
      </w:r>
      <w:r w:rsidR="00F432CF">
        <w:rPr>
          <w:rFonts w:ascii="Times New Roman" w:hAnsi="Times New Roman" w:cs="Times New Roman"/>
          <w:b/>
          <w:bCs/>
          <w:color w:val="auto"/>
        </w:rPr>
        <w:t>m</w:t>
      </w:r>
      <w:r w:rsidRPr="00F432CF">
        <w:rPr>
          <w:rFonts w:ascii="Times New Roman" w:hAnsi="Times New Roman" w:cs="Times New Roman"/>
          <w:b/>
          <w:bCs/>
          <w:color w:val="auto"/>
        </w:rPr>
        <w:t xml:space="preserve">omentary </w:t>
      </w:r>
      <w:r w:rsidR="00F432CF">
        <w:rPr>
          <w:rFonts w:ascii="Times New Roman" w:hAnsi="Times New Roman" w:cs="Times New Roman"/>
          <w:b/>
          <w:bCs/>
          <w:color w:val="auto"/>
        </w:rPr>
        <w:t>a</w:t>
      </w:r>
      <w:r w:rsidRPr="00F432CF">
        <w:rPr>
          <w:rFonts w:ascii="Times New Roman" w:hAnsi="Times New Roman" w:cs="Times New Roman"/>
          <w:b/>
          <w:bCs/>
          <w:color w:val="auto"/>
        </w:rPr>
        <w:t>ssessment</w:t>
      </w:r>
      <w:r w:rsidR="00F432CF">
        <w:rPr>
          <w:rFonts w:ascii="Times New Roman" w:hAnsi="Times New Roman" w:cs="Times New Roman"/>
          <w:b/>
          <w:bCs/>
          <w:color w:val="auto"/>
        </w:rPr>
        <w:t>s</w:t>
      </w:r>
    </w:p>
    <w:p w14:paraId="15FD647B" w14:textId="77777777" w:rsidR="00330A02" w:rsidRPr="00F432CF" w:rsidRDefault="00000000" w:rsidP="00F432CF">
      <w:pPr>
        <w:pStyle w:val="FirstParagraph"/>
        <w:spacing w:after="0" w:line="480" w:lineRule="auto"/>
        <w:ind w:firstLine="720"/>
        <w:rPr>
          <w:rFonts w:ascii="Times New Roman" w:hAnsi="Times New Roman" w:cs="Times New Roman"/>
        </w:rPr>
        <w:pPrChange w:id="96" w:author="Kendra Wyant" w:date="2026-06-06T16:16:00Z" w16du:dateUtc="2026-06-06T21:16:00Z">
          <w:pPr>
            <w:pStyle w:val="FirstParagraph"/>
            <w:spacing w:line="480" w:lineRule="auto"/>
            <w:ind w:firstLine="720"/>
          </w:pPr>
        </w:pPrChange>
      </w:pPr>
      <w:r w:rsidRPr="00F432CF">
        <w:rPr>
          <w:rFonts w:ascii="Times New Roman" w:hAnsi="Times New Roman" w:cs="Times New Roman"/>
        </w:rPr>
        <w:t>Participants completed four brief (7-10 questions) EMAs daily. The first and last EMAs of the day were scheduled within one hour of participants’ typical wake and sleep times. The other two EMAs were scheduled randomly within the first and second halves of their typical day, with at least one hour between EMAs. Participants learned how to complete the EMA and reviewed the meaning of each question with a member of the research team during their intake visit to ensure consistent question interpretation.</w:t>
      </w:r>
    </w:p>
    <w:p w14:paraId="35048FF0" w14:textId="77777777" w:rsidR="00330A02" w:rsidRPr="00F432CF" w:rsidRDefault="00000000" w:rsidP="00F432CF">
      <w:pPr>
        <w:pStyle w:val="BodyText"/>
        <w:spacing w:after="0" w:line="480" w:lineRule="auto"/>
        <w:ind w:firstLine="720"/>
        <w:rPr>
          <w:rFonts w:ascii="Times New Roman" w:hAnsi="Times New Roman" w:cs="Times New Roman"/>
        </w:rPr>
        <w:pPrChange w:id="97" w:author="Kendra Wyant" w:date="2026-06-06T16:16:00Z" w16du:dateUtc="2026-06-06T21:16:00Z">
          <w:pPr>
            <w:pStyle w:val="BodyText"/>
            <w:spacing w:line="480" w:lineRule="auto"/>
            <w:ind w:firstLine="720"/>
          </w:pPr>
        </w:pPrChange>
      </w:pPr>
      <w:r w:rsidRPr="00F432CF">
        <w:rPr>
          <w:rFonts w:ascii="Times New Roman" w:hAnsi="Times New Roman" w:cs="Times New Roman"/>
        </w:rPr>
        <w:t xml:space="preserve">On </w:t>
      </w:r>
      <w:ins w:id="98" w:author="Kendra Wyant" w:date="2026-06-06T16:16:00Z" w16du:dateUtc="2026-06-06T21:16:00Z">
        <w:r w:rsidRPr="00F432CF">
          <w:rPr>
            <w:rFonts w:ascii="Times New Roman" w:hAnsi="Times New Roman" w:cs="Times New Roman"/>
          </w:rPr>
          <w:t xml:space="preserve">the first item of </w:t>
        </w:r>
      </w:ins>
      <w:r w:rsidRPr="00F432CF">
        <w:rPr>
          <w:rFonts w:ascii="Times New Roman" w:hAnsi="Times New Roman" w:cs="Times New Roman"/>
        </w:rPr>
        <w:t xml:space="preserve">all EMAs, participants reported </w:t>
      </w:r>
      <w:ins w:id="99" w:author="Kendra Wyant" w:date="2026-06-06T16:16:00Z" w16du:dateUtc="2026-06-06T21:16:00Z">
        <w:r w:rsidRPr="00F432CF">
          <w:rPr>
            <w:rFonts w:ascii="Times New Roman" w:hAnsi="Times New Roman" w:cs="Times New Roman"/>
          </w:rPr>
          <w:t xml:space="preserve">the start and </w:t>
        </w:r>
      </w:ins>
      <w:r w:rsidRPr="00F432CF">
        <w:rPr>
          <w:rFonts w:ascii="Times New Roman" w:hAnsi="Times New Roman" w:cs="Times New Roman"/>
        </w:rPr>
        <w:t xml:space="preserve">dates and times of any </w:t>
      </w:r>
      <w:del w:id="100" w:author="Kendra Wyant" w:date="2026-06-06T16:16:00Z" w16du:dateUtc="2026-06-06T21:16:00Z">
        <w:r w:rsidRPr="003D0047">
          <w:rPr>
            <w:rFonts w:ascii="Times New Roman" w:hAnsi="Times New Roman" w:cs="Times New Roman"/>
          </w:rPr>
          <w:delText xml:space="preserve">previously </w:delText>
        </w:r>
      </w:del>
      <w:r w:rsidRPr="00F432CF">
        <w:rPr>
          <w:rFonts w:ascii="Times New Roman" w:hAnsi="Times New Roman" w:cs="Times New Roman"/>
        </w:rPr>
        <w:t xml:space="preserve">unreported past alcohol use. Next, participants rated the maximum intensity of recent </w:t>
      </w:r>
      <w:r w:rsidRPr="00F432CF">
        <w:rPr>
          <w:rFonts w:ascii="Times New Roman" w:hAnsi="Times New Roman" w:cs="Times New Roman"/>
        </w:rPr>
        <w:lastRenderedPageBreak/>
        <w:t xml:space="preserve">(i.e., since last EMA) experiences of craving, risky situations, stressful events, and pleasant events. Finally, participants rated their current </w:t>
      </w:r>
      <w:proofErr w:type="spellStart"/>
      <w:proofErr w:type="gramStart"/>
      <w:r w:rsidRPr="00F432CF">
        <w:rPr>
          <w:rFonts w:ascii="Times New Roman" w:hAnsi="Times New Roman" w:cs="Times New Roman"/>
        </w:rPr>
        <w:t>affect</w:t>
      </w:r>
      <w:proofErr w:type="spellEnd"/>
      <w:proofErr w:type="gramEnd"/>
      <w:r w:rsidRPr="00F432CF">
        <w:rPr>
          <w:rFonts w:ascii="Times New Roman" w:hAnsi="Times New Roman" w:cs="Times New Roman"/>
        </w:rPr>
        <w:t xml:space="preserve"> on two bipolar scales: valence (Unpleasant/Unhappy to Pleasant/Happy) and arousal (Calm/Sleepy to Aroused/Alert). On the first EMA each day, participants also rated anticipated risky situations, stressful events, and the likelihood that they would drink alcohol in the next week (i.e., abstinence self-efficacy).</w:t>
      </w:r>
    </w:p>
    <w:p w14:paraId="0B12A815" w14:textId="1CD86663" w:rsidR="00330A02" w:rsidRPr="00F432CF" w:rsidRDefault="00000000" w:rsidP="00F432CF">
      <w:pPr>
        <w:pStyle w:val="Heading3"/>
        <w:spacing w:after="0" w:line="480" w:lineRule="auto"/>
        <w:rPr>
          <w:rFonts w:ascii="Times New Roman" w:hAnsi="Times New Roman" w:cs="Times New Roman"/>
          <w:b/>
          <w:bCs/>
          <w:color w:val="auto"/>
        </w:rPr>
        <w:pPrChange w:id="101" w:author="Kendra Wyant" w:date="2026-06-06T16:16:00Z" w16du:dateUtc="2026-06-06T21:16:00Z">
          <w:pPr>
            <w:pStyle w:val="Heading3"/>
          </w:pPr>
        </w:pPrChange>
      </w:pPr>
      <w:bookmarkStart w:id="102" w:name="individual-characteristics"/>
      <w:bookmarkEnd w:id="95"/>
      <w:r w:rsidRPr="00F432CF">
        <w:rPr>
          <w:rFonts w:ascii="Times New Roman" w:hAnsi="Times New Roman" w:cs="Times New Roman"/>
          <w:b/>
          <w:bCs/>
          <w:color w:val="auto"/>
        </w:rPr>
        <w:t xml:space="preserve">Individual </w:t>
      </w:r>
      <w:r w:rsidR="00F432CF">
        <w:rPr>
          <w:rFonts w:ascii="Times New Roman" w:hAnsi="Times New Roman" w:cs="Times New Roman"/>
          <w:b/>
          <w:bCs/>
          <w:color w:val="auto"/>
        </w:rPr>
        <w:t>c</w:t>
      </w:r>
      <w:r w:rsidRPr="00F432CF">
        <w:rPr>
          <w:rFonts w:ascii="Times New Roman" w:hAnsi="Times New Roman" w:cs="Times New Roman"/>
          <w:b/>
          <w:bCs/>
          <w:color w:val="auto"/>
        </w:rPr>
        <w:t>haracteristics</w:t>
      </w:r>
    </w:p>
    <w:p w14:paraId="65C6E274" w14:textId="77777777" w:rsidR="00330A02" w:rsidRPr="00F432CF" w:rsidRDefault="00000000" w:rsidP="00F432CF">
      <w:pPr>
        <w:pStyle w:val="FirstParagraph"/>
        <w:spacing w:after="0" w:line="480" w:lineRule="auto"/>
        <w:ind w:firstLine="720"/>
        <w:rPr>
          <w:rFonts w:ascii="Times New Roman" w:hAnsi="Times New Roman" w:cs="Times New Roman"/>
        </w:rPr>
        <w:pPrChange w:id="103" w:author="Kendra Wyant" w:date="2026-06-06T16:16:00Z" w16du:dateUtc="2026-06-06T21:16:00Z">
          <w:pPr>
            <w:pStyle w:val="FirstParagraph"/>
            <w:spacing w:line="480" w:lineRule="auto"/>
            <w:ind w:firstLine="720"/>
          </w:pPr>
        </w:pPrChange>
      </w:pPr>
      <w:r w:rsidRPr="00F432CF">
        <w:rPr>
          <w:rFonts w:ascii="Times New Roman" w:hAnsi="Times New Roman" w:cs="Times New Roman"/>
        </w:rPr>
        <w:t xml:space="preserve">We collected self-report information about demographics (age, sex at birth, race, ethnicity, education, marital status, employment, and income) and clinical characteristics (AUD milestones, number of quit attempts, lifetime AUD treatment history, lifetime receipt of AUD medication, DSM-5 AUD symptom count, current drug use [32], and presence of psychological symptoms [31] to characterize our sample. DSM-5 AUD symptom count and presence of psychological symptoms were also used to determine eligibility. Demographics were included as features in our models. A subset of these variables (sex at birth, race, ethnicity, and income) </w:t>
      </w:r>
      <w:proofErr w:type="gramStart"/>
      <w:r w:rsidRPr="00F432CF">
        <w:rPr>
          <w:rFonts w:ascii="Times New Roman" w:hAnsi="Times New Roman" w:cs="Times New Roman"/>
        </w:rPr>
        <w:t>were</w:t>
      </w:r>
      <w:proofErr w:type="gramEnd"/>
      <w:r w:rsidRPr="00F432CF">
        <w:rPr>
          <w:rFonts w:ascii="Times New Roman" w:hAnsi="Times New Roman" w:cs="Times New Roman"/>
        </w:rPr>
        <w:t xml:space="preserve"> used for model fairness analyses, as they have documented disparities in treatment access and outcomes. As part of the aims of the parent project, we collected many other trait and state measures throughout the study. A complete list of all measures can be found on our study’s OSF page (</w:t>
      </w:r>
      <w:r w:rsidR="00330A02">
        <w:fldChar w:fldCharType="begin"/>
      </w:r>
      <w:r w:rsidR="00330A02">
        <w:instrText>HYPERLINK "https://osf.io/xta67/" \h</w:instrText>
      </w:r>
      <w:r w:rsidR="00330A02">
        <w:fldChar w:fldCharType="separate"/>
      </w:r>
      <w:r w:rsidR="00330A02" w:rsidRPr="00F432CF">
        <w:rPr>
          <w:rStyle w:val="Hyperlink"/>
          <w:rFonts w:ascii="Times New Roman" w:hAnsi="Times New Roman" w:cs="Times New Roman"/>
        </w:rPr>
        <w:t>https://osf.io/xta67/</w:t>
      </w:r>
      <w:r w:rsidR="00330A02">
        <w:fldChar w:fldCharType="end"/>
      </w:r>
      <w:r w:rsidRPr="00F432CF">
        <w:rPr>
          <w:rFonts w:ascii="Times New Roman" w:hAnsi="Times New Roman" w:cs="Times New Roman"/>
        </w:rPr>
        <w:t>).</w:t>
      </w:r>
    </w:p>
    <w:p w14:paraId="19EA5828" w14:textId="3E3543BB" w:rsidR="00330A02" w:rsidRPr="00F432CF" w:rsidRDefault="00000000" w:rsidP="00F432CF">
      <w:pPr>
        <w:pStyle w:val="Heading2"/>
        <w:spacing w:after="0" w:line="480" w:lineRule="auto"/>
        <w:rPr>
          <w:rFonts w:ascii="Times New Roman" w:hAnsi="Times New Roman" w:cs="Times New Roman"/>
          <w:b/>
          <w:bCs/>
          <w:color w:val="auto"/>
        </w:rPr>
        <w:pPrChange w:id="104" w:author="Kendra Wyant" w:date="2026-06-06T16:16:00Z" w16du:dateUtc="2026-06-06T21:16:00Z">
          <w:pPr>
            <w:pStyle w:val="Heading2"/>
          </w:pPr>
        </w:pPrChange>
      </w:pPr>
      <w:bookmarkStart w:id="105" w:name="data-analytic-strategy"/>
      <w:bookmarkEnd w:id="93"/>
      <w:bookmarkEnd w:id="102"/>
      <w:r w:rsidRPr="00F432CF">
        <w:rPr>
          <w:rFonts w:ascii="Times New Roman" w:hAnsi="Times New Roman" w:cs="Times New Roman"/>
          <w:b/>
          <w:bCs/>
          <w:color w:val="auto"/>
        </w:rPr>
        <w:t xml:space="preserve">Data </w:t>
      </w:r>
      <w:r w:rsidR="00F432CF">
        <w:rPr>
          <w:rFonts w:ascii="Times New Roman" w:hAnsi="Times New Roman" w:cs="Times New Roman"/>
          <w:b/>
          <w:bCs/>
          <w:color w:val="auto"/>
        </w:rPr>
        <w:t>a</w:t>
      </w:r>
      <w:r w:rsidRPr="00F432CF">
        <w:rPr>
          <w:rFonts w:ascii="Times New Roman" w:hAnsi="Times New Roman" w:cs="Times New Roman"/>
          <w:b/>
          <w:bCs/>
          <w:color w:val="auto"/>
        </w:rPr>
        <w:t xml:space="preserve">nalytic </w:t>
      </w:r>
      <w:r w:rsidR="00F432CF">
        <w:rPr>
          <w:rFonts w:ascii="Times New Roman" w:hAnsi="Times New Roman" w:cs="Times New Roman"/>
          <w:b/>
          <w:bCs/>
          <w:color w:val="auto"/>
        </w:rPr>
        <w:t>s</w:t>
      </w:r>
      <w:r w:rsidRPr="00F432CF">
        <w:rPr>
          <w:rFonts w:ascii="Times New Roman" w:hAnsi="Times New Roman" w:cs="Times New Roman"/>
          <w:b/>
          <w:bCs/>
          <w:color w:val="auto"/>
        </w:rPr>
        <w:t>trategy</w:t>
      </w:r>
    </w:p>
    <w:p w14:paraId="4E44AC1B" w14:textId="77777777" w:rsidR="00330A02" w:rsidRPr="00F432CF" w:rsidRDefault="00000000" w:rsidP="00F432CF">
      <w:pPr>
        <w:pStyle w:val="FirstParagraph"/>
        <w:spacing w:after="0" w:line="480" w:lineRule="auto"/>
        <w:ind w:firstLine="720"/>
        <w:rPr>
          <w:rFonts w:ascii="Times New Roman" w:hAnsi="Times New Roman" w:cs="Times New Roman"/>
        </w:rPr>
        <w:pPrChange w:id="106" w:author="Kendra Wyant" w:date="2026-06-06T16:16:00Z" w16du:dateUtc="2026-06-06T21:16:00Z">
          <w:pPr>
            <w:pStyle w:val="FirstParagraph"/>
            <w:spacing w:line="480" w:lineRule="auto"/>
            <w:ind w:firstLine="720"/>
          </w:pPr>
        </w:pPrChange>
      </w:pPr>
      <w:r w:rsidRPr="00F432CF">
        <w:rPr>
          <w:rFonts w:ascii="Times New Roman" w:hAnsi="Times New Roman" w:cs="Times New Roman"/>
        </w:rPr>
        <w:t xml:space="preserve">Data preprocessing, modeling, and Bayesian analyses were done in R (version 4.4.2) using the </w:t>
      </w:r>
      <w:proofErr w:type="spellStart"/>
      <w:r w:rsidRPr="00F432CF">
        <w:rPr>
          <w:rFonts w:ascii="Times New Roman" w:hAnsi="Times New Roman" w:cs="Times New Roman"/>
        </w:rPr>
        <w:t>tidymodels</w:t>
      </w:r>
      <w:proofErr w:type="spellEnd"/>
      <w:r w:rsidRPr="00F432CF">
        <w:rPr>
          <w:rFonts w:ascii="Times New Roman" w:hAnsi="Times New Roman" w:cs="Times New Roman"/>
        </w:rPr>
        <w:t xml:space="preserve"> ecosystem [33–35]. Models were trained and evaluated using </w:t>
      </w:r>
      <w:proofErr w:type="spellStart"/>
      <w:r w:rsidRPr="00F432CF">
        <w:rPr>
          <w:rFonts w:ascii="Times New Roman" w:hAnsi="Times New Roman" w:cs="Times New Roman"/>
        </w:rPr>
        <w:t>high-throughput</w:t>
      </w:r>
      <w:proofErr w:type="spellEnd"/>
      <w:r w:rsidRPr="00F432CF">
        <w:rPr>
          <w:rFonts w:ascii="Times New Roman" w:hAnsi="Times New Roman" w:cs="Times New Roman"/>
        </w:rPr>
        <w:t xml:space="preserve"> computing resources provided by the University of Wisconsin Center for High Throughput Computing [36].</w:t>
      </w:r>
    </w:p>
    <w:p w14:paraId="3B8B5CC7" w14:textId="77777777" w:rsidR="00330A02" w:rsidRPr="00F432CF" w:rsidRDefault="00000000">
      <w:pPr>
        <w:pStyle w:val="Heading3"/>
        <w:rPr>
          <w:rFonts w:ascii="Times New Roman" w:hAnsi="Times New Roman" w:cs="Times New Roman"/>
          <w:b/>
          <w:bCs/>
          <w:color w:val="auto"/>
        </w:rPr>
      </w:pPr>
      <w:bookmarkStart w:id="107" w:name="predictions"/>
      <w:r w:rsidRPr="00F432CF">
        <w:rPr>
          <w:rFonts w:ascii="Times New Roman" w:hAnsi="Times New Roman" w:cs="Times New Roman"/>
          <w:b/>
          <w:bCs/>
          <w:color w:val="auto"/>
        </w:rPr>
        <w:lastRenderedPageBreak/>
        <w:t>Predictions</w:t>
      </w:r>
    </w:p>
    <w:p w14:paraId="6C731761" w14:textId="21381B18" w:rsidR="00330A02" w:rsidRDefault="00000000" w:rsidP="00B35838">
      <w:pPr>
        <w:pStyle w:val="FirstParagraph"/>
        <w:spacing w:after="0" w:line="480" w:lineRule="auto"/>
        <w:ind w:firstLine="720"/>
        <w:rPr>
          <w:rFonts w:ascii="Times New Roman" w:hAnsi="Times New Roman" w:cs="Times New Roman"/>
        </w:rPr>
        <w:pPrChange w:id="108" w:author="Kendra Wyant" w:date="2026-06-06T16:16:00Z" w16du:dateUtc="2026-06-06T21:16:00Z">
          <w:pPr>
            <w:pStyle w:val="FirstParagraph"/>
            <w:spacing w:line="480" w:lineRule="auto"/>
            <w:ind w:firstLine="720"/>
          </w:pPr>
        </w:pPrChange>
      </w:pPr>
      <w:r w:rsidRPr="00F432CF">
        <w:rPr>
          <w:rFonts w:ascii="Times New Roman" w:hAnsi="Times New Roman" w:cs="Times New Roman"/>
        </w:rPr>
        <w:t xml:space="preserve">A </w:t>
      </w:r>
      <w:r w:rsidRPr="00B35838">
        <w:rPr>
          <w:rFonts w:ascii="Times New Roman" w:hAnsi="Times New Roman"/>
          <w:rPrChange w:id="109" w:author="Kendra Wyant" w:date="2026-06-06T16:16:00Z" w16du:dateUtc="2026-06-06T21:16:00Z">
            <w:rPr>
              <w:rFonts w:ascii="Times New Roman" w:hAnsi="Times New Roman"/>
              <w:i/>
            </w:rPr>
          </w:rPrChange>
        </w:rPr>
        <w:t>prediction timepoint</w:t>
      </w:r>
      <w:r w:rsidRPr="00F432CF">
        <w:rPr>
          <w:rFonts w:ascii="Times New Roman" w:hAnsi="Times New Roman" w:cs="Times New Roman"/>
        </w:rPr>
        <w:t xml:space="preserve"> (</w:t>
      </w:r>
      <w:r w:rsidR="00B35838" w:rsidRPr="00B35838">
        <w:rPr>
          <w:rFonts w:ascii="Times New Roman" w:hAnsi="Times New Roman" w:cs="Times New Roman"/>
        </w:rPr>
        <w:t>Fig 1</w:t>
      </w:r>
      <w:r w:rsidRPr="00F432CF">
        <w:rPr>
          <w:rFonts w:ascii="Times New Roman" w:hAnsi="Times New Roman" w:cs="Times New Roman"/>
        </w:rPr>
        <w:t xml:space="preserve">, Panel A) is the hour at which our model calculates a predicted probability of a lapse within a future 24-hour prediction window for any specific individual. We calculated </w:t>
      </w:r>
      <w:del w:id="110" w:author="Kendra Wyant" w:date="2026-06-06T16:16:00Z" w16du:dateUtc="2026-06-06T21:16:00Z">
        <w:r w:rsidRPr="003D0047">
          <w:rPr>
            <w:rFonts w:ascii="Times New Roman" w:hAnsi="Times New Roman" w:cs="Times New Roman"/>
          </w:rPr>
          <w:delText xml:space="preserve">the </w:delText>
        </w:r>
      </w:del>
      <w:r w:rsidRPr="00F432CF">
        <w:rPr>
          <w:rFonts w:ascii="Times New Roman" w:hAnsi="Times New Roman" w:cs="Times New Roman"/>
        </w:rPr>
        <w:t xml:space="preserve">features </w:t>
      </w:r>
      <w:del w:id="111" w:author="Kendra Wyant" w:date="2026-06-06T16:16:00Z" w16du:dateUtc="2026-06-06T21:16:00Z">
        <w:r w:rsidRPr="003D0047">
          <w:rPr>
            <w:rFonts w:ascii="Times New Roman" w:hAnsi="Times New Roman" w:cs="Times New Roman"/>
          </w:rPr>
          <w:delText>used to make predictions at each prediction timepoint within a feature scoring epoch that included</w:delText>
        </w:r>
      </w:del>
      <w:ins w:id="112" w:author="Kendra Wyant" w:date="2026-06-06T16:16:00Z" w16du:dateUtc="2026-06-06T21:16:00Z">
        <w:r w:rsidRPr="00F432CF">
          <w:rPr>
            <w:rFonts w:ascii="Times New Roman" w:hAnsi="Times New Roman" w:cs="Times New Roman"/>
          </w:rPr>
          <w:t>from</w:t>
        </w:r>
      </w:ins>
      <w:r w:rsidRPr="00F432CF">
        <w:rPr>
          <w:rFonts w:ascii="Times New Roman" w:hAnsi="Times New Roman" w:cs="Times New Roman"/>
        </w:rPr>
        <w:t xml:space="preserve"> all available EMAs up until, but not including, the prediction timepoint. The first prediction timepoint for each participant was 24 hours from midnight on their study start date. This ensured at least 24 hours of past EMAs were available</w:t>
      </w:r>
      <w:del w:id="113" w:author="Kendra Wyant" w:date="2026-06-06T16:16:00Z" w16du:dateUtc="2026-06-06T21:16:00Z">
        <w:r w:rsidRPr="003D0047">
          <w:rPr>
            <w:rFonts w:ascii="Times New Roman" w:hAnsi="Times New Roman" w:cs="Times New Roman"/>
          </w:rPr>
          <w:delText xml:space="preserve"> in the feature scoring epoch.</w:delText>
        </w:r>
      </w:del>
      <w:ins w:id="114" w:author="Kendra Wyant" w:date="2026-06-06T16:16:00Z" w16du:dateUtc="2026-06-06T21:16:00Z">
        <w:r w:rsidRPr="00F432CF">
          <w:rPr>
            <w:rFonts w:ascii="Times New Roman" w:hAnsi="Times New Roman" w:cs="Times New Roman"/>
          </w:rPr>
          <w:t>.</w:t>
        </w:r>
      </w:ins>
      <w:r w:rsidRPr="00F432CF">
        <w:rPr>
          <w:rFonts w:ascii="Times New Roman" w:hAnsi="Times New Roman" w:cs="Times New Roman"/>
        </w:rPr>
        <w:t xml:space="preserve"> Subsequent prediction timepoints for each participant repeatedly rolled forward hour-by-hour until the end of their study participation.</w:t>
      </w:r>
    </w:p>
    <w:p w14:paraId="7839C97E" w14:textId="3984A9B2" w:rsidR="00B35838" w:rsidRPr="00B35838" w:rsidRDefault="00B35838" w:rsidP="00B35838">
      <w:pPr>
        <w:pStyle w:val="BodyText"/>
        <w:spacing w:line="480" w:lineRule="auto"/>
        <w:rPr>
          <w:rPrChange w:id="115" w:author="Kendra Wyant" w:date="2026-06-06T16:16:00Z" w16du:dateUtc="2026-06-06T21:16:00Z">
            <w:rPr>
              <w:b/>
            </w:rPr>
          </w:rPrChange>
        </w:rPr>
      </w:pPr>
      <w:r w:rsidRPr="00B35838">
        <w:rPr>
          <w:rFonts w:ascii="Times New Roman" w:hAnsi="Times New Roman" w:cs="Times New Roman"/>
          <w:b/>
          <w:bCs/>
        </w:rPr>
        <w:t>Fig</w:t>
      </w:r>
      <w:del w:id="116" w:author="Kendra Wyant" w:date="2026-06-06T16:16:00Z" w16du:dateUtc="2026-06-06T21:16:00Z">
        <w:r w:rsidR="003D0047" w:rsidRPr="003D0047">
          <w:rPr>
            <w:rFonts w:ascii="Times New Roman" w:hAnsi="Times New Roman" w:cs="Times New Roman"/>
            <w:b/>
            <w:bCs/>
          </w:rPr>
          <w:delText> 1.</w:delText>
        </w:r>
        <w:r w:rsidR="003D0047">
          <w:rPr>
            <w:rFonts w:ascii="Times New Roman" w:hAnsi="Times New Roman" w:cs="Times New Roman"/>
            <w:b/>
            <w:bCs/>
          </w:rPr>
          <w:delText xml:space="preserve"> Predictions.</w:delText>
        </w:r>
      </w:del>
      <w:ins w:id="117" w:author="Kendra Wyant" w:date="2026-06-06T16:16:00Z" w16du:dateUtc="2026-06-06T21:16:00Z">
        <w:r w:rsidRPr="00B35838">
          <w:rPr>
            <w:rFonts w:ascii="Times New Roman" w:hAnsi="Times New Roman" w:cs="Times New Roman"/>
            <w:b/>
            <w:bCs/>
          </w:rPr>
          <w:t xml:space="preserve"> 1. Prediction </w:t>
        </w:r>
        <w:r w:rsidR="003F51E2">
          <w:rPr>
            <w:rFonts w:ascii="Times New Roman" w:hAnsi="Times New Roman" w:cs="Times New Roman"/>
            <w:b/>
            <w:bCs/>
          </w:rPr>
          <w:t>T</w:t>
        </w:r>
        <w:r w:rsidRPr="00B35838">
          <w:rPr>
            <w:rFonts w:ascii="Times New Roman" w:hAnsi="Times New Roman" w:cs="Times New Roman"/>
            <w:b/>
            <w:bCs/>
          </w:rPr>
          <w:t>imepoint</w:t>
        </w:r>
        <w:r w:rsidR="003F51E2">
          <w:rPr>
            <w:rFonts w:ascii="Times New Roman" w:hAnsi="Times New Roman" w:cs="Times New Roman"/>
            <w:b/>
            <w:bCs/>
          </w:rPr>
          <w:t>s</w:t>
        </w:r>
        <w:r w:rsidRPr="00B35838">
          <w:rPr>
            <w:rFonts w:ascii="Times New Roman" w:hAnsi="Times New Roman" w:cs="Times New Roman"/>
            <w:b/>
            <w:bCs/>
          </w:rPr>
          <w:t xml:space="preserve"> and </w:t>
        </w:r>
        <w:r w:rsidR="003F51E2">
          <w:rPr>
            <w:rFonts w:ascii="Times New Roman" w:hAnsi="Times New Roman" w:cs="Times New Roman"/>
            <w:b/>
            <w:bCs/>
          </w:rPr>
          <w:t>P</w:t>
        </w:r>
        <w:r>
          <w:rPr>
            <w:rFonts w:ascii="Times New Roman" w:hAnsi="Times New Roman" w:cs="Times New Roman"/>
            <w:b/>
            <w:bCs/>
          </w:rPr>
          <w:t xml:space="preserve">rediction </w:t>
        </w:r>
        <w:r w:rsidR="003F51E2">
          <w:rPr>
            <w:rFonts w:ascii="Times New Roman" w:hAnsi="Times New Roman" w:cs="Times New Roman"/>
            <w:b/>
            <w:bCs/>
          </w:rPr>
          <w:t>W</w:t>
        </w:r>
        <w:r w:rsidRPr="00B35838">
          <w:rPr>
            <w:rFonts w:ascii="Times New Roman" w:hAnsi="Times New Roman" w:cs="Times New Roman"/>
            <w:b/>
            <w:bCs/>
          </w:rPr>
          <w:t>indow</w:t>
        </w:r>
        <w:r w:rsidR="003F51E2">
          <w:rPr>
            <w:rFonts w:ascii="Times New Roman" w:hAnsi="Times New Roman" w:cs="Times New Roman"/>
            <w:b/>
            <w:bCs/>
          </w:rPr>
          <w:t>s</w:t>
        </w:r>
        <w:r w:rsidRPr="00B35838">
          <w:rPr>
            <w:rFonts w:ascii="Times New Roman" w:hAnsi="Times New Roman" w:cs="Times New Roman"/>
            <w:b/>
            <w:bCs/>
          </w:rPr>
          <w:t>.</w:t>
        </w:r>
      </w:ins>
      <w:r w:rsidRPr="00F432CF">
        <w:rPr>
          <w:rFonts w:ascii="Times New Roman" w:hAnsi="Times New Roman"/>
          <w:rPrChange w:id="118" w:author="Kendra Wyant" w:date="2026-06-06T16:16:00Z" w16du:dateUtc="2026-06-06T21:16:00Z">
            <w:rPr>
              <w:rFonts w:ascii="Times New Roman" w:hAnsi="Times New Roman"/>
              <w:b/>
            </w:rPr>
          </w:rPrChange>
        </w:rPr>
        <w:t xml:space="preserve"> </w:t>
      </w:r>
      <w:r w:rsidRPr="00F432CF">
        <w:rPr>
          <w:rFonts w:ascii="Times New Roman" w:hAnsi="Times New Roman" w:cs="Times New Roman"/>
        </w:rPr>
        <w:t xml:space="preserve">Panel A shows the prediction timepoints at which our model calculated a predicted probability of a lapse. All available data up until, but not including, the prediction timepoint was used to generate these predictions. Features were created for varying </w:t>
      </w:r>
      <w:proofErr w:type="gramStart"/>
      <w:r w:rsidRPr="00F432CF">
        <w:rPr>
          <w:rFonts w:ascii="Times New Roman" w:hAnsi="Times New Roman" w:cs="Times New Roman"/>
        </w:rPr>
        <w:t>feature</w:t>
      </w:r>
      <w:proofErr w:type="gramEnd"/>
      <w:r w:rsidRPr="00F432CF">
        <w:rPr>
          <w:rFonts w:ascii="Times New Roman" w:hAnsi="Times New Roman" w:cs="Times New Roman"/>
        </w:rPr>
        <w:t xml:space="preserve"> scoring epochs before the prediction timepoint (i.e., 12, 24, 48, 72, and 168 hours). Prediction timepoints were updated hourly. Panel B shows how the prediction window (i.e., window in which a lapse might occur) rolls forward hour-by-hour with the prediction timepoint. The prediction window width for all models was 24 hours. Additionally, there were five possible lag times between the prediction timepoint and start of the prediction window. A prediction window either started immediately after the prediction timepoint (no lag) or was lagged by 1 day, 3 days, 1 week, or 2 weeks.</w:t>
      </w:r>
    </w:p>
    <w:p w14:paraId="1654E352" w14:textId="6D13A5D5" w:rsidR="00330A02" w:rsidRPr="00F432CF" w:rsidRDefault="00000000" w:rsidP="00B35838">
      <w:pPr>
        <w:pStyle w:val="BodyText"/>
        <w:spacing w:after="0" w:line="480" w:lineRule="auto"/>
        <w:ind w:firstLine="720"/>
        <w:rPr>
          <w:rFonts w:ascii="Times New Roman" w:hAnsi="Times New Roman" w:cs="Times New Roman"/>
        </w:rPr>
        <w:pPrChange w:id="119" w:author="Kendra Wyant" w:date="2026-06-06T16:16:00Z" w16du:dateUtc="2026-06-06T21:16:00Z">
          <w:pPr>
            <w:pStyle w:val="BodyText"/>
            <w:spacing w:line="480" w:lineRule="auto"/>
            <w:ind w:firstLine="720"/>
          </w:pPr>
        </w:pPrChange>
      </w:pPr>
      <w:r w:rsidRPr="00F432CF">
        <w:rPr>
          <w:rFonts w:ascii="Times New Roman" w:hAnsi="Times New Roman" w:cs="Times New Roman"/>
        </w:rPr>
        <w:t xml:space="preserve">The </w:t>
      </w:r>
      <w:r w:rsidRPr="00B35838">
        <w:rPr>
          <w:rFonts w:ascii="Times New Roman" w:hAnsi="Times New Roman"/>
          <w:rPrChange w:id="120" w:author="Kendra Wyant" w:date="2026-06-06T16:16:00Z" w16du:dateUtc="2026-06-06T21:16:00Z">
            <w:rPr>
              <w:rFonts w:ascii="Times New Roman" w:hAnsi="Times New Roman"/>
              <w:i/>
            </w:rPr>
          </w:rPrChange>
        </w:rPr>
        <w:t>prediction window</w:t>
      </w:r>
      <w:r w:rsidRPr="00F432CF">
        <w:rPr>
          <w:rFonts w:ascii="Times New Roman" w:hAnsi="Times New Roman" w:cs="Times New Roman"/>
        </w:rPr>
        <w:t xml:space="preserve"> (</w:t>
      </w:r>
      <w:r w:rsidR="00B35838" w:rsidRPr="00B35838">
        <w:rPr>
          <w:rFonts w:ascii="Times New Roman" w:hAnsi="Times New Roman" w:cs="Times New Roman"/>
        </w:rPr>
        <w:t xml:space="preserve">Fig </w:t>
      </w:r>
      <w:r w:rsidR="00B35838">
        <w:rPr>
          <w:rFonts w:ascii="Times New Roman" w:hAnsi="Times New Roman" w:cs="Times New Roman"/>
        </w:rPr>
        <w:t>1</w:t>
      </w:r>
      <w:r w:rsidRPr="00F432CF">
        <w:rPr>
          <w:rFonts w:ascii="Times New Roman" w:hAnsi="Times New Roman" w:cs="Times New Roman"/>
        </w:rPr>
        <w:t xml:space="preserve">, Panel B) spans </w:t>
      </w:r>
      <w:proofErr w:type="gramStart"/>
      <w:r w:rsidRPr="00F432CF">
        <w:rPr>
          <w:rFonts w:ascii="Times New Roman" w:hAnsi="Times New Roman" w:cs="Times New Roman"/>
        </w:rPr>
        <w:t>a period of time</w:t>
      </w:r>
      <w:proofErr w:type="gramEnd"/>
      <w:r w:rsidRPr="00F432CF">
        <w:rPr>
          <w:rFonts w:ascii="Times New Roman" w:hAnsi="Times New Roman" w:cs="Times New Roman"/>
        </w:rPr>
        <w:t xml:space="preserve"> in which a lapse might occur. The prediction window width for all models was 24 hours (i.e., models predicted the probability of a lapse occurring within a specific 24-hour period). Prediction windows rolled forward hour-by-hour with the prediction timepoint. However, there were five possible </w:t>
      </w:r>
      <w:r w:rsidRPr="00F432CF">
        <w:rPr>
          <w:rFonts w:ascii="Times New Roman" w:hAnsi="Times New Roman" w:cs="Times New Roman"/>
          <w:i/>
          <w:iCs/>
        </w:rPr>
        <w:t>lag times</w:t>
      </w:r>
      <w:r w:rsidRPr="00F432CF">
        <w:rPr>
          <w:rFonts w:ascii="Times New Roman" w:hAnsi="Times New Roman" w:cs="Times New Roman"/>
        </w:rPr>
        <w:t xml:space="preserve"> </w:t>
      </w:r>
      <w:r w:rsidRPr="00F432CF">
        <w:rPr>
          <w:rFonts w:ascii="Times New Roman" w:hAnsi="Times New Roman" w:cs="Times New Roman"/>
        </w:rPr>
        <w:lastRenderedPageBreak/>
        <w:t>between the prediction timepoint and start of the associated prediction window. A prediction window either started immediately after the prediction time point (no lag) or was lagged by 1 day, 3 days, 1 week, or 2 weeks.</w:t>
      </w:r>
    </w:p>
    <w:p w14:paraId="19868206" w14:textId="0ACCA7F2" w:rsidR="00330A02" w:rsidRPr="00F432CF" w:rsidRDefault="00000000" w:rsidP="00B35838">
      <w:pPr>
        <w:pStyle w:val="BodyText"/>
        <w:spacing w:after="0" w:line="480" w:lineRule="auto"/>
        <w:ind w:firstLine="720"/>
        <w:rPr>
          <w:rFonts w:ascii="Times New Roman" w:hAnsi="Times New Roman" w:cs="Times New Roman"/>
        </w:rPr>
        <w:pPrChange w:id="121" w:author="Kendra Wyant" w:date="2026-06-06T16:16:00Z" w16du:dateUtc="2026-06-06T21:16:00Z">
          <w:pPr>
            <w:pStyle w:val="BodyText"/>
            <w:spacing w:line="480" w:lineRule="auto"/>
            <w:ind w:firstLine="720"/>
          </w:pPr>
        </w:pPrChange>
      </w:pPr>
      <w:r w:rsidRPr="00F432CF">
        <w:rPr>
          <w:rFonts w:ascii="Times New Roman" w:hAnsi="Times New Roman" w:cs="Times New Roman"/>
        </w:rPr>
        <w:t>Given this structure, our models provided hour-by-hour predicted probabilities of an alcohol lapse in a future 24-hour period</w:t>
      </w:r>
      <w:del w:id="122" w:author="Kendra Wyant" w:date="2026-06-06T16:16:00Z" w16du:dateUtc="2026-06-06T21:16:00Z">
        <w:r w:rsidRPr="003D0047">
          <w:rPr>
            <w:rFonts w:ascii="Times New Roman" w:hAnsi="Times New Roman" w:cs="Times New Roman"/>
          </w:rPr>
          <w:delText>.</w:delText>
        </w:r>
      </w:del>
      <w:ins w:id="123" w:author="Kendra Wyant" w:date="2026-06-06T16:16:00Z" w16du:dateUtc="2026-06-06T21:16:00Z">
        <w:r w:rsidRPr="00F432CF">
          <w:rPr>
            <w:rFonts w:ascii="Times New Roman" w:hAnsi="Times New Roman" w:cs="Times New Roman"/>
          </w:rPr>
          <w:t xml:space="preserve"> (i.e., prediction window).</w:t>
        </w:r>
      </w:ins>
      <w:r w:rsidRPr="00F432CF">
        <w:rPr>
          <w:rFonts w:ascii="Times New Roman" w:hAnsi="Times New Roman" w:cs="Times New Roman"/>
        </w:rPr>
        <w:t xml:space="preserve"> Depending on the model, that </w:t>
      </w:r>
      <w:del w:id="124" w:author="Kendra Wyant" w:date="2026-06-06T16:16:00Z" w16du:dateUtc="2026-06-06T21:16:00Z">
        <w:r w:rsidRPr="003D0047">
          <w:rPr>
            <w:rFonts w:ascii="Times New Roman" w:hAnsi="Times New Roman" w:cs="Times New Roman"/>
          </w:rPr>
          <w:delText xml:space="preserve">future period (the </w:delText>
        </w:r>
      </w:del>
      <w:r w:rsidRPr="00F432CF">
        <w:rPr>
          <w:rFonts w:ascii="Times New Roman" w:hAnsi="Times New Roman" w:cs="Times New Roman"/>
        </w:rPr>
        <w:t>prediction window</w:t>
      </w:r>
      <w:del w:id="125" w:author="Kendra Wyant" w:date="2026-06-06T16:16:00Z" w16du:dateUtc="2026-06-06T21:16:00Z">
        <w:r w:rsidRPr="003D0047">
          <w:rPr>
            <w:rFonts w:ascii="Times New Roman" w:hAnsi="Times New Roman" w:cs="Times New Roman"/>
          </w:rPr>
          <w:delText>)</w:delText>
        </w:r>
      </w:del>
      <w:r w:rsidRPr="00F432CF">
        <w:rPr>
          <w:rFonts w:ascii="Times New Roman" w:hAnsi="Times New Roman" w:cs="Times New Roman"/>
        </w:rPr>
        <w:t xml:space="preserve"> might start immediately after the prediction timepoint </w:t>
      </w:r>
      <w:del w:id="126" w:author="Kendra Wyant" w:date="2026-06-06T16:16:00Z" w16du:dateUtc="2026-06-06T21:16:00Z">
        <w:r w:rsidRPr="003D0047">
          <w:rPr>
            <w:rFonts w:ascii="Times New Roman" w:hAnsi="Times New Roman" w:cs="Times New Roman"/>
          </w:rPr>
          <w:delText>or up</w:delText>
        </w:r>
      </w:del>
      <w:ins w:id="127" w:author="Kendra Wyant" w:date="2026-06-06T16:16:00Z" w16du:dateUtc="2026-06-06T21:16:00Z">
        <w:r w:rsidRPr="00F432CF">
          <w:rPr>
            <w:rFonts w:ascii="Times New Roman" w:hAnsi="Times New Roman" w:cs="Times New Roman"/>
          </w:rPr>
          <w:t>(no lag) or it might be lagged</w:t>
        </w:r>
      </w:ins>
      <w:r w:rsidRPr="00F432CF">
        <w:rPr>
          <w:rFonts w:ascii="Times New Roman" w:hAnsi="Times New Roman" w:cs="Times New Roman"/>
        </w:rPr>
        <w:t xml:space="preserve"> to </w:t>
      </w:r>
      <w:ins w:id="128" w:author="Kendra Wyant" w:date="2026-06-06T16:16:00Z" w16du:dateUtc="2026-06-06T21:16:00Z">
        <w:r w:rsidRPr="00F432CF">
          <w:rPr>
            <w:rFonts w:ascii="Times New Roman" w:hAnsi="Times New Roman" w:cs="Times New Roman"/>
          </w:rPr>
          <w:t xml:space="preserve">start 1 day, 3 days, 1 week, or </w:t>
        </w:r>
      </w:ins>
      <w:r w:rsidRPr="00F432CF">
        <w:rPr>
          <w:rFonts w:ascii="Times New Roman" w:hAnsi="Times New Roman" w:cs="Times New Roman"/>
        </w:rPr>
        <w:t xml:space="preserve">2 weeks </w:t>
      </w:r>
      <w:del w:id="129" w:author="Kendra Wyant" w:date="2026-06-06T16:16:00Z" w16du:dateUtc="2026-06-06T21:16:00Z">
        <w:r w:rsidRPr="003D0047">
          <w:rPr>
            <w:rFonts w:ascii="Times New Roman" w:hAnsi="Times New Roman" w:cs="Times New Roman"/>
          </w:rPr>
          <w:delText>into</w:delText>
        </w:r>
      </w:del>
      <w:ins w:id="130" w:author="Kendra Wyant" w:date="2026-06-06T16:16:00Z" w16du:dateUtc="2026-06-06T21:16:00Z">
        <w:r w:rsidRPr="00F432CF">
          <w:rPr>
            <w:rFonts w:ascii="Times New Roman" w:hAnsi="Times New Roman" w:cs="Times New Roman"/>
          </w:rPr>
          <w:t>after</w:t>
        </w:r>
      </w:ins>
      <w:r w:rsidRPr="00F432CF">
        <w:rPr>
          <w:rFonts w:ascii="Times New Roman" w:hAnsi="Times New Roman" w:cs="Times New Roman"/>
        </w:rPr>
        <w:t xml:space="preserve"> the </w:t>
      </w:r>
      <w:del w:id="131" w:author="Kendra Wyant" w:date="2026-06-06T16:16:00Z" w16du:dateUtc="2026-06-06T21:16:00Z">
        <w:r w:rsidRPr="003D0047">
          <w:rPr>
            <w:rFonts w:ascii="Times New Roman" w:hAnsi="Times New Roman" w:cs="Times New Roman"/>
          </w:rPr>
          <w:delText>future</w:delText>
        </w:r>
      </w:del>
      <w:ins w:id="132" w:author="Kendra Wyant" w:date="2026-06-06T16:16:00Z" w16du:dateUtc="2026-06-06T21:16:00Z">
        <w:r w:rsidRPr="00F432CF">
          <w:rPr>
            <w:rFonts w:ascii="Times New Roman" w:hAnsi="Times New Roman" w:cs="Times New Roman"/>
          </w:rPr>
          <w:t>prediction timepoint</w:t>
        </w:r>
      </w:ins>
      <w:r w:rsidRPr="00F432CF">
        <w:rPr>
          <w:rFonts w:ascii="Times New Roman" w:hAnsi="Times New Roman" w:cs="Times New Roman"/>
        </w:rPr>
        <w:t xml:space="preserve">. For example, at midnight on the 30th day of participation, </w:t>
      </w:r>
      <w:del w:id="133" w:author="Kendra Wyant" w:date="2026-06-06T16:16:00Z" w16du:dateUtc="2026-06-06T21:16:00Z">
        <w:r w:rsidRPr="003D0047">
          <w:rPr>
            <w:rFonts w:ascii="Times New Roman" w:hAnsi="Times New Roman" w:cs="Times New Roman"/>
          </w:rPr>
          <w:delText>the feature scoring epoch</w:delText>
        </w:r>
      </w:del>
      <w:ins w:id="134" w:author="Kendra Wyant" w:date="2026-06-06T16:16:00Z" w16du:dateUtc="2026-06-06T21:16:00Z">
        <w:r w:rsidRPr="00F432CF">
          <w:rPr>
            <w:rFonts w:ascii="Times New Roman" w:hAnsi="Times New Roman" w:cs="Times New Roman"/>
          </w:rPr>
          <w:t>features</w:t>
        </w:r>
      </w:ins>
      <w:r w:rsidRPr="00F432CF">
        <w:rPr>
          <w:rFonts w:ascii="Times New Roman" w:hAnsi="Times New Roman" w:cs="Times New Roman"/>
        </w:rPr>
        <w:t xml:space="preserve"> would </w:t>
      </w:r>
      <w:del w:id="135" w:author="Kendra Wyant" w:date="2026-06-06T16:16:00Z" w16du:dateUtc="2026-06-06T21:16:00Z">
        <w:r w:rsidRPr="003D0047">
          <w:rPr>
            <w:rFonts w:ascii="Times New Roman" w:hAnsi="Times New Roman" w:cs="Times New Roman"/>
          </w:rPr>
          <w:delText>include</w:delText>
        </w:r>
      </w:del>
      <w:ins w:id="136" w:author="Kendra Wyant" w:date="2026-06-06T16:16:00Z" w16du:dateUtc="2026-06-06T21:16:00Z">
        <w:r w:rsidRPr="00F432CF">
          <w:rPr>
            <w:rFonts w:ascii="Times New Roman" w:hAnsi="Times New Roman" w:cs="Times New Roman"/>
          </w:rPr>
          <w:t>be calculated from</w:t>
        </w:r>
      </w:ins>
      <w:r w:rsidRPr="00F432CF">
        <w:rPr>
          <w:rFonts w:ascii="Times New Roman" w:hAnsi="Times New Roman" w:cs="Times New Roman"/>
        </w:rPr>
        <w:t xml:space="preserve"> the past 30 days of EMAs. Separate models would predict the probability of lapse for 24-hour </w:t>
      </w:r>
      <w:del w:id="137" w:author="Kendra Wyant" w:date="2026-06-06T16:16:00Z" w16du:dateUtc="2026-06-06T21:16:00Z">
        <w:r w:rsidRPr="003D0047">
          <w:rPr>
            <w:rFonts w:ascii="Times New Roman" w:hAnsi="Times New Roman" w:cs="Times New Roman"/>
          </w:rPr>
          <w:delText>periods starting</w:delText>
        </w:r>
      </w:del>
      <w:ins w:id="138" w:author="Kendra Wyant" w:date="2026-06-06T16:16:00Z" w16du:dateUtc="2026-06-06T21:16:00Z">
        <w:r w:rsidRPr="00F432CF">
          <w:rPr>
            <w:rFonts w:ascii="Times New Roman" w:hAnsi="Times New Roman" w:cs="Times New Roman"/>
          </w:rPr>
          <w:t>prediction windows that start</w:t>
        </w:r>
      </w:ins>
      <w:r w:rsidRPr="00F432CF">
        <w:rPr>
          <w:rFonts w:ascii="Times New Roman" w:hAnsi="Times New Roman" w:cs="Times New Roman"/>
        </w:rPr>
        <w:t xml:space="preserve"> at midnight that day</w:t>
      </w:r>
      <w:del w:id="139" w:author="Kendra Wyant" w:date="2026-06-06T16:16:00Z" w16du:dateUtc="2026-06-06T21:16:00Z">
        <w:r w:rsidRPr="003D0047">
          <w:rPr>
            <w:rFonts w:ascii="Times New Roman" w:hAnsi="Times New Roman" w:cs="Times New Roman"/>
          </w:rPr>
          <w:delText>,</w:delText>
        </w:r>
      </w:del>
      <w:r w:rsidRPr="00F432CF">
        <w:rPr>
          <w:rFonts w:ascii="Times New Roman" w:hAnsi="Times New Roman" w:cs="Times New Roman"/>
        </w:rPr>
        <w:t xml:space="preserve"> or </w:t>
      </w:r>
      <w:del w:id="140" w:author="Kendra Wyant" w:date="2026-06-06T16:16:00Z" w16du:dateUtc="2026-06-06T21:16:00Z">
        <w:r w:rsidRPr="003D0047">
          <w:rPr>
            <w:rFonts w:ascii="Times New Roman" w:hAnsi="Times New Roman" w:cs="Times New Roman"/>
          </w:rPr>
          <w:delText>24-hour periods starting</w:delText>
        </w:r>
      </w:del>
      <w:ins w:id="141" w:author="Kendra Wyant" w:date="2026-06-06T16:16:00Z" w16du:dateUtc="2026-06-06T21:16:00Z">
        <w:r w:rsidRPr="00F432CF">
          <w:rPr>
            <w:rFonts w:ascii="Times New Roman" w:hAnsi="Times New Roman" w:cs="Times New Roman"/>
          </w:rPr>
          <w:t>start</w:t>
        </w:r>
      </w:ins>
      <w:r w:rsidRPr="00F432CF">
        <w:rPr>
          <w:rFonts w:ascii="Times New Roman" w:hAnsi="Times New Roman" w:cs="Times New Roman"/>
        </w:rPr>
        <w:t xml:space="preserve"> 1 day, 3 days, 1 week or 2 weeks after midnight on day 30.</w:t>
      </w:r>
    </w:p>
    <w:p w14:paraId="5836E50A" w14:textId="77777777" w:rsidR="00330A02" w:rsidRPr="003B6140" w:rsidRDefault="00000000">
      <w:pPr>
        <w:pStyle w:val="Heading3"/>
        <w:rPr>
          <w:rFonts w:ascii="Times New Roman" w:hAnsi="Times New Roman" w:cs="Times New Roman"/>
          <w:b/>
          <w:bCs/>
          <w:color w:val="auto"/>
        </w:rPr>
      </w:pPr>
      <w:bookmarkStart w:id="142" w:name="labels"/>
      <w:bookmarkEnd w:id="107"/>
      <w:r w:rsidRPr="003B6140">
        <w:rPr>
          <w:rFonts w:ascii="Times New Roman" w:hAnsi="Times New Roman" w:cs="Times New Roman"/>
          <w:b/>
          <w:bCs/>
          <w:color w:val="auto"/>
        </w:rPr>
        <w:t>Labels</w:t>
      </w:r>
    </w:p>
    <w:p w14:paraId="4CFD87B3" w14:textId="1E27725F" w:rsidR="00330A02" w:rsidRPr="00F432CF" w:rsidRDefault="00000000" w:rsidP="00B35838">
      <w:pPr>
        <w:pStyle w:val="FirstParagraph"/>
        <w:spacing w:after="0" w:line="480" w:lineRule="auto"/>
        <w:ind w:firstLine="720"/>
        <w:rPr>
          <w:rFonts w:ascii="Times New Roman" w:hAnsi="Times New Roman" w:cs="Times New Roman"/>
        </w:rPr>
        <w:pPrChange w:id="143" w:author="Kendra Wyant" w:date="2026-06-06T16:16:00Z" w16du:dateUtc="2026-06-06T21:16:00Z">
          <w:pPr>
            <w:pStyle w:val="FirstParagraph"/>
            <w:spacing w:line="480" w:lineRule="auto"/>
            <w:ind w:firstLine="720"/>
          </w:pPr>
        </w:pPrChange>
      </w:pPr>
      <w:r w:rsidRPr="00F432CF">
        <w:rPr>
          <w:rFonts w:ascii="Times New Roman" w:hAnsi="Times New Roman" w:cs="Times New Roman"/>
        </w:rPr>
        <w:t xml:space="preserve">The start and end dates and times of past drinking episodes were reported on the first EMA item. A prediction window was labeled </w:t>
      </w:r>
      <w:ins w:id="144" w:author="Kendra Wyant" w:date="2026-06-06T16:16:00Z" w16du:dateUtc="2026-06-06T21:16:00Z">
        <w:r w:rsidR="00B35838">
          <w:rPr>
            <w:rFonts w:ascii="Times New Roman" w:hAnsi="Times New Roman" w:cs="Times New Roman"/>
          </w:rPr>
          <w:t>“</w:t>
        </w:r>
      </w:ins>
      <w:r w:rsidRPr="00B35838">
        <w:rPr>
          <w:rFonts w:ascii="Times New Roman" w:hAnsi="Times New Roman"/>
          <w:rPrChange w:id="145" w:author="Kendra Wyant" w:date="2026-06-06T16:16:00Z" w16du:dateUtc="2026-06-06T21:16:00Z">
            <w:rPr>
              <w:rFonts w:ascii="Times New Roman" w:hAnsi="Times New Roman"/>
              <w:i/>
            </w:rPr>
          </w:rPrChange>
        </w:rPr>
        <w:t>lapse</w:t>
      </w:r>
      <w:ins w:id="146" w:author="Kendra Wyant" w:date="2026-06-06T16:16:00Z" w16du:dateUtc="2026-06-06T21:16:00Z">
        <w:r w:rsidR="00B35838">
          <w:rPr>
            <w:rFonts w:ascii="Times New Roman" w:hAnsi="Times New Roman" w:cs="Times New Roman"/>
          </w:rPr>
          <w:t>”</w:t>
        </w:r>
      </w:ins>
      <w:r w:rsidRPr="00F432CF">
        <w:rPr>
          <w:rFonts w:ascii="Times New Roman" w:hAnsi="Times New Roman" w:cs="Times New Roman"/>
        </w:rPr>
        <w:t xml:space="preserve"> if the start date/hour of any drinking episode fell within that window. A window was labeled </w:t>
      </w:r>
      <w:ins w:id="147" w:author="Kendra Wyant" w:date="2026-06-06T16:16:00Z" w16du:dateUtc="2026-06-06T21:16:00Z">
        <w:r w:rsidR="00B35838">
          <w:rPr>
            <w:rFonts w:ascii="Times New Roman" w:hAnsi="Times New Roman" w:cs="Times New Roman"/>
          </w:rPr>
          <w:t>“</w:t>
        </w:r>
      </w:ins>
      <w:r w:rsidRPr="00B35838">
        <w:rPr>
          <w:rFonts w:ascii="Times New Roman" w:hAnsi="Times New Roman"/>
          <w:rPrChange w:id="148" w:author="Kendra Wyant" w:date="2026-06-06T16:16:00Z" w16du:dateUtc="2026-06-06T21:16:00Z">
            <w:rPr>
              <w:rFonts w:ascii="Times New Roman" w:hAnsi="Times New Roman"/>
              <w:i/>
            </w:rPr>
          </w:rPrChange>
        </w:rPr>
        <w:t>no lapse</w:t>
      </w:r>
      <w:ins w:id="149" w:author="Kendra Wyant" w:date="2026-06-06T16:16:00Z" w16du:dateUtc="2026-06-06T21:16:00Z">
        <w:r w:rsidR="00B35838">
          <w:rPr>
            <w:rFonts w:ascii="Times New Roman" w:hAnsi="Times New Roman" w:cs="Times New Roman"/>
          </w:rPr>
          <w:t>”</w:t>
        </w:r>
      </w:ins>
      <w:r w:rsidRPr="00B35838">
        <w:rPr>
          <w:rFonts w:ascii="Times New Roman" w:hAnsi="Times New Roman" w:cs="Times New Roman"/>
        </w:rPr>
        <w:t xml:space="preserve"> </w:t>
      </w:r>
      <w:r w:rsidRPr="00F432CF">
        <w:rPr>
          <w:rFonts w:ascii="Times New Roman" w:hAnsi="Times New Roman" w:cs="Times New Roman"/>
        </w:rPr>
        <w:t xml:space="preserve">if no alcohol use occurred within that window +/- 24 hours. If no alcohol use occurred within the window but did occur within 24 hours of the start or end of the window, the window was excluded. We used this conservative 24-hour fence for labeling windows as no lapse (vs. excluded) to increase the fidelity of these labels. Given that most windows were labeled no </w:t>
      </w:r>
      <w:proofErr w:type="gramStart"/>
      <w:r w:rsidRPr="00F432CF">
        <w:rPr>
          <w:rFonts w:ascii="Times New Roman" w:hAnsi="Times New Roman" w:cs="Times New Roman"/>
        </w:rPr>
        <w:t>lapse</w:t>
      </w:r>
      <w:proofErr w:type="gramEnd"/>
      <w:r w:rsidRPr="00F432CF">
        <w:rPr>
          <w:rFonts w:ascii="Times New Roman" w:hAnsi="Times New Roman" w:cs="Times New Roman"/>
        </w:rPr>
        <w:t>, and the outcome was highly unbalanced, it was not problematic to exclude some no lapse events to further increase confidence in those labels.</w:t>
      </w:r>
    </w:p>
    <w:p w14:paraId="354BBA6A" w14:textId="77777777" w:rsidR="00330A02" w:rsidRPr="00F432CF" w:rsidRDefault="00000000" w:rsidP="00B35838">
      <w:pPr>
        <w:pStyle w:val="BodyText"/>
        <w:spacing w:after="0" w:line="480" w:lineRule="auto"/>
        <w:ind w:firstLine="720"/>
        <w:rPr>
          <w:rFonts w:ascii="Times New Roman" w:hAnsi="Times New Roman" w:cs="Times New Roman"/>
        </w:rPr>
        <w:pPrChange w:id="150" w:author="Kendra Wyant" w:date="2026-06-06T16:16:00Z" w16du:dateUtc="2026-06-06T21:16:00Z">
          <w:pPr>
            <w:pStyle w:val="BodyText"/>
            <w:spacing w:line="480" w:lineRule="auto"/>
            <w:ind w:firstLine="720"/>
          </w:pPr>
        </w:pPrChange>
      </w:pPr>
      <w:r w:rsidRPr="00F432CF">
        <w:rPr>
          <w:rFonts w:ascii="Times New Roman" w:hAnsi="Times New Roman" w:cs="Times New Roman"/>
        </w:rPr>
        <w:lastRenderedPageBreak/>
        <w:t>This method produced totals of: 274,179 labels for the baseline (no lag) model</w:t>
      </w:r>
      <w:del w:id="151" w:author="Kendra Wyant" w:date="2026-06-06T16:16:00Z" w16du:dateUtc="2026-06-06T21:16:00Z">
        <w:r w:rsidRPr="003D0047">
          <w:rPr>
            <w:rFonts w:ascii="Times New Roman" w:hAnsi="Times New Roman" w:cs="Times New Roman"/>
          </w:rPr>
          <w:delText>;</w:delText>
        </w:r>
      </w:del>
      <w:ins w:id="152" w:author="Kendra Wyant" w:date="2026-06-06T16:16:00Z" w16du:dateUtc="2026-06-06T21:16:00Z">
        <w:r w:rsidRPr="00F432CF">
          <w:rPr>
            <w:rFonts w:ascii="Times New Roman" w:hAnsi="Times New Roman" w:cs="Times New Roman"/>
          </w:rPr>
          <w:t xml:space="preserve"> (7.7% lapse);</w:t>
        </w:r>
      </w:ins>
      <w:r w:rsidRPr="00F432CF">
        <w:rPr>
          <w:rFonts w:ascii="Times New Roman" w:hAnsi="Times New Roman" w:cs="Times New Roman"/>
        </w:rPr>
        <w:t xml:space="preserve"> 270,911 labels for the 1-day lagged model</w:t>
      </w:r>
      <w:del w:id="153" w:author="Kendra Wyant" w:date="2026-06-06T16:16:00Z" w16du:dateUtc="2026-06-06T21:16:00Z">
        <w:r w:rsidRPr="003D0047">
          <w:rPr>
            <w:rFonts w:ascii="Times New Roman" w:hAnsi="Times New Roman" w:cs="Times New Roman"/>
          </w:rPr>
          <w:delText>;</w:delText>
        </w:r>
      </w:del>
      <w:ins w:id="154" w:author="Kendra Wyant" w:date="2026-06-06T16:16:00Z" w16du:dateUtc="2026-06-06T21:16:00Z">
        <w:r w:rsidRPr="00F432CF">
          <w:rPr>
            <w:rFonts w:ascii="Times New Roman" w:hAnsi="Times New Roman" w:cs="Times New Roman"/>
          </w:rPr>
          <w:t xml:space="preserve"> (7.7% lapse);</w:t>
        </w:r>
      </w:ins>
      <w:r w:rsidRPr="00F432CF">
        <w:rPr>
          <w:rFonts w:ascii="Times New Roman" w:hAnsi="Times New Roman" w:cs="Times New Roman"/>
        </w:rPr>
        <w:t xml:space="preserve"> 264,362 labels for the 3-day lagged model</w:t>
      </w:r>
      <w:del w:id="155" w:author="Kendra Wyant" w:date="2026-06-06T16:16:00Z" w16du:dateUtc="2026-06-06T21:16:00Z">
        <w:r w:rsidRPr="003D0047">
          <w:rPr>
            <w:rFonts w:ascii="Times New Roman" w:hAnsi="Times New Roman" w:cs="Times New Roman"/>
          </w:rPr>
          <w:delText>;</w:delText>
        </w:r>
      </w:del>
      <w:ins w:id="156" w:author="Kendra Wyant" w:date="2026-06-06T16:16:00Z" w16du:dateUtc="2026-06-06T21:16:00Z">
        <w:r w:rsidRPr="00F432CF">
          <w:rPr>
            <w:rFonts w:ascii="Times New Roman" w:hAnsi="Times New Roman" w:cs="Times New Roman"/>
          </w:rPr>
          <w:t xml:space="preserve"> (7.6% lapse);</w:t>
        </w:r>
      </w:ins>
      <w:r w:rsidRPr="00F432CF">
        <w:rPr>
          <w:rFonts w:ascii="Times New Roman" w:hAnsi="Times New Roman" w:cs="Times New Roman"/>
        </w:rPr>
        <w:t xml:space="preserve"> 251,458 labels for the 1-week lagged model</w:t>
      </w:r>
      <w:del w:id="157" w:author="Kendra Wyant" w:date="2026-06-06T16:16:00Z" w16du:dateUtc="2026-06-06T21:16:00Z">
        <w:r w:rsidRPr="003D0047">
          <w:rPr>
            <w:rFonts w:ascii="Times New Roman" w:hAnsi="Times New Roman" w:cs="Times New Roman"/>
          </w:rPr>
          <w:delText>;</w:delText>
        </w:r>
      </w:del>
      <w:ins w:id="158" w:author="Kendra Wyant" w:date="2026-06-06T16:16:00Z" w16du:dateUtc="2026-06-06T21:16:00Z">
        <w:r w:rsidRPr="00F432CF">
          <w:rPr>
            <w:rFonts w:ascii="Times New Roman" w:hAnsi="Times New Roman" w:cs="Times New Roman"/>
          </w:rPr>
          <w:t xml:space="preserve"> (7.6% lapse);</w:t>
        </w:r>
      </w:ins>
      <w:r w:rsidRPr="00F432CF">
        <w:rPr>
          <w:rFonts w:ascii="Times New Roman" w:hAnsi="Times New Roman" w:cs="Times New Roman"/>
        </w:rPr>
        <w:t xml:space="preserve"> and 228,420 labels for the 2-week lagged model</w:t>
      </w:r>
      <w:del w:id="159" w:author="Kendra Wyant" w:date="2026-06-06T16:16:00Z" w16du:dateUtc="2026-06-06T21:16:00Z">
        <w:r w:rsidRPr="003D0047">
          <w:rPr>
            <w:rFonts w:ascii="Times New Roman" w:hAnsi="Times New Roman" w:cs="Times New Roman"/>
          </w:rPr>
          <w:delText>.</w:delText>
        </w:r>
      </w:del>
      <w:ins w:id="160" w:author="Kendra Wyant" w:date="2026-06-06T16:16:00Z" w16du:dateUtc="2026-06-06T21:16:00Z">
        <w:r w:rsidRPr="00F432CF">
          <w:rPr>
            <w:rFonts w:ascii="Times New Roman" w:hAnsi="Times New Roman" w:cs="Times New Roman"/>
          </w:rPr>
          <w:t xml:space="preserve"> (7.6% lapse).</w:t>
        </w:r>
      </w:ins>
    </w:p>
    <w:p w14:paraId="353B4CED" w14:textId="6C181DF5" w:rsidR="00330A02" w:rsidRPr="003B6140" w:rsidRDefault="00000000">
      <w:pPr>
        <w:pStyle w:val="Heading3"/>
        <w:rPr>
          <w:rFonts w:ascii="Times New Roman" w:hAnsi="Times New Roman" w:cs="Times New Roman"/>
          <w:b/>
          <w:bCs/>
          <w:color w:val="auto"/>
        </w:rPr>
      </w:pPr>
      <w:bookmarkStart w:id="161" w:name="feature-engineering"/>
      <w:bookmarkEnd w:id="142"/>
      <w:r w:rsidRPr="003B6140">
        <w:rPr>
          <w:rFonts w:ascii="Times New Roman" w:hAnsi="Times New Roman" w:cs="Times New Roman"/>
          <w:b/>
          <w:bCs/>
          <w:color w:val="auto"/>
        </w:rPr>
        <w:t xml:space="preserve">Feature </w:t>
      </w:r>
      <w:r w:rsidR="003B6140" w:rsidRPr="003B6140">
        <w:rPr>
          <w:rFonts w:ascii="Times New Roman" w:hAnsi="Times New Roman" w:cs="Times New Roman"/>
          <w:b/>
          <w:bCs/>
          <w:color w:val="auto"/>
        </w:rPr>
        <w:t>e</w:t>
      </w:r>
      <w:r w:rsidRPr="003B6140">
        <w:rPr>
          <w:rFonts w:ascii="Times New Roman" w:hAnsi="Times New Roman" w:cs="Times New Roman"/>
          <w:b/>
          <w:bCs/>
          <w:color w:val="auto"/>
        </w:rPr>
        <w:t>ngineering</w:t>
      </w:r>
    </w:p>
    <w:p w14:paraId="3F02E076" w14:textId="77777777" w:rsidR="00330A02" w:rsidRPr="00F432CF" w:rsidRDefault="00000000" w:rsidP="00600AA0">
      <w:pPr>
        <w:pStyle w:val="FirstParagraph"/>
        <w:spacing w:after="0" w:line="480" w:lineRule="auto"/>
        <w:ind w:firstLine="720"/>
        <w:rPr>
          <w:rFonts w:ascii="Times New Roman" w:hAnsi="Times New Roman" w:cs="Times New Roman"/>
        </w:rPr>
        <w:pPrChange w:id="162" w:author="Kendra Wyant" w:date="2026-06-06T16:16:00Z" w16du:dateUtc="2026-06-06T21:16:00Z">
          <w:pPr>
            <w:pStyle w:val="FirstParagraph"/>
            <w:spacing w:line="480" w:lineRule="auto"/>
            <w:ind w:firstLine="720"/>
          </w:pPr>
        </w:pPrChange>
      </w:pPr>
      <w:r w:rsidRPr="00F432CF">
        <w:rPr>
          <w:rFonts w:ascii="Times New Roman" w:hAnsi="Times New Roman" w:cs="Times New Roman"/>
        </w:rPr>
        <w:t xml:space="preserve">Features were calculated using only data collected </w:t>
      </w:r>
      <w:del w:id="163" w:author="Kendra Wyant" w:date="2026-06-06T16:16:00Z" w16du:dateUtc="2026-06-06T21:16:00Z">
        <w:r w:rsidRPr="003D0047">
          <w:rPr>
            <w:rFonts w:ascii="Times New Roman" w:hAnsi="Times New Roman" w:cs="Times New Roman"/>
          </w:rPr>
          <w:delText>in feature scoring epochs before</w:delText>
        </w:r>
      </w:del>
      <w:ins w:id="164" w:author="Kendra Wyant" w:date="2026-06-06T16:16:00Z" w16du:dateUtc="2026-06-06T21:16:00Z">
        <w:r w:rsidRPr="00F432CF">
          <w:rPr>
            <w:rFonts w:ascii="Times New Roman" w:hAnsi="Times New Roman" w:cs="Times New Roman"/>
          </w:rPr>
          <w:t>prior to</w:t>
        </w:r>
      </w:ins>
      <w:r w:rsidRPr="00F432CF">
        <w:rPr>
          <w:rFonts w:ascii="Times New Roman" w:hAnsi="Times New Roman" w:cs="Times New Roman"/>
        </w:rPr>
        <w:t xml:space="preserve"> each prediction timepoint to ensure our models were making true future predictions. For the no lag model, the prediction timepoint was at the start of prediction window, so all data prior to the start of the prediction window were included. For the lagged models, the prediction timepoint was 1 day, 3 days, 1 week, or 2 weeks prior to the start of the prediction window, so the last EMA data used for feature engineering were collected 1 day, 3 days, 1 week, or 2 weeks prior to the start of the prediction window.</w:t>
      </w:r>
    </w:p>
    <w:p w14:paraId="6C69E9D4" w14:textId="77777777" w:rsidR="00330A02" w:rsidRPr="00F432CF" w:rsidRDefault="00000000" w:rsidP="00600AA0">
      <w:pPr>
        <w:pStyle w:val="BodyText"/>
        <w:spacing w:after="0" w:line="480" w:lineRule="auto"/>
        <w:ind w:firstLine="360"/>
        <w:rPr>
          <w:rFonts w:ascii="Times New Roman" w:hAnsi="Times New Roman" w:cs="Times New Roman"/>
        </w:rPr>
        <w:pPrChange w:id="165" w:author="Kendra Wyant" w:date="2026-06-06T16:16:00Z" w16du:dateUtc="2026-06-06T21:16:00Z">
          <w:pPr>
            <w:pStyle w:val="BodyText"/>
            <w:spacing w:line="480" w:lineRule="auto"/>
            <w:ind w:firstLine="360"/>
          </w:pPr>
        </w:pPrChange>
      </w:pPr>
      <w:r w:rsidRPr="00F432CF">
        <w:rPr>
          <w:rFonts w:ascii="Times New Roman" w:hAnsi="Times New Roman" w:cs="Times New Roman"/>
        </w:rPr>
        <w:t>A total of 285 features were derived from three data sources:</w:t>
      </w:r>
    </w:p>
    <w:p w14:paraId="363C577D" w14:textId="0FADD8E9" w:rsidR="00330A02" w:rsidRPr="00F432CF" w:rsidRDefault="00600AA0" w:rsidP="00600AA0">
      <w:pPr>
        <w:numPr>
          <w:ilvl w:val="0"/>
          <w:numId w:val="3"/>
        </w:numPr>
        <w:spacing w:after="0" w:line="480" w:lineRule="auto"/>
        <w:rPr>
          <w:rFonts w:ascii="Times New Roman" w:hAnsi="Times New Roman" w:cs="Times New Roman"/>
        </w:rPr>
        <w:pPrChange w:id="166" w:author="Kendra Wyant" w:date="2026-06-06T16:16:00Z" w16du:dateUtc="2026-06-06T21:16:00Z">
          <w:pPr>
            <w:numPr>
              <w:numId w:val="3"/>
            </w:numPr>
            <w:spacing w:line="480" w:lineRule="auto"/>
            <w:ind w:left="720" w:hanging="360"/>
          </w:pPr>
        </w:pPrChange>
      </w:pPr>
      <w:ins w:id="167" w:author="Kendra Wyant" w:date="2026-06-06T16:16:00Z" w16du:dateUtc="2026-06-06T21:16:00Z">
        <w:r>
          <w:rPr>
            <w:rFonts w:ascii="Times New Roman" w:hAnsi="Times New Roman" w:cs="Times New Roman"/>
          </w:rPr>
          <w:t xml:space="preserve">      </w:t>
        </w:r>
      </w:ins>
      <w:r w:rsidRPr="00600AA0">
        <w:rPr>
          <w:rFonts w:ascii="Times New Roman" w:hAnsi="Times New Roman"/>
          <w:rPrChange w:id="168" w:author="Kendra Wyant" w:date="2026-06-06T16:16:00Z" w16du:dateUtc="2026-06-06T21:16:00Z">
            <w:rPr>
              <w:rFonts w:ascii="Times New Roman" w:hAnsi="Times New Roman"/>
              <w:i/>
            </w:rPr>
          </w:rPrChange>
        </w:rPr>
        <w:t>Prediction window</w:t>
      </w:r>
      <w:r w:rsidRPr="00600AA0">
        <w:rPr>
          <w:rFonts w:ascii="Times New Roman" w:hAnsi="Times New Roman" w:cs="Times New Roman"/>
        </w:rPr>
        <w:t>:</w:t>
      </w:r>
      <w:r w:rsidRPr="00F432CF">
        <w:rPr>
          <w:rFonts w:ascii="Times New Roman" w:hAnsi="Times New Roman" w:cs="Times New Roman"/>
        </w:rPr>
        <w:t xml:space="preserve"> We dummy-coded features for day of the week at the start of the prediction window.</w:t>
      </w:r>
    </w:p>
    <w:p w14:paraId="43F5186C" w14:textId="2EC298CA" w:rsidR="00330A02" w:rsidRPr="00F432CF" w:rsidRDefault="00600AA0" w:rsidP="00600AA0">
      <w:pPr>
        <w:numPr>
          <w:ilvl w:val="0"/>
          <w:numId w:val="3"/>
        </w:numPr>
        <w:spacing w:after="0" w:line="480" w:lineRule="auto"/>
        <w:rPr>
          <w:rFonts w:ascii="Times New Roman" w:hAnsi="Times New Roman" w:cs="Times New Roman"/>
        </w:rPr>
        <w:pPrChange w:id="169" w:author="Kendra Wyant" w:date="2026-06-06T16:16:00Z" w16du:dateUtc="2026-06-06T21:16:00Z">
          <w:pPr>
            <w:numPr>
              <w:numId w:val="3"/>
            </w:numPr>
            <w:spacing w:line="480" w:lineRule="auto"/>
            <w:ind w:left="720" w:hanging="360"/>
          </w:pPr>
        </w:pPrChange>
      </w:pPr>
      <w:ins w:id="170" w:author="Kendra Wyant" w:date="2026-06-06T16:16:00Z" w16du:dateUtc="2026-06-06T21:16:00Z">
        <w:r>
          <w:rPr>
            <w:rFonts w:ascii="Times New Roman" w:hAnsi="Times New Roman" w:cs="Times New Roman"/>
          </w:rPr>
          <w:t xml:space="preserve">      </w:t>
        </w:r>
      </w:ins>
      <w:r w:rsidRPr="00600AA0">
        <w:rPr>
          <w:rFonts w:ascii="Times New Roman" w:hAnsi="Times New Roman"/>
          <w:rPrChange w:id="171" w:author="Kendra Wyant" w:date="2026-06-06T16:16:00Z" w16du:dateUtc="2026-06-06T21:16:00Z">
            <w:rPr>
              <w:rFonts w:ascii="Times New Roman" w:hAnsi="Times New Roman"/>
              <w:i/>
            </w:rPr>
          </w:rPrChange>
        </w:rPr>
        <w:t>Demographics</w:t>
      </w:r>
      <w:r w:rsidRPr="00600AA0">
        <w:rPr>
          <w:rFonts w:ascii="Times New Roman" w:hAnsi="Times New Roman" w:cs="Times New Roman"/>
        </w:rPr>
        <w:t>:</w:t>
      </w:r>
      <w:r w:rsidRPr="00F432CF">
        <w:rPr>
          <w:rFonts w:ascii="Times New Roman" w:hAnsi="Times New Roman" w:cs="Times New Roman"/>
        </w:rPr>
        <w:t xml:space="preserve"> We created quantitative features for age (in years) and personal income (in dollars), and dummy-coded features for sex at birth (male vs. female), race/ethnicity (non-Hispanic White vs. non-White and/or Hispanic), marital status (married vs. not married vs. other), education (high school or less vs. some college vs. college degree), and employment status (employed vs. unemployed).</w:t>
      </w:r>
    </w:p>
    <w:p w14:paraId="2CB6C20D" w14:textId="653BEFEB" w:rsidR="00330A02" w:rsidRPr="00F432CF" w:rsidRDefault="00600AA0" w:rsidP="00600AA0">
      <w:pPr>
        <w:numPr>
          <w:ilvl w:val="0"/>
          <w:numId w:val="3"/>
        </w:numPr>
        <w:spacing w:after="0" w:line="480" w:lineRule="auto"/>
        <w:rPr>
          <w:rFonts w:ascii="Times New Roman" w:hAnsi="Times New Roman" w:cs="Times New Roman"/>
        </w:rPr>
        <w:pPrChange w:id="172" w:author="Kendra Wyant" w:date="2026-06-06T16:16:00Z" w16du:dateUtc="2026-06-06T21:16:00Z">
          <w:pPr>
            <w:numPr>
              <w:numId w:val="3"/>
            </w:numPr>
            <w:spacing w:line="480" w:lineRule="auto"/>
            <w:ind w:left="720" w:hanging="360"/>
          </w:pPr>
        </w:pPrChange>
      </w:pPr>
      <w:ins w:id="173" w:author="Kendra Wyant" w:date="2026-06-06T16:16:00Z" w16du:dateUtc="2026-06-06T21:16:00Z">
        <w:r>
          <w:rPr>
            <w:rFonts w:ascii="Times New Roman" w:hAnsi="Times New Roman" w:cs="Times New Roman"/>
          </w:rPr>
          <w:t xml:space="preserve">      </w:t>
        </w:r>
      </w:ins>
      <w:r w:rsidRPr="00600AA0">
        <w:rPr>
          <w:rFonts w:ascii="Times New Roman" w:hAnsi="Times New Roman"/>
          <w:rPrChange w:id="174" w:author="Kendra Wyant" w:date="2026-06-06T16:16:00Z" w16du:dateUtc="2026-06-06T21:16:00Z">
            <w:rPr>
              <w:rFonts w:ascii="Times New Roman" w:hAnsi="Times New Roman"/>
              <w:i/>
            </w:rPr>
          </w:rPrChange>
        </w:rPr>
        <w:t>Previous EMA responses</w:t>
      </w:r>
      <w:r w:rsidRPr="00600AA0">
        <w:rPr>
          <w:rFonts w:ascii="Times New Roman" w:hAnsi="Times New Roman" w:cs="Times New Roman"/>
        </w:rPr>
        <w:t>:</w:t>
      </w:r>
      <w:r w:rsidRPr="00F432CF">
        <w:rPr>
          <w:rFonts w:ascii="Times New Roman" w:hAnsi="Times New Roman" w:cs="Times New Roman"/>
        </w:rPr>
        <w:t xml:space="preserve"> We calculated raw and </w:t>
      </w:r>
      <w:del w:id="175" w:author="Kendra Wyant" w:date="2026-06-06T16:16:00Z" w16du:dateUtc="2026-06-06T21:16:00Z">
        <w:r w:rsidR="00000000" w:rsidRPr="003D0047">
          <w:rPr>
            <w:rFonts w:ascii="Times New Roman" w:hAnsi="Times New Roman" w:cs="Times New Roman"/>
          </w:rPr>
          <w:delText>change</w:delText>
        </w:r>
      </w:del>
      <w:ins w:id="176" w:author="Kendra Wyant" w:date="2026-06-06T16:16:00Z" w16du:dateUtc="2026-06-06T21:16:00Z">
        <w:r w:rsidRPr="00F432CF">
          <w:rPr>
            <w:rFonts w:ascii="Times New Roman" w:hAnsi="Times New Roman" w:cs="Times New Roman"/>
          </w:rPr>
          <w:t>difference</w:t>
        </w:r>
      </w:ins>
      <w:r w:rsidRPr="00F432CF">
        <w:rPr>
          <w:rFonts w:ascii="Times New Roman" w:hAnsi="Times New Roman" w:cs="Times New Roman"/>
        </w:rPr>
        <w:t xml:space="preserve"> features</w:t>
      </w:r>
      <w:del w:id="177" w:author="Kendra Wyant" w:date="2026-06-06T16:16:00Z" w16du:dateUtc="2026-06-06T21:16:00Z">
        <w:r w:rsidR="00000000" w:rsidRPr="003D0047">
          <w:rPr>
            <w:rFonts w:ascii="Times New Roman" w:hAnsi="Times New Roman" w:cs="Times New Roman"/>
          </w:rPr>
          <w:delText xml:space="preserve"> using EMAs</w:delText>
        </w:r>
      </w:del>
      <w:r w:rsidRPr="00F432CF">
        <w:rPr>
          <w:rFonts w:ascii="Times New Roman" w:hAnsi="Times New Roman" w:cs="Times New Roman"/>
        </w:rPr>
        <w:t xml:space="preserve"> in varying feature scoring epochs (i.e., 12, 24, 48, 72, and 168 hours) before the prediction timepoint for all EMA items</w:t>
      </w:r>
      <w:del w:id="178" w:author="Kendra Wyant" w:date="2026-06-06T16:16:00Z" w16du:dateUtc="2026-06-06T21:16:00Z">
        <w:r w:rsidR="00000000" w:rsidRPr="003D0047">
          <w:rPr>
            <w:rFonts w:ascii="Times New Roman" w:hAnsi="Times New Roman" w:cs="Times New Roman"/>
          </w:rPr>
          <w:delText>.</w:delText>
        </w:r>
      </w:del>
      <w:ins w:id="179" w:author="Kendra Wyant" w:date="2026-06-06T16:16:00Z" w16du:dateUtc="2026-06-06T21:16:00Z">
        <w:r w:rsidRPr="00F432CF">
          <w:rPr>
            <w:rFonts w:ascii="Times New Roman" w:hAnsi="Times New Roman" w:cs="Times New Roman"/>
          </w:rPr>
          <w:t>, except the alcohol use question.</w:t>
        </w:r>
      </w:ins>
      <w:r w:rsidRPr="00F432CF">
        <w:rPr>
          <w:rFonts w:ascii="Times New Roman" w:hAnsi="Times New Roman" w:cs="Times New Roman"/>
        </w:rPr>
        <w:t xml:space="preserve"> Raw features </w:t>
      </w:r>
      <w:r w:rsidRPr="00F432CF">
        <w:rPr>
          <w:rFonts w:ascii="Times New Roman" w:hAnsi="Times New Roman" w:cs="Times New Roman"/>
        </w:rPr>
        <w:lastRenderedPageBreak/>
        <w:t xml:space="preserve">included min, max, </w:t>
      </w:r>
      <w:del w:id="180" w:author="Kendra Wyant" w:date="2026-06-06T16:16:00Z" w16du:dateUtc="2026-06-06T21:16:00Z">
        <w:r w:rsidR="00000000" w:rsidRPr="003D0047">
          <w:rPr>
            <w:rFonts w:ascii="Times New Roman" w:hAnsi="Times New Roman" w:cs="Times New Roman"/>
          </w:rPr>
          <w:delText xml:space="preserve">and </w:delText>
        </w:r>
      </w:del>
      <w:r w:rsidRPr="00F432CF">
        <w:rPr>
          <w:rFonts w:ascii="Times New Roman" w:hAnsi="Times New Roman" w:cs="Times New Roman"/>
        </w:rPr>
        <w:t>median</w:t>
      </w:r>
      <w:del w:id="181" w:author="Kendra Wyant" w:date="2026-06-06T16:16:00Z" w16du:dateUtc="2026-06-06T21:16:00Z">
        <w:r w:rsidR="00000000" w:rsidRPr="003D0047">
          <w:rPr>
            <w:rFonts w:ascii="Times New Roman" w:hAnsi="Times New Roman" w:cs="Times New Roman"/>
          </w:rPr>
          <w:delText xml:space="preserve"> </w:delText>
        </w:r>
      </w:del>
      <w:ins w:id="182" w:author="Kendra Wyant" w:date="2026-06-06T16:16:00Z" w16du:dateUtc="2026-06-06T21:16:00Z">
        <w:r w:rsidRPr="00F432CF">
          <w:rPr>
            <w:rFonts w:ascii="Times New Roman" w:hAnsi="Times New Roman" w:cs="Times New Roman"/>
          </w:rPr>
          <w:t xml:space="preserve">, and most recent </w:t>
        </w:r>
      </w:ins>
      <w:r w:rsidRPr="00F432CF">
        <w:rPr>
          <w:rFonts w:ascii="Times New Roman" w:hAnsi="Times New Roman" w:cs="Times New Roman"/>
        </w:rPr>
        <w:t xml:space="preserve">scores for each EMA item across all EMAs in each epoch for a given participant. We calculated </w:t>
      </w:r>
      <w:del w:id="183" w:author="Kendra Wyant" w:date="2026-06-06T16:16:00Z" w16du:dateUtc="2026-06-06T21:16:00Z">
        <w:r w:rsidR="00000000" w:rsidRPr="003D0047">
          <w:rPr>
            <w:rFonts w:ascii="Times New Roman" w:hAnsi="Times New Roman" w:cs="Times New Roman"/>
          </w:rPr>
          <w:delText>change</w:delText>
        </w:r>
      </w:del>
      <w:ins w:id="184" w:author="Kendra Wyant" w:date="2026-06-06T16:16:00Z" w16du:dateUtc="2026-06-06T21:16:00Z">
        <w:r w:rsidRPr="00F432CF">
          <w:rPr>
            <w:rFonts w:ascii="Times New Roman" w:hAnsi="Times New Roman" w:cs="Times New Roman"/>
          </w:rPr>
          <w:t>difference</w:t>
        </w:r>
      </w:ins>
      <w:r w:rsidRPr="00F432CF">
        <w:rPr>
          <w:rFonts w:ascii="Times New Roman" w:hAnsi="Times New Roman" w:cs="Times New Roman"/>
        </w:rPr>
        <w:t xml:space="preserve"> features by subtracting </w:t>
      </w:r>
      <w:del w:id="185" w:author="Kendra Wyant" w:date="2026-06-06T16:16:00Z" w16du:dateUtc="2026-06-06T21:16:00Z">
        <w:r w:rsidR="00000000" w:rsidRPr="003D0047">
          <w:rPr>
            <w:rFonts w:ascii="Times New Roman" w:hAnsi="Times New Roman" w:cs="Times New Roman"/>
          </w:rPr>
          <w:delText>each</w:delText>
        </w:r>
      </w:del>
      <w:ins w:id="186" w:author="Kendra Wyant" w:date="2026-06-06T16:16:00Z" w16du:dateUtc="2026-06-06T21:16:00Z">
        <w:r w:rsidRPr="00F432CF">
          <w:rPr>
            <w:rFonts w:ascii="Times New Roman" w:hAnsi="Times New Roman" w:cs="Times New Roman"/>
          </w:rPr>
          <w:t>the</w:t>
        </w:r>
      </w:ins>
      <w:r w:rsidRPr="00F432CF">
        <w:rPr>
          <w:rFonts w:ascii="Times New Roman" w:hAnsi="Times New Roman" w:cs="Times New Roman"/>
        </w:rPr>
        <w:t xml:space="preserve"> participant’s </w:t>
      </w:r>
      <w:del w:id="187" w:author="Kendra Wyant" w:date="2026-06-06T16:16:00Z" w16du:dateUtc="2026-06-06T21:16:00Z">
        <w:r w:rsidR="00000000" w:rsidRPr="003D0047">
          <w:rPr>
            <w:rFonts w:ascii="Times New Roman" w:hAnsi="Times New Roman" w:cs="Times New Roman"/>
          </w:rPr>
          <w:delText xml:space="preserve">baseline </w:delText>
        </w:r>
      </w:del>
      <w:r w:rsidRPr="00F432CF">
        <w:rPr>
          <w:rFonts w:ascii="Times New Roman" w:hAnsi="Times New Roman" w:cs="Times New Roman"/>
        </w:rPr>
        <w:t xml:space="preserve">mean </w:t>
      </w:r>
      <w:del w:id="188" w:author="Kendra Wyant" w:date="2026-06-06T16:16:00Z" w16du:dateUtc="2026-06-06T21:16:00Z">
        <w:r w:rsidR="00000000" w:rsidRPr="003D0047">
          <w:rPr>
            <w:rFonts w:ascii="Times New Roman" w:hAnsi="Times New Roman" w:cs="Times New Roman"/>
          </w:rPr>
          <w:delText xml:space="preserve">score for each EMA item from their raw feature. These baseline mean scores were calculated </w:delText>
        </w:r>
      </w:del>
      <w:ins w:id="189" w:author="Kendra Wyant" w:date="2026-06-06T16:16:00Z" w16du:dateUtc="2026-06-06T21:16:00Z">
        <w:r w:rsidRPr="00F432CF">
          <w:rPr>
            <w:rFonts w:ascii="Times New Roman" w:hAnsi="Times New Roman" w:cs="Times New Roman"/>
          </w:rPr>
          <w:t>value (</w:t>
        </w:r>
      </w:ins>
      <w:r w:rsidRPr="00F432CF">
        <w:rPr>
          <w:rFonts w:ascii="Times New Roman" w:hAnsi="Times New Roman" w:cs="Times New Roman"/>
        </w:rPr>
        <w:t xml:space="preserve">using all </w:t>
      </w:r>
      <w:del w:id="190" w:author="Kendra Wyant" w:date="2026-06-06T16:16:00Z" w16du:dateUtc="2026-06-06T21:16:00Z">
        <w:r w:rsidR="00000000" w:rsidRPr="003D0047">
          <w:rPr>
            <w:rFonts w:ascii="Times New Roman" w:hAnsi="Times New Roman" w:cs="Times New Roman"/>
          </w:rPr>
          <w:delText>of a participant’s EMAs collected from the start of participation until</w:delText>
        </w:r>
      </w:del>
      <w:ins w:id="191" w:author="Kendra Wyant" w:date="2026-06-06T16:16:00Z" w16du:dateUtc="2026-06-06T21:16:00Z">
        <w:r w:rsidRPr="00F432CF">
          <w:rPr>
            <w:rFonts w:ascii="Times New Roman" w:hAnsi="Times New Roman" w:cs="Times New Roman"/>
          </w:rPr>
          <w:t>available data prior to</w:t>
        </w:r>
      </w:ins>
      <w:r w:rsidRPr="00F432CF">
        <w:rPr>
          <w:rFonts w:ascii="Times New Roman" w:hAnsi="Times New Roman" w:cs="Times New Roman"/>
        </w:rPr>
        <w:t xml:space="preserve"> the prediction </w:t>
      </w:r>
      <w:del w:id="192" w:author="Kendra Wyant" w:date="2026-06-06T16:16:00Z" w16du:dateUtc="2026-06-06T21:16:00Z">
        <w:r w:rsidR="00000000" w:rsidRPr="003D0047">
          <w:rPr>
            <w:rFonts w:ascii="Times New Roman" w:hAnsi="Times New Roman" w:cs="Times New Roman"/>
          </w:rPr>
          <w:delText>timepoint. We also created raw and change features based on the most recent response for each EMA question and raw and change rate features from previously reported lapses and number of completed EMAs</w:delText>
        </w:r>
      </w:del>
      <w:ins w:id="193" w:author="Kendra Wyant" w:date="2026-06-06T16:16:00Z" w16du:dateUtc="2026-06-06T21:16:00Z">
        <w:r w:rsidRPr="00F432CF">
          <w:rPr>
            <w:rFonts w:ascii="Times New Roman" w:hAnsi="Times New Roman" w:cs="Times New Roman"/>
          </w:rPr>
          <w:t>window) from the associated raw feature value to capture participant-level changes from baseline</w:t>
        </w:r>
      </w:ins>
      <w:r w:rsidRPr="00F432CF">
        <w:rPr>
          <w:rFonts w:ascii="Times New Roman" w:hAnsi="Times New Roman" w:cs="Times New Roman"/>
        </w:rPr>
        <w:t>.</w:t>
      </w:r>
    </w:p>
    <w:p w14:paraId="7A3F25E4" w14:textId="3B538E12" w:rsidR="00330A02" w:rsidRPr="00F432CF" w:rsidRDefault="00600AA0" w:rsidP="00600AA0">
      <w:pPr>
        <w:numPr>
          <w:ilvl w:val="0"/>
          <w:numId w:val="1"/>
        </w:numPr>
        <w:spacing w:after="0" w:line="480" w:lineRule="auto"/>
        <w:rPr>
          <w:ins w:id="194" w:author="Kendra Wyant" w:date="2026-06-06T16:16:00Z" w16du:dateUtc="2026-06-06T21:16:00Z"/>
          <w:rFonts w:ascii="Times New Roman" w:hAnsi="Times New Roman" w:cs="Times New Roman"/>
        </w:rPr>
      </w:pPr>
      <w:ins w:id="195" w:author="Kendra Wyant" w:date="2026-06-06T16:16:00Z" w16du:dateUtc="2026-06-06T21:16:00Z">
        <w:r>
          <w:rPr>
            <w:rFonts w:ascii="Times New Roman" w:hAnsi="Times New Roman" w:cs="Times New Roman"/>
          </w:rPr>
          <w:t xml:space="preserve">      </w:t>
        </w:r>
        <w:r w:rsidRPr="00F432CF">
          <w:rPr>
            <w:rFonts w:ascii="Times New Roman" w:hAnsi="Times New Roman" w:cs="Times New Roman"/>
          </w:rPr>
          <w:t>We calculated raw and difference rate features for past use from reported lapses on the EMA. Raw past use features were generated by dividing the total number of previously reported lapses within a feature scoring epoch by the duration of that epoch. For difference past use rate features, we subtracted the baseline past use rate for that participant (i.e., total number of lapses while on study divided by total hours on study before the prediction window) from their associated raw past use rate. We also calculated raw and difference rate features for completed EMAs (i.e., number of full EMA surveys that were completed in a feature scoring epoch divided by the duration of that epoch).</w:t>
        </w:r>
      </w:ins>
    </w:p>
    <w:p w14:paraId="639D8C5E" w14:textId="77777777" w:rsidR="00330A02" w:rsidRPr="00F432CF" w:rsidRDefault="00000000" w:rsidP="00600AA0">
      <w:pPr>
        <w:pStyle w:val="FirstParagraph"/>
        <w:spacing w:after="0" w:line="480" w:lineRule="auto"/>
        <w:ind w:firstLine="360"/>
        <w:rPr>
          <w:rFonts w:ascii="Times New Roman" w:hAnsi="Times New Roman" w:cs="Times New Roman"/>
        </w:rPr>
        <w:pPrChange w:id="196" w:author="Kendra Wyant" w:date="2026-06-06T16:16:00Z" w16du:dateUtc="2026-06-06T21:16:00Z">
          <w:pPr>
            <w:pStyle w:val="FirstParagraph"/>
            <w:spacing w:line="480" w:lineRule="auto"/>
            <w:ind w:firstLine="360"/>
          </w:pPr>
        </w:pPrChange>
      </w:pPr>
      <w:r w:rsidRPr="00F432CF">
        <w:rPr>
          <w:rFonts w:ascii="Times New Roman" w:hAnsi="Times New Roman" w:cs="Times New Roman"/>
        </w:rPr>
        <w:t xml:space="preserve">Features had missing values if the participant did not respond to the relevant EMA question during the associated scoring epoch. The proportion of missing values across features and models was low (median = .02, range = 0 - .13). We imputed missing data using median imputation for numeric features and mode imputation for nominal features. We selected coarse median/mode methods for handling missing data due to the computational costs associated with more advanced forms of imputation (e.g., KNN imputation, multiple imputation). Importantly, </w:t>
      </w:r>
      <w:r w:rsidRPr="00F432CF">
        <w:rPr>
          <w:rFonts w:ascii="Times New Roman" w:hAnsi="Times New Roman" w:cs="Times New Roman"/>
        </w:rPr>
        <w:lastRenderedPageBreak/>
        <w:t>our imputation calculations are done using only held-in data and can be applied to any new observation.</w:t>
      </w:r>
    </w:p>
    <w:p w14:paraId="2E1EEBC2" w14:textId="77777777" w:rsidR="00330A02" w:rsidRPr="00F432CF" w:rsidRDefault="00000000" w:rsidP="00600AA0">
      <w:pPr>
        <w:pStyle w:val="BodyText"/>
        <w:spacing w:after="0" w:line="480" w:lineRule="auto"/>
        <w:ind w:firstLine="360"/>
        <w:rPr>
          <w:rFonts w:ascii="Times New Roman" w:hAnsi="Times New Roman" w:cs="Times New Roman"/>
        </w:rPr>
        <w:pPrChange w:id="197" w:author="Kendra Wyant" w:date="2026-06-06T16:16:00Z" w16du:dateUtc="2026-06-06T21:16:00Z">
          <w:pPr>
            <w:pStyle w:val="BodyText"/>
            <w:spacing w:line="480" w:lineRule="auto"/>
            <w:ind w:firstLine="360"/>
          </w:pPr>
        </w:pPrChange>
      </w:pPr>
      <w:r w:rsidRPr="00F432CF">
        <w:rPr>
          <w:rFonts w:ascii="Times New Roman" w:hAnsi="Times New Roman" w:cs="Times New Roman"/>
        </w:rPr>
        <w:t xml:space="preserve">Other generic feature engineering steps included removing zero and near-zero variance features as determined from held-in data. A sample feature engineering script (i.e., </w:t>
      </w:r>
      <w:proofErr w:type="spellStart"/>
      <w:r w:rsidRPr="00F432CF">
        <w:rPr>
          <w:rFonts w:ascii="Times New Roman" w:hAnsi="Times New Roman" w:cs="Times New Roman"/>
        </w:rPr>
        <w:t>tidymodels</w:t>
      </w:r>
      <w:proofErr w:type="spellEnd"/>
      <w:r w:rsidRPr="00F432CF">
        <w:rPr>
          <w:rFonts w:ascii="Times New Roman" w:hAnsi="Times New Roman" w:cs="Times New Roman"/>
        </w:rPr>
        <w:t xml:space="preserve"> recipe) containing all feature engineering steps is available on our OSF study page.</w:t>
      </w:r>
    </w:p>
    <w:p w14:paraId="734743BF" w14:textId="2D133E16" w:rsidR="00330A02" w:rsidRPr="003B6140" w:rsidRDefault="00000000">
      <w:pPr>
        <w:pStyle w:val="Heading3"/>
        <w:rPr>
          <w:rFonts w:ascii="Times New Roman" w:hAnsi="Times New Roman" w:cs="Times New Roman"/>
          <w:b/>
          <w:bCs/>
          <w:color w:val="auto"/>
        </w:rPr>
      </w:pPr>
      <w:bookmarkStart w:id="198" w:name="model-configurations"/>
      <w:bookmarkEnd w:id="161"/>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onfigurations</w:t>
      </w:r>
    </w:p>
    <w:p w14:paraId="0FFEE12A" w14:textId="77777777" w:rsidR="00330A02" w:rsidRPr="00F432CF" w:rsidRDefault="00000000" w:rsidP="00600AA0">
      <w:pPr>
        <w:pStyle w:val="FirstParagraph"/>
        <w:spacing w:line="480" w:lineRule="auto"/>
        <w:ind w:firstLine="720"/>
        <w:rPr>
          <w:rFonts w:ascii="Times New Roman" w:hAnsi="Times New Roman" w:cs="Times New Roman"/>
        </w:rPr>
      </w:pPr>
      <w:r w:rsidRPr="00F432CF">
        <w:rPr>
          <w:rFonts w:ascii="Times New Roman" w:hAnsi="Times New Roman" w:cs="Times New Roman"/>
        </w:rPr>
        <w:t xml:space="preserve">We trained and evaluated five separate classification models: one baseline (no lag) model and one model for 1-day, 3-day, 1-week, and 2-week lagged predictions. We considered four well-established statistical algorithms (elastic net, </w:t>
      </w:r>
      <w:proofErr w:type="spellStart"/>
      <w:r w:rsidRPr="00F432CF">
        <w:rPr>
          <w:rFonts w:ascii="Times New Roman" w:hAnsi="Times New Roman" w:cs="Times New Roman"/>
        </w:rPr>
        <w:t>XGBoost</w:t>
      </w:r>
      <w:proofErr w:type="spellEnd"/>
      <w:r w:rsidRPr="00F432CF">
        <w:rPr>
          <w:rFonts w:ascii="Times New Roman" w:hAnsi="Times New Roman" w:cs="Times New Roman"/>
        </w:rPr>
        <w:t>, regularized discriminant analysis, and single layer neural networks) that vary across characteristics expected to affect model performance (e.g., flexibility, complexity, handling higher-order interactions natively) [37]. Candidate model configurations differed across sensible values for key hyperparameters. Configurations also differed on outcome resampling method (i.e., no resampling and up-sampling and down-sampling of the outcome using majority/no lapse to minority/lapse ratios ranging from 5:1 to 1:1).</w:t>
      </w:r>
    </w:p>
    <w:p w14:paraId="4010B597" w14:textId="77777777" w:rsidR="00330A02" w:rsidRPr="003B6140" w:rsidRDefault="00000000">
      <w:pPr>
        <w:pStyle w:val="Heading3"/>
        <w:rPr>
          <w:rFonts w:ascii="Times New Roman" w:hAnsi="Times New Roman" w:cs="Times New Roman"/>
          <w:b/>
          <w:bCs/>
          <w:color w:val="auto"/>
        </w:rPr>
      </w:pPr>
      <w:bookmarkStart w:id="199" w:name="cross-validation"/>
      <w:bookmarkEnd w:id="198"/>
      <w:r w:rsidRPr="003B6140">
        <w:rPr>
          <w:rFonts w:ascii="Times New Roman" w:hAnsi="Times New Roman" w:cs="Times New Roman"/>
          <w:b/>
          <w:bCs/>
          <w:color w:val="auto"/>
        </w:rPr>
        <w:t>Cross-validation</w:t>
      </w:r>
    </w:p>
    <w:p w14:paraId="5C133792" w14:textId="77777777" w:rsidR="00330A02" w:rsidRPr="00F432CF" w:rsidRDefault="00000000" w:rsidP="00600AA0">
      <w:pPr>
        <w:pStyle w:val="FirstParagraph"/>
        <w:spacing w:line="480" w:lineRule="auto"/>
        <w:ind w:firstLine="720"/>
        <w:rPr>
          <w:ins w:id="200" w:author="Kendra Wyant" w:date="2026-06-06T16:16:00Z" w16du:dateUtc="2026-06-06T21:16:00Z"/>
          <w:rFonts w:ascii="Times New Roman" w:hAnsi="Times New Roman" w:cs="Times New Roman"/>
        </w:rPr>
      </w:pPr>
      <w:r w:rsidRPr="00F432CF">
        <w:rPr>
          <w:rFonts w:ascii="Times New Roman" w:hAnsi="Times New Roman" w:cs="Times New Roman"/>
        </w:rPr>
        <w:t xml:space="preserve">We used </w:t>
      </w:r>
      <w:del w:id="201" w:author="Kendra Wyant" w:date="2026-06-06T16:16:00Z" w16du:dateUtc="2026-06-06T21:16:00Z">
        <w:r w:rsidRPr="003D0047">
          <w:rPr>
            <w:rFonts w:ascii="Times New Roman" w:hAnsi="Times New Roman" w:cs="Times New Roman"/>
          </w:rPr>
          <w:delText xml:space="preserve">participant-grouped, </w:delText>
        </w:r>
      </w:del>
      <w:r w:rsidRPr="00F432CF">
        <w:rPr>
          <w:rFonts w:ascii="Times New Roman" w:hAnsi="Times New Roman" w:cs="Times New Roman"/>
        </w:rPr>
        <w:t>nested cross-validation for model training, selection, and evaluation</w:t>
      </w:r>
      <w:ins w:id="202" w:author="Kendra Wyant" w:date="2026-06-06T16:16:00Z" w16du:dateUtc="2026-06-06T21:16:00Z">
        <w:r w:rsidRPr="00F432CF">
          <w:rPr>
            <w:rFonts w:ascii="Times New Roman" w:hAnsi="Times New Roman" w:cs="Times New Roman"/>
          </w:rPr>
          <w:t xml:space="preserve">. Nested cross-validation involves using two nested cross-validation loops to produce unbiased estimates of how well a model performs on new data from new individuals. The inner loop holds out data from model training for model selection (i.e., </w:t>
        </w:r>
        <w:r w:rsidRPr="00600AA0">
          <w:rPr>
            <w:rFonts w:ascii="Times New Roman" w:hAnsi="Times New Roman" w:cs="Times New Roman"/>
          </w:rPr>
          <w:t>validation</w:t>
        </w:r>
        <w:r w:rsidRPr="00F432CF">
          <w:rPr>
            <w:rFonts w:ascii="Times New Roman" w:hAnsi="Times New Roman" w:cs="Times New Roman"/>
          </w:rPr>
          <w:t xml:space="preserve"> sets) and the outer loop holds out new data not previously seen by the respective inner loops (for training or validation) for model evaluation (i.e., </w:t>
        </w:r>
      </w:ins>
      <w:moveToRangeStart w:id="203" w:author="Kendra Wyant" w:date="2026-06-06T16:16:00Z" w:name="move231655029"/>
      <w:moveTo w:id="204" w:author="Kendra Wyant" w:date="2026-06-06T16:16:00Z" w16du:dateUtc="2026-06-06T21:16:00Z">
        <w:r w:rsidRPr="00600AA0">
          <w:rPr>
            <w:rFonts w:ascii="Times New Roman" w:hAnsi="Times New Roman"/>
            <w:rPrChange w:id="205" w:author="Kendra Wyant" w:date="2026-06-06T16:16:00Z" w16du:dateUtc="2026-06-06T21:16:00Z">
              <w:rPr>
                <w:rFonts w:ascii="Times New Roman" w:hAnsi="Times New Roman"/>
                <w:i/>
              </w:rPr>
            </w:rPrChange>
          </w:rPr>
          <w:t>test</w:t>
        </w:r>
        <w:r w:rsidRPr="00F432CF">
          <w:rPr>
            <w:rFonts w:ascii="Times New Roman" w:hAnsi="Times New Roman" w:cs="Times New Roman"/>
          </w:rPr>
          <w:t xml:space="preserve"> sets).</w:t>
        </w:r>
      </w:moveTo>
      <w:moveToRangeEnd w:id="203"/>
      <w:del w:id="206" w:author="Kendra Wyant" w:date="2026-06-06T16:16:00Z" w16du:dateUtc="2026-06-06T21:16:00Z">
        <w:r w:rsidRPr="003D0047">
          <w:rPr>
            <w:rFonts w:ascii="Times New Roman" w:hAnsi="Times New Roman" w:cs="Times New Roman"/>
          </w:rPr>
          <w:delText xml:space="preserve"> with </w:delText>
        </w:r>
      </w:del>
    </w:p>
    <w:p w14:paraId="6847D472" w14:textId="77777777" w:rsidR="00330A02" w:rsidRPr="00F432CF" w:rsidRDefault="00000000" w:rsidP="00600AA0">
      <w:pPr>
        <w:pStyle w:val="BodyText"/>
        <w:spacing w:line="480" w:lineRule="auto"/>
        <w:ind w:firstLine="720"/>
        <w:rPr>
          <w:ins w:id="207" w:author="Kendra Wyant" w:date="2026-06-06T16:16:00Z" w16du:dateUtc="2026-06-06T21:16:00Z"/>
          <w:rFonts w:ascii="Times New Roman" w:hAnsi="Times New Roman" w:cs="Times New Roman"/>
        </w:rPr>
      </w:pPr>
      <w:ins w:id="208" w:author="Kendra Wyant" w:date="2026-06-06T16:16:00Z" w16du:dateUtc="2026-06-06T21:16:00Z">
        <w:r w:rsidRPr="00F432CF">
          <w:rPr>
            <w:rFonts w:ascii="Times New Roman" w:hAnsi="Times New Roman" w:cs="Times New Roman"/>
          </w:rPr>
          <w:lastRenderedPageBreak/>
          <w:t xml:space="preserve">We used 2 repeats of 5-fold cross-validation for the inner loops and 6 repeats of 5-fold cross-validation for the outer loop. Folds were stratified so that all folds contained comparable proportions of individuals who lapsed frequently (i.e., 10+ times) and participants were grouped so that </w:t>
        </w:r>
        <w:proofErr w:type="gramStart"/>
        <w:r w:rsidRPr="00F432CF">
          <w:rPr>
            <w:rFonts w:ascii="Times New Roman" w:hAnsi="Times New Roman" w:cs="Times New Roman"/>
          </w:rPr>
          <w:t>all of</w:t>
        </w:r>
        <w:proofErr w:type="gramEnd"/>
        <w:r w:rsidRPr="00F432CF">
          <w:rPr>
            <w:rFonts w:ascii="Times New Roman" w:hAnsi="Times New Roman" w:cs="Times New Roman"/>
          </w:rPr>
          <w:t xml:space="preserve"> their data were always in the held-in or held-out fold (validation/test) for a split, but never in both.</w:t>
        </w:r>
      </w:ins>
    </w:p>
    <w:p w14:paraId="26AE15A6" w14:textId="77777777" w:rsidR="00330A02" w:rsidRPr="00F432CF" w:rsidRDefault="00000000" w:rsidP="00600AA0">
      <w:pPr>
        <w:pStyle w:val="BodyText"/>
        <w:spacing w:line="480" w:lineRule="auto"/>
        <w:ind w:firstLine="720"/>
        <w:rPr>
          <w:rFonts w:ascii="Times New Roman" w:hAnsi="Times New Roman" w:cs="Times New Roman"/>
        </w:rPr>
        <w:pPrChange w:id="209" w:author="Kendra Wyant" w:date="2026-06-06T16:16:00Z" w16du:dateUtc="2026-06-06T21:16:00Z">
          <w:pPr>
            <w:pStyle w:val="FirstParagraph"/>
            <w:spacing w:line="480" w:lineRule="auto"/>
            <w:ind w:firstLine="720"/>
          </w:pPr>
        </w:pPrChange>
      </w:pPr>
      <w:ins w:id="210" w:author="Kendra Wyant" w:date="2026-06-06T16:16:00Z" w16du:dateUtc="2026-06-06T21:16:00Z">
        <w:r w:rsidRPr="00F432CF">
          <w:rPr>
            <w:rFonts w:ascii="Times New Roman" w:hAnsi="Times New Roman" w:cs="Times New Roman"/>
          </w:rPr>
          <w:t>Our performance metric was area under the receiver operating characteristic curve (</w:t>
        </w:r>
      </w:ins>
      <w:proofErr w:type="spellStart"/>
      <w:r w:rsidRPr="00F432CF">
        <w:rPr>
          <w:rFonts w:ascii="Times New Roman" w:hAnsi="Times New Roman" w:cs="Times New Roman"/>
        </w:rPr>
        <w:t>auROC</w:t>
      </w:r>
      <w:proofErr w:type="spellEnd"/>
      <w:del w:id="211" w:author="Kendra Wyant" w:date="2026-06-06T16:16:00Z" w16du:dateUtc="2026-06-06T21:16:00Z">
        <w:r w:rsidRPr="003D0047">
          <w:rPr>
            <w:rFonts w:ascii="Times New Roman" w:hAnsi="Times New Roman" w:cs="Times New Roman"/>
          </w:rPr>
          <w:delText>.</w:delText>
        </w:r>
      </w:del>
      <w:ins w:id="212" w:author="Kendra Wyant" w:date="2026-06-06T16:16:00Z" w16du:dateUtc="2026-06-06T21:16:00Z">
        <w:r w:rsidRPr="00F432CF">
          <w:rPr>
            <w:rFonts w:ascii="Times New Roman" w:hAnsi="Times New Roman" w:cs="Times New Roman"/>
          </w:rPr>
          <w:t>).</w:t>
        </w:r>
      </w:ins>
      <w:r w:rsidRPr="00F432CF">
        <w:rPr>
          <w:rFonts w:ascii="Times New Roman" w:hAnsi="Times New Roman" w:cs="Times New Roman"/>
        </w:rPr>
        <w:t xml:space="preserv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indexes the probability that the model will predict a higher score for a randomly selected positive case (lapse) relative to a randomly selected negative case (no lapse). </w:t>
      </w:r>
      <w:del w:id="213" w:author="Kendra Wyant" w:date="2026-06-06T16:16:00Z" w16du:dateUtc="2026-06-06T21:16:00Z">
        <w:r w:rsidRPr="003D0047">
          <w:rPr>
            <w:rFonts w:ascii="Times New Roman" w:hAnsi="Times New Roman" w:cs="Times New Roman"/>
          </w:rPr>
          <w:delText xml:space="preserve">Grouped cross-validation assigns all data from a participant as either held-in or held-out to avoid bias introduced when predicting a participant’s data from their own data. Folds were stratified on a between-subject variable of low vs. high lapsers (low lapsers reported fewer than 10 lapses while on study, and high lapsers reported 10 or more lapses while on study). We used 2 repeats of 5-fold cross-validation for the inner loops (i.e., </w:delText>
        </w:r>
        <w:r w:rsidRPr="003D0047">
          <w:rPr>
            <w:rFonts w:ascii="Times New Roman" w:hAnsi="Times New Roman" w:cs="Times New Roman"/>
            <w:i/>
            <w:iCs/>
          </w:rPr>
          <w:delText>validation</w:delText>
        </w:r>
        <w:r w:rsidRPr="003D0047">
          <w:rPr>
            <w:rFonts w:ascii="Times New Roman" w:hAnsi="Times New Roman" w:cs="Times New Roman"/>
          </w:rPr>
          <w:delText xml:space="preserve"> sets) and 6 repeats of 5-fold cross-validation for the outer loop (i.e., </w:delText>
        </w:r>
      </w:del>
      <w:ins w:id="214" w:author="Kendra Wyant" w:date="2026-06-06T16:16:00Z" w16du:dateUtc="2026-06-06T21:16:00Z">
        <w:r w:rsidRPr="00F432CF">
          <w:rPr>
            <w:rFonts w:ascii="Times New Roman" w:hAnsi="Times New Roman" w:cs="Times New Roman"/>
          </w:rPr>
          <w:t>The best</w:t>
        </w:r>
      </w:ins>
      <w:moveFromRangeStart w:id="215" w:author="Kendra Wyant" w:date="2026-06-06T16:16:00Z" w:name="move231655029"/>
      <w:moveFrom w:id="216" w:author="Kendra Wyant" w:date="2026-06-06T16:16:00Z" w16du:dateUtc="2026-06-06T21:16:00Z">
        <w:r w:rsidRPr="00600AA0">
          <w:rPr>
            <w:rFonts w:ascii="Times New Roman" w:hAnsi="Times New Roman"/>
            <w:rPrChange w:id="217" w:author="Kendra Wyant" w:date="2026-06-06T16:16:00Z" w16du:dateUtc="2026-06-06T21:16:00Z">
              <w:rPr>
                <w:rFonts w:ascii="Times New Roman" w:hAnsi="Times New Roman"/>
                <w:i/>
              </w:rPr>
            </w:rPrChange>
          </w:rPr>
          <w:t>test</w:t>
        </w:r>
        <w:r w:rsidRPr="00F432CF">
          <w:rPr>
            <w:rFonts w:ascii="Times New Roman" w:hAnsi="Times New Roman" w:cs="Times New Roman"/>
          </w:rPr>
          <w:t xml:space="preserve"> sets).</w:t>
        </w:r>
      </w:moveFrom>
      <w:moveFromRangeEnd w:id="215"/>
      <w:del w:id="218" w:author="Kendra Wyant" w:date="2026-06-06T16:16:00Z" w16du:dateUtc="2026-06-06T21:16:00Z">
        <w:r w:rsidRPr="003D0047">
          <w:rPr>
            <w:rFonts w:ascii="Times New Roman" w:hAnsi="Times New Roman" w:cs="Times New Roman"/>
          </w:rPr>
          <w:delText xml:space="preserve"> Best</w:delText>
        </w:r>
      </w:del>
      <w:r w:rsidRPr="00F432CF">
        <w:rPr>
          <w:rFonts w:ascii="Times New Roman" w:hAnsi="Times New Roman" w:cs="Times New Roman"/>
        </w:rPr>
        <w:t xml:space="preserve"> model configurations were selected using median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across the 10 validation sets. Final performance </w:t>
      </w:r>
      <w:del w:id="219" w:author="Kendra Wyant" w:date="2026-06-06T16:16:00Z" w16du:dateUtc="2026-06-06T21:16:00Z">
        <w:r w:rsidRPr="003D0047">
          <w:rPr>
            <w:rFonts w:ascii="Times New Roman" w:hAnsi="Times New Roman" w:cs="Times New Roman"/>
          </w:rPr>
          <w:delText xml:space="preserve">evaluation </w:delText>
        </w:r>
      </w:del>
      <w:r w:rsidRPr="00F432CF">
        <w:rPr>
          <w:rFonts w:ascii="Times New Roman" w:hAnsi="Times New Roman" w:cs="Times New Roman"/>
        </w:rPr>
        <w:t xml:space="preserve">of those best model configurations </w:t>
      </w:r>
      <w:del w:id="220" w:author="Kendra Wyant" w:date="2026-06-06T16:16:00Z" w16du:dateUtc="2026-06-06T21:16:00Z">
        <w:r w:rsidRPr="003D0047">
          <w:rPr>
            <w:rFonts w:ascii="Times New Roman" w:hAnsi="Times New Roman" w:cs="Times New Roman"/>
          </w:rPr>
          <w:delText>used</w:delText>
        </w:r>
      </w:del>
      <w:ins w:id="221" w:author="Kendra Wyant" w:date="2026-06-06T16:16:00Z" w16du:dateUtc="2026-06-06T21:16:00Z">
        <w:r w:rsidRPr="00F432CF">
          <w:rPr>
            <w:rFonts w:ascii="Times New Roman" w:hAnsi="Times New Roman" w:cs="Times New Roman"/>
          </w:rPr>
          <w:t>were evaluated using</w:t>
        </w:r>
      </w:ins>
      <w:r w:rsidRPr="00F432CF">
        <w:rPr>
          <w:rFonts w:ascii="Times New Roman" w:hAnsi="Times New Roman" w:cs="Times New Roman"/>
        </w:rPr>
        <w:t xml:space="preserve"> median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across the 30 test sets.</w:t>
      </w:r>
      <w:ins w:id="222" w:author="Kendra Wyant" w:date="2026-06-06T16:16:00Z" w16du:dateUtc="2026-06-06T21:16:00Z">
        <w:r w:rsidRPr="00F432CF">
          <w:rPr>
            <w:rStyle w:val="FootnoteReference"/>
            <w:rFonts w:ascii="Times New Roman" w:hAnsi="Times New Roman" w:cs="Times New Roman"/>
          </w:rPr>
          <w:footnoteReference w:id="1"/>
        </w:r>
      </w:ins>
    </w:p>
    <w:p w14:paraId="7F813AEC" w14:textId="30EE161A" w:rsidR="00330A02" w:rsidRPr="003B6140" w:rsidRDefault="00000000">
      <w:pPr>
        <w:pStyle w:val="Heading3"/>
        <w:rPr>
          <w:rFonts w:ascii="Times New Roman" w:hAnsi="Times New Roman" w:cs="Times New Roman"/>
          <w:b/>
          <w:bCs/>
          <w:color w:val="auto"/>
        </w:rPr>
      </w:pPr>
      <w:bookmarkStart w:id="224" w:name="bayesian-model"/>
      <w:bookmarkEnd w:id="199"/>
      <w:r w:rsidRPr="003B6140">
        <w:rPr>
          <w:rFonts w:ascii="Times New Roman" w:hAnsi="Times New Roman" w:cs="Times New Roman"/>
          <w:b/>
          <w:bCs/>
          <w:color w:val="auto"/>
        </w:rPr>
        <w:lastRenderedPageBreak/>
        <w:t xml:space="preserve">Bayesian </w:t>
      </w:r>
      <w:r w:rsidR="003B6140" w:rsidRPr="003B6140">
        <w:rPr>
          <w:rFonts w:ascii="Times New Roman" w:hAnsi="Times New Roman" w:cs="Times New Roman"/>
          <w:b/>
          <w:bCs/>
          <w:color w:val="auto"/>
        </w:rPr>
        <w:t>m</w:t>
      </w:r>
      <w:r w:rsidRPr="003B6140">
        <w:rPr>
          <w:rFonts w:ascii="Times New Roman" w:hAnsi="Times New Roman" w:cs="Times New Roman"/>
          <w:b/>
          <w:bCs/>
          <w:color w:val="auto"/>
        </w:rPr>
        <w:t>odel</w:t>
      </w:r>
    </w:p>
    <w:p w14:paraId="1BBE63BA" w14:textId="77777777" w:rsidR="00330A02" w:rsidRPr="00F432CF" w:rsidRDefault="00000000" w:rsidP="000B7D14">
      <w:pPr>
        <w:pStyle w:val="FirstParagraph"/>
        <w:spacing w:after="0" w:line="480" w:lineRule="auto"/>
        <w:ind w:firstLine="720"/>
        <w:rPr>
          <w:rFonts w:ascii="Times New Roman" w:hAnsi="Times New Roman" w:cs="Times New Roman"/>
        </w:rPr>
        <w:pPrChange w:id="225" w:author="Kendra Wyant" w:date="2026-06-06T16:16:00Z" w16du:dateUtc="2026-06-06T21:16:00Z">
          <w:pPr>
            <w:pStyle w:val="FirstParagraph"/>
            <w:spacing w:line="480" w:lineRule="auto"/>
            <w:ind w:firstLine="720"/>
          </w:pPr>
        </w:pPrChange>
      </w:pPr>
      <w:r w:rsidRPr="00F432CF">
        <w:rPr>
          <w:rFonts w:ascii="Times New Roman" w:hAnsi="Times New Roman" w:cs="Times New Roman"/>
        </w:rPr>
        <w:t xml:space="preserve">We used a Bayesian hierarchical generalized linear model to estimate the posterior probability distributions and 95% Bayesian credible intervals (CIs) from the 30 held-out test sets for our five best models. Following recommendations from the </w:t>
      </w:r>
      <w:proofErr w:type="spellStart"/>
      <w:r w:rsidRPr="00F432CF">
        <w:rPr>
          <w:rFonts w:ascii="Times New Roman" w:hAnsi="Times New Roman" w:cs="Times New Roman"/>
        </w:rPr>
        <w:t>rstanarm</w:t>
      </w:r>
      <w:proofErr w:type="spellEnd"/>
      <w:r w:rsidRPr="00F432CF">
        <w:rPr>
          <w:rFonts w:ascii="Times New Roman" w:hAnsi="Times New Roman" w:cs="Times New Roman"/>
        </w:rPr>
        <w:t xml:space="preserve"> team and others [38,39], we used the </w:t>
      </w:r>
      <w:proofErr w:type="spellStart"/>
      <w:r w:rsidRPr="00F432CF">
        <w:rPr>
          <w:rFonts w:ascii="Times New Roman" w:hAnsi="Times New Roman" w:cs="Times New Roman"/>
        </w:rPr>
        <w:t>rstanarm</w:t>
      </w:r>
      <w:proofErr w:type="spellEnd"/>
      <w:r w:rsidRPr="00F432CF">
        <w:rPr>
          <w:rFonts w:ascii="Times New Roman" w:hAnsi="Times New Roman" w:cs="Times New Roman"/>
        </w:rPr>
        <w:t xml:space="preserve"> default </w:t>
      </w:r>
      <w:proofErr w:type="spellStart"/>
      <w:r w:rsidRPr="00F432CF">
        <w:rPr>
          <w:rFonts w:ascii="Times New Roman" w:hAnsi="Times New Roman" w:cs="Times New Roman"/>
        </w:rPr>
        <w:t>autoscaled</w:t>
      </w:r>
      <w:proofErr w:type="spellEnd"/>
      <w:r w:rsidRPr="00F432CF">
        <w:rPr>
          <w:rFonts w:ascii="Times New Roman" w:hAnsi="Times New Roman" w:cs="Times New Roman"/>
        </w:rPr>
        <w:t xml:space="preserve">, weakly informative, data-dependent priors that </w:t>
      </w:r>
      <w:proofErr w:type="gramStart"/>
      <w:r w:rsidRPr="00F432CF">
        <w:rPr>
          <w:rFonts w:ascii="Times New Roman" w:hAnsi="Times New Roman" w:cs="Times New Roman"/>
        </w:rPr>
        <w:t>take into account</w:t>
      </w:r>
      <w:proofErr w:type="gramEnd"/>
      <w:r w:rsidRPr="00F432CF">
        <w:rPr>
          <w:rFonts w:ascii="Times New Roman" w:hAnsi="Times New Roman" w:cs="Times New Roman"/>
        </w:rPr>
        <w:t xml:space="preserve"> the order of magnitude of the variables to provide some regularization to stabilize computation and avoid over-fitting. Priors were set as follows: </w:t>
      </w:r>
      <w:del w:id="226" w:author="Kendra Wyant" w:date="2026-06-06T16:16:00Z" w16du:dateUtc="2026-06-06T21:16:00Z">
        <w:r w:rsidRPr="003D0047">
          <w:rPr>
            <w:rFonts w:ascii="Times New Roman" w:hAnsi="Times New Roman" w:cs="Times New Roman"/>
          </w:rPr>
          <w:delText>residual standard deviation ~ normal(location=0, scale=exp</w:delText>
        </w:r>
      </w:del>
      <w:ins w:id="227" w:author="Kendra Wyant" w:date="2026-06-06T16:16:00Z" w16du:dateUtc="2026-06-06T21:16:00Z">
        <w:r w:rsidRPr="00F432CF">
          <w:rPr>
            <w:rFonts w:ascii="Times New Roman" w:hAnsi="Times New Roman" w:cs="Times New Roman"/>
          </w:rPr>
          <w:t xml:space="preserve">Residual SD ~ </w:t>
        </w:r>
        <w:proofErr w:type="gramStart"/>
        <w:r w:rsidRPr="00F432CF">
          <w:rPr>
            <w:rFonts w:ascii="Times New Roman" w:hAnsi="Times New Roman" w:cs="Times New Roman"/>
          </w:rPr>
          <w:t>exponential</w:t>
        </w:r>
      </w:ins>
      <w:r w:rsidRPr="00F432CF">
        <w:rPr>
          <w:rFonts w:ascii="Times New Roman" w:hAnsi="Times New Roman" w:cs="Times New Roman"/>
        </w:rPr>
        <w:t>(</w:t>
      </w:r>
      <w:proofErr w:type="gramEnd"/>
      <w:r w:rsidRPr="00F432CF">
        <w:rPr>
          <w:rFonts w:ascii="Times New Roman" w:hAnsi="Times New Roman" w:cs="Times New Roman"/>
        </w:rPr>
        <w:t>2</w:t>
      </w:r>
      <w:del w:id="228" w:author="Kendra Wyant" w:date="2026-06-06T16:16:00Z" w16du:dateUtc="2026-06-06T21:16:00Z">
        <w:r w:rsidRPr="003D0047">
          <w:rPr>
            <w:rFonts w:ascii="Times New Roman" w:hAnsi="Times New Roman" w:cs="Times New Roman"/>
          </w:rPr>
          <w:delText>)),</w:delText>
        </w:r>
      </w:del>
      <w:ins w:id="229" w:author="Kendra Wyant" w:date="2026-06-06T16:16:00Z" w16du:dateUtc="2026-06-06T21:16:00Z">
        <w:r w:rsidRPr="00F432CF">
          <w:rPr>
            <w:rFonts w:ascii="Times New Roman" w:hAnsi="Times New Roman" w:cs="Times New Roman"/>
          </w:rPr>
          <w:t>.6);</w:t>
        </w:r>
      </w:ins>
      <w:r w:rsidRPr="00F432CF">
        <w:rPr>
          <w:rFonts w:ascii="Times New Roman" w:hAnsi="Times New Roman" w:cs="Times New Roman"/>
        </w:rPr>
        <w:t xml:space="preserve"> intercept (</w:t>
      </w:r>
      <w:del w:id="230" w:author="Kendra Wyant" w:date="2026-06-06T16:16:00Z" w16du:dateUtc="2026-06-06T21:16:00Z">
        <w:r w:rsidRPr="003D0047">
          <w:rPr>
            <w:rFonts w:ascii="Times New Roman" w:hAnsi="Times New Roman" w:cs="Times New Roman"/>
          </w:rPr>
          <w:delText>after centering</w:delText>
        </w:r>
      </w:del>
      <w:ins w:id="231" w:author="Kendra Wyant" w:date="2026-06-06T16:16:00Z" w16du:dateUtc="2026-06-06T21:16:00Z">
        <w:r w:rsidRPr="00F432CF">
          <w:rPr>
            <w:rFonts w:ascii="Times New Roman" w:hAnsi="Times New Roman" w:cs="Times New Roman"/>
          </w:rPr>
          <w:t>centered</w:t>
        </w:r>
      </w:ins>
      <w:r w:rsidRPr="00F432CF">
        <w:rPr>
          <w:rFonts w:ascii="Times New Roman" w:hAnsi="Times New Roman" w:cs="Times New Roman"/>
        </w:rPr>
        <w:t xml:space="preserve"> predictors) ~ </w:t>
      </w:r>
      <w:proofErr w:type="gramStart"/>
      <w:r w:rsidRPr="00F432CF">
        <w:rPr>
          <w:rFonts w:ascii="Times New Roman" w:hAnsi="Times New Roman" w:cs="Times New Roman"/>
        </w:rPr>
        <w:t>normal(</w:t>
      </w:r>
      <w:proofErr w:type="gramEnd"/>
      <w:del w:id="232" w:author="Kendra Wyant" w:date="2026-06-06T16:16:00Z" w16du:dateUtc="2026-06-06T21:16:00Z">
        <w:r w:rsidRPr="003D0047">
          <w:rPr>
            <w:rFonts w:ascii="Times New Roman" w:hAnsi="Times New Roman" w:cs="Times New Roman"/>
          </w:rPr>
          <w:delText>location=</w:delText>
        </w:r>
      </w:del>
      <w:r w:rsidRPr="00F432CF">
        <w:rPr>
          <w:rFonts w:ascii="Times New Roman" w:hAnsi="Times New Roman" w:cs="Times New Roman"/>
        </w:rPr>
        <w:t>2</w:t>
      </w:r>
      <w:del w:id="233" w:author="Kendra Wyant" w:date="2026-06-06T16:16:00Z" w16du:dateUtc="2026-06-06T21:16:00Z">
        <w:r w:rsidRPr="003D0047">
          <w:rPr>
            <w:rFonts w:ascii="Times New Roman" w:hAnsi="Times New Roman" w:cs="Times New Roman"/>
          </w:rPr>
          <w:delText>.3, scale=1.3), the two coefficients for window width contrasts ~ normal (location=</w:delText>
        </w:r>
      </w:del>
      <w:ins w:id="234" w:author="Kendra Wyant" w:date="2026-06-06T16:16:00Z" w16du:dateUtc="2026-06-06T21:16:00Z">
        <w:r w:rsidRPr="00F432CF">
          <w:rPr>
            <w:rFonts w:ascii="Times New Roman" w:hAnsi="Times New Roman" w:cs="Times New Roman"/>
          </w:rPr>
          <w:t xml:space="preserve">, 0.98); fixed effects ~ </w:t>
        </w:r>
        <w:proofErr w:type="gramStart"/>
        <w:r w:rsidRPr="00F432CF">
          <w:rPr>
            <w:rFonts w:ascii="Times New Roman" w:hAnsi="Times New Roman" w:cs="Times New Roman"/>
          </w:rPr>
          <w:t>normal(</w:t>
        </w:r>
      </w:ins>
      <w:proofErr w:type="gramEnd"/>
      <w:r w:rsidRPr="00F432CF">
        <w:rPr>
          <w:rFonts w:ascii="Times New Roman" w:hAnsi="Times New Roman" w:cs="Times New Roman"/>
        </w:rPr>
        <w:t xml:space="preserve">0, </w:t>
      </w:r>
      <w:del w:id="235" w:author="Kendra Wyant" w:date="2026-06-06T16:16:00Z" w16du:dateUtc="2026-06-06T21:16:00Z">
        <w:r w:rsidRPr="003D0047">
          <w:rPr>
            <w:rFonts w:ascii="Times New Roman" w:hAnsi="Times New Roman" w:cs="Times New Roman"/>
          </w:rPr>
          <w:delText>scale=</w:delText>
        </w:r>
      </w:del>
      <w:r w:rsidRPr="00F432CF">
        <w:rPr>
          <w:rFonts w:ascii="Times New Roman" w:hAnsi="Times New Roman" w:cs="Times New Roman"/>
        </w:rPr>
        <w:t>2.</w:t>
      </w:r>
      <w:del w:id="236" w:author="Kendra Wyant" w:date="2026-06-06T16:16:00Z" w16du:dateUtc="2026-06-06T21:16:00Z">
        <w:r w:rsidRPr="003D0047">
          <w:rPr>
            <w:rFonts w:ascii="Times New Roman" w:hAnsi="Times New Roman" w:cs="Times New Roman"/>
          </w:rPr>
          <w:delText>69), and</w:delText>
        </w:r>
      </w:del>
      <w:ins w:id="237" w:author="Kendra Wyant" w:date="2026-06-06T16:16:00Z" w16du:dateUtc="2026-06-06T21:16:00Z">
        <w:r w:rsidRPr="00F432CF">
          <w:rPr>
            <w:rFonts w:ascii="Times New Roman" w:hAnsi="Times New Roman" w:cs="Times New Roman"/>
          </w:rPr>
          <w:t>43);</w:t>
        </w:r>
      </w:ins>
      <w:r w:rsidRPr="00F432CF">
        <w:rPr>
          <w:rFonts w:ascii="Times New Roman" w:hAnsi="Times New Roman" w:cs="Times New Roman"/>
        </w:rPr>
        <w:t xml:space="preserve"> covariance ~ </w:t>
      </w:r>
      <w:proofErr w:type="spellStart"/>
      <w:proofErr w:type="gramStart"/>
      <w:r w:rsidRPr="00F432CF">
        <w:rPr>
          <w:rFonts w:ascii="Times New Roman" w:hAnsi="Times New Roman" w:cs="Times New Roman"/>
        </w:rPr>
        <w:t>decov</w:t>
      </w:r>
      <w:proofErr w:type="spellEnd"/>
      <w:r w:rsidRPr="00F432CF">
        <w:rPr>
          <w:rFonts w:ascii="Times New Roman" w:hAnsi="Times New Roman" w:cs="Times New Roman"/>
        </w:rPr>
        <w:t>(</w:t>
      </w:r>
      <w:proofErr w:type="gramEnd"/>
      <w:del w:id="238" w:author="Kendra Wyant" w:date="2026-06-06T16:16:00Z" w16du:dateUtc="2026-06-06T21:16:00Z">
        <w:r w:rsidRPr="003D0047">
          <w:rPr>
            <w:rFonts w:ascii="Times New Roman" w:hAnsi="Times New Roman" w:cs="Times New Roman"/>
          </w:rPr>
          <w:delText>regularization=</w:delText>
        </w:r>
      </w:del>
      <w:ins w:id="239" w:author="Kendra Wyant" w:date="2026-06-06T16:16:00Z" w16du:dateUtc="2026-06-06T21:16:00Z">
        <w:r w:rsidRPr="00F432CF">
          <w:rPr>
            <w:rFonts w:ascii="Times New Roman" w:hAnsi="Times New Roman" w:cs="Times New Roman"/>
          </w:rPr>
          <w:t xml:space="preserve">1, </w:t>
        </w:r>
      </w:ins>
      <w:r w:rsidRPr="00F432CF">
        <w:rPr>
          <w:rFonts w:ascii="Times New Roman" w:hAnsi="Times New Roman" w:cs="Times New Roman"/>
        </w:rPr>
        <w:t xml:space="preserve">1, </w:t>
      </w:r>
      <w:del w:id="240" w:author="Kendra Wyant" w:date="2026-06-06T16:16:00Z" w16du:dateUtc="2026-06-06T21:16:00Z">
        <w:r w:rsidRPr="003D0047">
          <w:rPr>
            <w:rFonts w:ascii="Times New Roman" w:hAnsi="Times New Roman" w:cs="Times New Roman"/>
          </w:rPr>
          <w:delText>concentration=</w:delText>
        </w:r>
      </w:del>
      <w:r w:rsidRPr="00F432CF">
        <w:rPr>
          <w:rFonts w:ascii="Times New Roman" w:hAnsi="Times New Roman" w:cs="Times New Roman"/>
        </w:rPr>
        <w:t xml:space="preserve">1, </w:t>
      </w:r>
      <w:del w:id="241" w:author="Kendra Wyant" w:date="2026-06-06T16:16:00Z" w16du:dateUtc="2026-06-06T21:16:00Z">
        <w:r w:rsidRPr="003D0047">
          <w:rPr>
            <w:rFonts w:ascii="Times New Roman" w:hAnsi="Times New Roman" w:cs="Times New Roman"/>
          </w:rPr>
          <w:delText>shape=1, scale=</w:delText>
        </w:r>
      </w:del>
      <w:r w:rsidRPr="00F432CF">
        <w:rPr>
          <w:rFonts w:ascii="Times New Roman" w:hAnsi="Times New Roman" w:cs="Times New Roman"/>
        </w:rPr>
        <w:t xml:space="preserve">1). We set two random intercepts to account for our resampling method: one for the repeat, and another for the fold nested within repeat. We specified two sets of pre-registered contrasts for model comparisons. The first set compared each lagged model to the baseline no lag model (1-day lag vs. no lag, 3-day lag vs. no lag, 1-week lag vs. no lag, 2-week lag vs. no lag). The second set compared adjacently lagged models (3-day lag vs. 1-day lag, 1-week lag vs. 3-day lag, 2-week lag vs. 1-week lag).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were transformed using the logit function and regressed as a function of model contrast.</w:t>
      </w:r>
    </w:p>
    <w:p w14:paraId="720490F0" w14:textId="77777777" w:rsidR="00330A02" w:rsidRPr="00F432CF" w:rsidRDefault="00000000" w:rsidP="000B7D14">
      <w:pPr>
        <w:pStyle w:val="BodyText"/>
        <w:spacing w:after="0" w:line="480" w:lineRule="auto"/>
        <w:ind w:firstLine="720"/>
        <w:rPr>
          <w:rFonts w:ascii="Times New Roman" w:hAnsi="Times New Roman" w:cs="Times New Roman"/>
        </w:rPr>
        <w:pPrChange w:id="242" w:author="Kendra Wyant" w:date="2026-06-06T16:16:00Z" w16du:dateUtc="2026-06-06T21:16:00Z">
          <w:pPr>
            <w:pStyle w:val="BodyText"/>
            <w:spacing w:line="480" w:lineRule="auto"/>
            <w:ind w:firstLine="720"/>
          </w:pPr>
        </w:pPrChange>
      </w:pPr>
      <w:r w:rsidRPr="00F432CF">
        <w:rPr>
          <w:rFonts w:ascii="Times New Roman" w:hAnsi="Times New Roman" w:cs="Times New Roman"/>
        </w:rPr>
        <w:t xml:space="preserve">From the Bayesian model we obtained the posterior distribution (transformed back from logit) and Bayesian CIs for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for all five models. To evaluate our models’ overall performance, we </w:t>
      </w:r>
      <w:proofErr w:type="gramStart"/>
      <w:r w:rsidRPr="00F432CF">
        <w:rPr>
          <w:rFonts w:ascii="Times New Roman" w:hAnsi="Times New Roman" w:cs="Times New Roman"/>
        </w:rPr>
        <w:t>report</w:t>
      </w:r>
      <w:proofErr w:type="gramEnd"/>
      <w:r w:rsidRPr="00F432CF">
        <w:rPr>
          <w:rFonts w:ascii="Times New Roman" w:hAnsi="Times New Roman" w:cs="Times New Roman"/>
        </w:rPr>
        <w:t xml:space="preserve"> the median posterior probability for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and Bayesian CIs. This represents our best estimate for the magnitude of the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parameter for each model. If the </w:t>
      </w:r>
      <w:r w:rsidRPr="00F432CF">
        <w:rPr>
          <w:rFonts w:ascii="Times New Roman" w:hAnsi="Times New Roman" w:cs="Times New Roman"/>
        </w:rPr>
        <w:lastRenderedPageBreak/>
        <w:t>CIs do not contain .5 (chance performance), this provides strong evidence (&gt; .95 probability) that our model is capturing signal in the data.</w:t>
      </w:r>
    </w:p>
    <w:p w14:paraId="34393422" w14:textId="77777777" w:rsidR="00330A02" w:rsidRPr="00F432CF" w:rsidRDefault="00000000" w:rsidP="000B7D14">
      <w:pPr>
        <w:pStyle w:val="BodyText"/>
        <w:spacing w:after="0" w:line="480" w:lineRule="auto"/>
        <w:ind w:firstLine="720"/>
        <w:rPr>
          <w:rFonts w:ascii="Times New Roman" w:hAnsi="Times New Roman" w:cs="Times New Roman"/>
        </w:rPr>
        <w:pPrChange w:id="243" w:author="Kendra Wyant" w:date="2026-06-06T16:16:00Z" w16du:dateUtc="2026-06-06T21:16:00Z">
          <w:pPr>
            <w:pStyle w:val="BodyText"/>
            <w:spacing w:line="480" w:lineRule="auto"/>
            <w:ind w:firstLine="720"/>
          </w:pPr>
        </w:pPrChange>
      </w:pPr>
      <w:r w:rsidRPr="00F432CF">
        <w:rPr>
          <w:rFonts w:ascii="Times New Roman" w:hAnsi="Times New Roman" w:cs="Times New Roman"/>
        </w:rPr>
        <w:t xml:space="preserve">We then conducted Bayesian model comparisons using our two sets of contrasts - baseline and adjacent lags. For both model comparisons, we determined the probability that the models’ performances differed systematically from each other. We also report the precise posterior probability for the difference in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and the 95% Bayesian CIs.</w:t>
      </w:r>
    </w:p>
    <w:p w14:paraId="1191DA64" w14:textId="35AB1358" w:rsidR="00330A02" w:rsidRPr="003B6140" w:rsidRDefault="00000000">
      <w:pPr>
        <w:pStyle w:val="Heading3"/>
        <w:rPr>
          <w:rFonts w:ascii="Times New Roman" w:hAnsi="Times New Roman" w:cs="Times New Roman"/>
          <w:b/>
          <w:bCs/>
          <w:color w:val="auto"/>
        </w:rPr>
      </w:pPr>
      <w:bookmarkStart w:id="244" w:name="fairness-analyses"/>
      <w:bookmarkEnd w:id="224"/>
      <w:r w:rsidRPr="003B6140">
        <w:rPr>
          <w:rFonts w:ascii="Times New Roman" w:hAnsi="Times New Roman" w:cs="Times New Roman"/>
          <w:b/>
          <w:bCs/>
          <w:color w:val="auto"/>
        </w:rPr>
        <w:t xml:space="preserve">Fairness </w:t>
      </w:r>
      <w:del w:id="245" w:author="Kendra Wyant" w:date="2026-06-06T16:16:00Z" w16du:dateUtc="2026-06-06T21:16:00Z">
        <w:r w:rsidR="0061210A">
          <w:rPr>
            <w:rFonts w:ascii="Times New Roman" w:hAnsi="Times New Roman" w:cs="Times New Roman"/>
            <w:b/>
            <w:bCs/>
            <w:color w:val="auto"/>
          </w:rPr>
          <w:delText>a</w:delText>
        </w:r>
        <w:r w:rsidRPr="0061210A">
          <w:rPr>
            <w:rFonts w:ascii="Times New Roman" w:hAnsi="Times New Roman" w:cs="Times New Roman"/>
            <w:b/>
            <w:bCs/>
            <w:color w:val="auto"/>
          </w:rPr>
          <w:delText>nalyses</w:delText>
        </w:r>
      </w:del>
      <w:ins w:id="246" w:author="Kendra Wyant" w:date="2026-06-06T16:16:00Z" w16du:dateUtc="2026-06-06T21:16:00Z">
        <w:r w:rsidR="003B6140" w:rsidRPr="003B6140">
          <w:rPr>
            <w:rFonts w:ascii="Times New Roman" w:hAnsi="Times New Roman" w:cs="Times New Roman"/>
            <w:b/>
            <w:bCs/>
            <w:color w:val="auto"/>
          </w:rPr>
          <w:t>a</w:t>
        </w:r>
        <w:r w:rsidRPr="003B6140">
          <w:rPr>
            <w:rFonts w:ascii="Times New Roman" w:hAnsi="Times New Roman" w:cs="Times New Roman"/>
            <w:b/>
            <w:bCs/>
            <w:color w:val="auto"/>
          </w:rPr>
          <w:t>nalys</w:t>
        </w:r>
        <w:r w:rsidR="003B6140">
          <w:rPr>
            <w:rFonts w:ascii="Times New Roman" w:hAnsi="Times New Roman" w:cs="Times New Roman"/>
            <w:b/>
            <w:bCs/>
            <w:color w:val="auto"/>
          </w:rPr>
          <w:t>i</w:t>
        </w:r>
        <w:r w:rsidRPr="003B6140">
          <w:rPr>
            <w:rFonts w:ascii="Times New Roman" w:hAnsi="Times New Roman" w:cs="Times New Roman"/>
            <w:b/>
            <w:bCs/>
            <w:color w:val="auto"/>
          </w:rPr>
          <w:t>s</w:t>
        </w:r>
      </w:ins>
    </w:p>
    <w:p w14:paraId="2373E03C" w14:textId="77777777" w:rsidR="00330A02" w:rsidRPr="00F432CF" w:rsidRDefault="00000000" w:rsidP="000B7D14">
      <w:pPr>
        <w:pStyle w:val="FirstParagraph"/>
        <w:spacing w:line="480" w:lineRule="auto"/>
        <w:ind w:firstLine="720"/>
        <w:rPr>
          <w:rFonts w:ascii="Times New Roman" w:hAnsi="Times New Roman" w:cs="Times New Roman"/>
        </w:rPr>
      </w:pPr>
      <w:r w:rsidRPr="00F432CF">
        <w:rPr>
          <w:rFonts w:ascii="Times New Roman" w:hAnsi="Times New Roman" w:cs="Times New Roman"/>
        </w:rPr>
        <w:t xml:space="preserve">Using the same 30 held-out test sets, we calculated the median posterior probability and 95% Bayesian CI for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for each model separately by race/ethnicity (non-White and/or Hispanic vs. non-Hispanic White), income (below poverty line vs. above poverty line, and sex at birth (female vs. male). We used course race/ethnicity groupings due to the limited diversity of these demographics in our sample. The poverty cutoff was defined from the 2024 federal poverty line for the 48 contiguous United States. Participants at or below $15,060 annual income were categorized as below poverty. We conducted Bayesian group comparisons to assess the likelihood that each model performs differently by group. We summarize the differences in posterior probabilities for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across models. Individual Bayesian fairness contrasts for all five models are available in </w:t>
      </w:r>
      <w:del w:id="247" w:author="Kendra Wyant" w:date="2026-06-06T16:16:00Z" w16du:dateUtc="2026-06-06T21:16:00Z">
        <w:r w:rsidRPr="003D0047">
          <w:rPr>
            <w:rFonts w:ascii="Times New Roman" w:hAnsi="Times New Roman" w:cs="Times New Roman"/>
          </w:rPr>
          <w:delText>the supplement</w:delText>
        </w:r>
      </w:del>
      <w:ins w:id="248" w:author="Kendra Wyant" w:date="2026-06-06T16:16:00Z" w16du:dateUtc="2026-06-06T21:16:00Z">
        <w:r w:rsidRPr="00F432CF">
          <w:rPr>
            <w:rFonts w:ascii="Times New Roman" w:hAnsi="Times New Roman" w:cs="Times New Roman"/>
          </w:rPr>
          <w:t>Table B in S1 Appendix</w:t>
        </w:r>
      </w:ins>
      <w:r w:rsidRPr="00F432CF">
        <w:rPr>
          <w:rFonts w:ascii="Times New Roman" w:hAnsi="Times New Roman" w:cs="Times New Roman"/>
        </w:rPr>
        <w:t>.</w:t>
      </w:r>
    </w:p>
    <w:p w14:paraId="2F6E103A" w14:textId="547E7AE4" w:rsidR="00330A02" w:rsidRPr="003B6140" w:rsidRDefault="00000000">
      <w:pPr>
        <w:pStyle w:val="Heading3"/>
        <w:rPr>
          <w:rFonts w:ascii="Times New Roman" w:hAnsi="Times New Roman" w:cs="Times New Roman"/>
          <w:b/>
          <w:bCs/>
          <w:color w:val="auto"/>
        </w:rPr>
      </w:pPr>
      <w:bookmarkStart w:id="249" w:name="model-calibration"/>
      <w:bookmarkEnd w:id="244"/>
      <w:r w:rsidRPr="003B6140">
        <w:rPr>
          <w:rFonts w:ascii="Times New Roman" w:hAnsi="Times New Roman" w:cs="Times New Roman"/>
          <w:b/>
          <w:bCs/>
          <w:color w:val="auto"/>
        </w:rPr>
        <w:t xml:space="preserve">Model </w:t>
      </w:r>
      <w:del w:id="250" w:author="Kendra Wyant" w:date="2026-06-06T16:16:00Z" w16du:dateUtc="2026-06-06T21:16:00Z">
        <w:r w:rsidR="0061210A">
          <w:rPr>
            <w:rFonts w:ascii="Times New Roman" w:hAnsi="Times New Roman" w:cs="Times New Roman"/>
            <w:b/>
            <w:bCs/>
            <w:color w:val="auto"/>
          </w:rPr>
          <w:delText>c</w:delText>
        </w:r>
        <w:r w:rsidRPr="0061210A">
          <w:rPr>
            <w:rFonts w:ascii="Times New Roman" w:hAnsi="Times New Roman" w:cs="Times New Roman"/>
            <w:b/>
            <w:bCs/>
            <w:color w:val="auto"/>
          </w:rPr>
          <w:delText>haracterization</w:delText>
        </w:r>
      </w:del>
      <w:ins w:id="251" w:author="Kendra Wyant" w:date="2026-06-06T16:16:00Z" w16du:dateUtc="2026-06-06T21:16:00Z">
        <w:r w:rsidR="003B6140" w:rsidRPr="003B6140">
          <w:rPr>
            <w:rFonts w:ascii="Times New Roman" w:hAnsi="Times New Roman" w:cs="Times New Roman"/>
            <w:b/>
            <w:bCs/>
            <w:color w:val="auto"/>
          </w:rPr>
          <w:t>c</w:t>
        </w:r>
        <w:r w:rsidRPr="003B6140">
          <w:rPr>
            <w:rFonts w:ascii="Times New Roman" w:hAnsi="Times New Roman" w:cs="Times New Roman"/>
            <w:b/>
            <w:bCs/>
            <w:color w:val="auto"/>
          </w:rPr>
          <w:t>alibration</w:t>
        </w:r>
      </w:ins>
    </w:p>
    <w:p w14:paraId="2C713DEA" w14:textId="77777777" w:rsidR="00330A02" w:rsidRPr="00F432CF" w:rsidRDefault="00000000" w:rsidP="003F51E2">
      <w:pPr>
        <w:pStyle w:val="FirstParagraph"/>
        <w:spacing w:after="0" w:line="480" w:lineRule="auto"/>
        <w:ind w:firstLine="720"/>
        <w:rPr>
          <w:rFonts w:ascii="Times New Roman" w:hAnsi="Times New Roman" w:cs="Times New Roman"/>
        </w:rPr>
        <w:pPrChange w:id="252" w:author="Kendra Wyant" w:date="2026-06-06T16:16:00Z" w16du:dateUtc="2026-06-06T21:16:00Z">
          <w:pPr>
            <w:pStyle w:val="FirstParagraph"/>
            <w:spacing w:line="480" w:lineRule="auto"/>
            <w:ind w:firstLine="720"/>
          </w:pPr>
        </w:pPrChange>
      </w:pPr>
      <w:r w:rsidRPr="00F432CF">
        <w:rPr>
          <w:rFonts w:ascii="Times New Roman" w:hAnsi="Times New Roman" w:cs="Times New Roman"/>
        </w:rPr>
        <w:t>To further characterize and understand our models, we used our inner resampling procedure (2 repeats of 5-fold cross validation grouped on participant</w:t>
      </w:r>
      <w:del w:id="253" w:author="Kendra Wyant" w:date="2026-06-06T16:16:00Z" w16du:dateUtc="2026-06-06T21:16:00Z">
        <w:r w:rsidRPr="003D0047">
          <w:rPr>
            <w:rFonts w:ascii="Times New Roman" w:hAnsi="Times New Roman" w:cs="Times New Roman"/>
          </w:rPr>
          <w:delText xml:space="preserve"> and stratified by high/low lapsers</w:delText>
        </w:r>
      </w:del>
      <w:r w:rsidRPr="00F432CF">
        <w:rPr>
          <w:rFonts w:ascii="Times New Roman" w:hAnsi="Times New Roman" w:cs="Times New Roman"/>
        </w:rPr>
        <w:t xml:space="preserve">) on the full data set to select a single best model configuration for each classification model (no lag, </w:t>
      </w:r>
      <w:proofErr w:type="gramStart"/>
      <w:r w:rsidRPr="00F432CF">
        <w:rPr>
          <w:rFonts w:ascii="Times New Roman" w:hAnsi="Times New Roman" w:cs="Times New Roman"/>
        </w:rPr>
        <w:t>1-day, 3-day</w:t>
      </w:r>
      <w:proofErr w:type="gramEnd"/>
      <w:r w:rsidRPr="00F432CF">
        <w:rPr>
          <w:rFonts w:ascii="Times New Roman" w:hAnsi="Times New Roman" w:cs="Times New Roman"/>
        </w:rPr>
        <w:t>, 1-week, and 2-week lag). The final configuration selected for each model represents the most reliable and robust configuration for deployment.</w:t>
      </w:r>
      <w:del w:id="254" w:author="Kendra Wyant" w:date="2026-06-06T16:16:00Z" w16du:dateUtc="2026-06-06T21:16:00Z">
        <w:r w:rsidRPr="003D0047">
          <w:rPr>
            <w:rFonts w:ascii="Times New Roman" w:hAnsi="Times New Roman" w:cs="Times New Roman"/>
          </w:rPr>
          <w:delText xml:space="preserve"> We can better </w:delText>
        </w:r>
        <w:r w:rsidRPr="003D0047">
          <w:rPr>
            <w:rFonts w:ascii="Times New Roman" w:hAnsi="Times New Roman" w:cs="Times New Roman"/>
          </w:rPr>
          <w:lastRenderedPageBreak/>
          <w:delText>understand our final models by looking at the calibration of the predicted probabilities and the most important features contributing to those predictions.</w:delText>
        </w:r>
      </w:del>
    </w:p>
    <w:p w14:paraId="4C3C0454" w14:textId="41D25AD3" w:rsidR="00B617FE" w:rsidRPr="0061210A" w:rsidRDefault="00000000">
      <w:pPr>
        <w:pStyle w:val="Heading3"/>
        <w:rPr>
          <w:del w:id="255" w:author="Kendra Wyant" w:date="2026-06-06T16:16:00Z" w16du:dateUtc="2026-06-06T21:16:00Z"/>
          <w:rFonts w:ascii="Times New Roman" w:hAnsi="Times New Roman" w:cs="Times New Roman"/>
          <w:b/>
          <w:bCs/>
          <w:color w:val="auto"/>
        </w:rPr>
      </w:pPr>
      <w:del w:id="256" w:author="Kendra Wyant" w:date="2026-06-06T16:16:00Z" w16du:dateUtc="2026-06-06T21:16:00Z">
        <w:r w:rsidRPr="0061210A">
          <w:rPr>
            <w:rFonts w:ascii="Times New Roman" w:hAnsi="Times New Roman" w:cs="Times New Roman"/>
            <w:b/>
            <w:bCs/>
            <w:color w:val="auto"/>
          </w:rPr>
          <w:delText xml:space="preserve">Model </w:delText>
        </w:r>
        <w:r w:rsidR="0061210A">
          <w:rPr>
            <w:rFonts w:ascii="Times New Roman" w:hAnsi="Times New Roman" w:cs="Times New Roman"/>
            <w:b/>
            <w:bCs/>
            <w:color w:val="auto"/>
          </w:rPr>
          <w:delText>c</w:delText>
        </w:r>
        <w:r w:rsidRPr="0061210A">
          <w:rPr>
            <w:rFonts w:ascii="Times New Roman" w:hAnsi="Times New Roman" w:cs="Times New Roman"/>
            <w:b/>
            <w:bCs/>
            <w:color w:val="auto"/>
          </w:rPr>
          <w:delText>alibration</w:delText>
        </w:r>
      </w:del>
    </w:p>
    <w:p w14:paraId="0F61005E" w14:textId="77777777" w:rsidR="00330A02" w:rsidRPr="00F432CF" w:rsidRDefault="00000000" w:rsidP="003F51E2">
      <w:pPr>
        <w:pStyle w:val="BodyText"/>
        <w:spacing w:after="0" w:line="480" w:lineRule="auto"/>
        <w:ind w:firstLine="720"/>
        <w:rPr>
          <w:rFonts w:ascii="Times New Roman" w:hAnsi="Times New Roman" w:cs="Times New Roman"/>
        </w:rPr>
        <w:pPrChange w:id="257" w:author="Kendra Wyant" w:date="2026-06-06T16:16:00Z" w16du:dateUtc="2026-06-06T21:16:00Z">
          <w:pPr>
            <w:pStyle w:val="FirstParagraph"/>
            <w:spacing w:line="480" w:lineRule="auto"/>
            <w:ind w:firstLine="720"/>
          </w:pPr>
        </w:pPrChange>
      </w:pPr>
      <w:r w:rsidRPr="00F432CF">
        <w:rPr>
          <w:rFonts w:ascii="Times New Roman" w:hAnsi="Times New Roman" w:cs="Times New Roman"/>
        </w:rPr>
        <w:t xml:space="preserve">The best model configuration for each classification model </w:t>
      </w:r>
      <w:proofErr w:type="gramStart"/>
      <w:r w:rsidRPr="00F432CF">
        <w:rPr>
          <w:rFonts w:ascii="Times New Roman" w:hAnsi="Times New Roman" w:cs="Times New Roman"/>
        </w:rPr>
        <w:t>was fit</w:t>
      </w:r>
      <w:proofErr w:type="gramEnd"/>
      <w:r w:rsidRPr="00F432CF">
        <w:rPr>
          <w:rFonts w:ascii="Times New Roman" w:hAnsi="Times New Roman" w:cs="Times New Roman"/>
        </w:rPr>
        <w:t xml:space="preserve"> on the full data set. We fit this configuration using single 5-fold cross-validation. This method allowed us to obtain a single predicted probability for each observation, while still using separate data for model training and prediction. We calibrated our probabilities using Platt scaling [40]. We calculated Brier scores to assess the accuracy of our raw and calibrated probabilities </w:t>
      </w:r>
      <w:del w:id="258" w:author="Kendra Wyant" w:date="2026-06-06T16:16:00Z" w16du:dateUtc="2026-06-06T21:16:00Z">
        <w:r w:rsidRPr="003D0047">
          <w:rPr>
            <w:rFonts w:ascii="Times New Roman" w:hAnsi="Times New Roman" w:cs="Times New Roman"/>
          </w:rPr>
          <w:delText xml:space="preserve">for the no lag and 2-week lagged models. </w:delText>
        </w:r>
      </w:del>
      <w:ins w:id="259" w:author="Kendra Wyant" w:date="2026-06-06T16:16:00Z" w16du:dateUtc="2026-06-06T21:16:00Z">
        <w:r w:rsidRPr="00F432CF">
          <w:rPr>
            <w:rFonts w:ascii="Times New Roman" w:hAnsi="Times New Roman" w:cs="Times New Roman"/>
          </w:rPr>
          <w:t>and provide calibration plots.</w:t>
        </w:r>
      </w:ins>
      <w:moveFromRangeStart w:id="260" w:author="Kendra Wyant" w:date="2026-06-06T16:16:00Z" w:name="move231655030"/>
      <w:moveFrom w:id="261" w:author="Kendra Wyant" w:date="2026-06-06T16:16:00Z" w16du:dateUtc="2026-06-06T21:16:00Z">
        <w:r w:rsidRPr="00F432CF">
          <w:rPr>
            <w:rFonts w:ascii="Times New Roman" w:hAnsi="Times New Roman" w:cs="Times New Roman"/>
          </w:rPr>
          <w:t xml:space="preserve">Brier scores range from 0 (perfect accuracy) to 1 (perfect inaccuracy). </w:t>
        </w:r>
      </w:moveFrom>
      <w:moveFromRangeEnd w:id="260"/>
      <w:del w:id="262" w:author="Kendra Wyant" w:date="2026-06-06T16:16:00Z" w16du:dateUtc="2026-06-06T21:16:00Z">
        <w:r w:rsidRPr="003D0047">
          <w:rPr>
            <w:rFonts w:ascii="Times New Roman" w:hAnsi="Times New Roman" w:cs="Times New Roman"/>
          </w:rPr>
          <w:delText>A table of Brier scores for all five models is available in the supplement. We provide calibration plots for the no lag and 2-week lagged models (calibration plots for all five models are available in the supplement).</w:delText>
        </w:r>
      </w:del>
    </w:p>
    <w:p w14:paraId="1757DF22" w14:textId="4735BB92" w:rsidR="00330A02" w:rsidRPr="003B6140" w:rsidRDefault="00000000">
      <w:pPr>
        <w:pStyle w:val="Heading3"/>
        <w:rPr>
          <w:rFonts w:ascii="Times New Roman" w:hAnsi="Times New Roman" w:cs="Times New Roman"/>
          <w:b/>
          <w:bCs/>
          <w:color w:val="auto"/>
        </w:rPr>
      </w:pPr>
      <w:bookmarkStart w:id="263" w:name="global-feature-importance"/>
      <w:bookmarkEnd w:id="249"/>
      <w:del w:id="264" w:author="Kendra Wyant" w:date="2026-06-06T16:16:00Z" w16du:dateUtc="2026-06-06T21:16:00Z">
        <w:r w:rsidRPr="0061210A">
          <w:rPr>
            <w:rFonts w:ascii="Times New Roman" w:hAnsi="Times New Roman" w:cs="Times New Roman"/>
            <w:b/>
            <w:bCs/>
            <w:color w:val="auto"/>
          </w:rPr>
          <w:delText xml:space="preserve">Global </w:delText>
        </w:r>
        <w:r w:rsidR="0061210A">
          <w:rPr>
            <w:rFonts w:ascii="Times New Roman" w:hAnsi="Times New Roman" w:cs="Times New Roman"/>
            <w:b/>
            <w:bCs/>
            <w:color w:val="auto"/>
          </w:rPr>
          <w:delText>f</w:delText>
        </w:r>
        <w:r w:rsidRPr="0061210A">
          <w:rPr>
            <w:rFonts w:ascii="Times New Roman" w:hAnsi="Times New Roman" w:cs="Times New Roman"/>
            <w:b/>
            <w:bCs/>
            <w:color w:val="auto"/>
          </w:rPr>
          <w:delText>eature</w:delText>
        </w:r>
      </w:del>
      <w:proofErr w:type="gramStart"/>
      <w:ins w:id="265" w:author="Kendra Wyant" w:date="2026-06-06T16:16:00Z" w16du:dateUtc="2026-06-06T21:16:00Z">
        <w:r w:rsidR="003B6140">
          <w:rPr>
            <w:rFonts w:ascii="Times New Roman" w:hAnsi="Times New Roman" w:cs="Times New Roman"/>
            <w:b/>
            <w:bCs/>
            <w:color w:val="auto"/>
          </w:rPr>
          <w:t>Feature</w:t>
        </w:r>
      </w:ins>
      <w:proofErr w:type="gramEnd"/>
      <w:r w:rsidR="003B6140" w:rsidRPr="003B6140">
        <w:rPr>
          <w:rFonts w:ascii="Times New Roman" w:hAnsi="Times New Roman" w:cs="Times New Roman"/>
          <w:b/>
          <w:bCs/>
          <w:color w:val="auto"/>
        </w:rPr>
        <w:t xml:space="preserve"> importance</w:t>
      </w:r>
    </w:p>
    <w:p w14:paraId="2117CBAF" w14:textId="77777777" w:rsidR="00330A02" w:rsidRPr="00F432CF" w:rsidRDefault="00000000" w:rsidP="003F51E2">
      <w:pPr>
        <w:pStyle w:val="FirstParagraph"/>
        <w:spacing w:after="0" w:line="480" w:lineRule="auto"/>
        <w:ind w:firstLine="720"/>
        <w:rPr>
          <w:rFonts w:ascii="Times New Roman" w:hAnsi="Times New Roman" w:cs="Times New Roman"/>
        </w:rPr>
        <w:pPrChange w:id="266" w:author="Kendra Wyant" w:date="2026-06-06T16:16:00Z" w16du:dateUtc="2026-06-06T21:16:00Z">
          <w:pPr>
            <w:pStyle w:val="FirstParagraph"/>
            <w:spacing w:line="480" w:lineRule="auto"/>
            <w:ind w:firstLine="720"/>
          </w:pPr>
        </w:pPrChange>
      </w:pPr>
      <w:r w:rsidRPr="00F432CF">
        <w:rPr>
          <w:rFonts w:ascii="Times New Roman" w:hAnsi="Times New Roman" w:cs="Times New Roman"/>
        </w:rPr>
        <w:t>We used the same single 5-fold cross-validation procedure to calculate raw Shapley values for observations in our held-out folds. Raw Shapley values index the importance of any feature (or set/category of features as described below) to any single prediction for a specific observation (i.e., for a specific 24-hour window for a specific participant), which indicates the “local importance” of that feature [22]. More precisely, the magnitude of the raw Shapley value for any feature indicates how much the feature score for that observation adjusted the prediction (in log-odds units) for that observation relative to the mean prediction across all observations. Positive Shapley values indicate that the feature score increased the prediction for that observation and negative values indicate that the feature score decreased the prediction.</w:t>
      </w:r>
    </w:p>
    <w:p w14:paraId="28EDB21F" w14:textId="77777777" w:rsidR="00330A02" w:rsidRPr="00F432CF" w:rsidRDefault="00000000" w:rsidP="003F51E2">
      <w:pPr>
        <w:pStyle w:val="BodyText"/>
        <w:spacing w:after="0" w:line="480" w:lineRule="auto"/>
        <w:ind w:firstLine="720"/>
        <w:rPr>
          <w:rFonts w:ascii="Times New Roman" w:hAnsi="Times New Roman" w:cs="Times New Roman"/>
        </w:rPr>
        <w:pPrChange w:id="267" w:author="Kendra Wyant" w:date="2026-06-06T16:16:00Z" w16du:dateUtc="2026-06-06T21:16:00Z">
          <w:pPr>
            <w:pStyle w:val="BodyText"/>
            <w:spacing w:line="480" w:lineRule="auto"/>
            <w:ind w:firstLine="720"/>
          </w:pPr>
        </w:pPrChange>
      </w:pPr>
      <w:r w:rsidRPr="00F432CF">
        <w:rPr>
          <w:rFonts w:ascii="Times New Roman" w:hAnsi="Times New Roman" w:cs="Times New Roman"/>
        </w:rPr>
        <w:lastRenderedPageBreak/>
        <w:t>Raw Shapley values are additive across features for an observation, with their sum across features equal to the total adjustment of the predicted value for that observation vs. the mean predicted value across all observations. This property allows raw Shapley values to be added together across features within a category to index the importance of that feature category. We created feature categories by summing raw Shapley values for all features associated with specific EMA items. In three instances, we combined features across two similar EMA items (i.e., past and anticipated risky situations, past and anticipated stressful events, and affective valence and arousal) to yield seven feature categories for distinct constructs assessed by the original 10 EMA items. Specifically, we calculated Shapley values for past use, craving, affective state, past/anticipated risky situations, past/anticipated stressful events, past pleasant events, and abstinence self-efficacy.</w:t>
      </w:r>
    </w:p>
    <w:p w14:paraId="41D715EB" w14:textId="77777777" w:rsidR="00330A02" w:rsidRPr="00F432CF" w:rsidRDefault="00000000" w:rsidP="003F51E2">
      <w:pPr>
        <w:pStyle w:val="BodyText"/>
        <w:spacing w:after="0" w:line="480" w:lineRule="auto"/>
        <w:ind w:firstLine="720"/>
        <w:rPr>
          <w:rFonts w:ascii="Times New Roman" w:hAnsi="Times New Roman" w:cs="Times New Roman"/>
        </w:rPr>
        <w:pPrChange w:id="268" w:author="Kendra Wyant" w:date="2026-06-06T16:16:00Z" w16du:dateUtc="2026-06-06T21:16:00Z">
          <w:pPr>
            <w:pStyle w:val="BodyText"/>
            <w:spacing w:line="480" w:lineRule="auto"/>
            <w:ind w:firstLine="720"/>
          </w:pPr>
        </w:pPrChange>
      </w:pPr>
      <w:del w:id="269" w:author="Kendra Wyant" w:date="2026-06-06T16:16:00Z" w16du:dateUtc="2026-06-06T21:16:00Z">
        <w:r w:rsidRPr="003D0047">
          <w:rPr>
            <w:rFonts w:ascii="Times New Roman" w:hAnsi="Times New Roman" w:cs="Times New Roman"/>
          </w:rPr>
          <w:delText xml:space="preserve">Shapley values can be aggregated across observations to describe </w:delText>
        </w:r>
      </w:del>
      <w:ins w:id="270" w:author="Kendra Wyant" w:date="2026-06-06T16:16:00Z" w16du:dateUtc="2026-06-06T21:16:00Z">
        <w:r w:rsidRPr="00F432CF">
          <w:rPr>
            <w:rFonts w:ascii="Times New Roman" w:hAnsi="Times New Roman" w:cs="Times New Roman"/>
          </w:rPr>
          <w:t xml:space="preserve">We summarized feature importance in two ways. First, we used a traditional approach in which we calculated </w:t>
        </w:r>
      </w:ins>
      <w:r w:rsidRPr="00F432CF">
        <w:rPr>
          <w:rFonts w:ascii="Times New Roman" w:hAnsi="Times New Roman" w:cs="Times New Roman"/>
        </w:rPr>
        <w:t xml:space="preserve">the global importance of </w:t>
      </w:r>
      <w:del w:id="271" w:author="Kendra Wyant" w:date="2026-06-06T16:16:00Z" w16du:dateUtc="2026-06-06T21:16:00Z">
        <w:r w:rsidRPr="003D0047">
          <w:rPr>
            <w:rFonts w:ascii="Times New Roman" w:hAnsi="Times New Roman" w:cs="Times New Roman"/>
          </w:rPr>
          <w:delText>any feature (or</w:delText>
        </w:r>
      </w:del>
      <w:ins w:id="272" w:author="Kendra Wyant" w:date="2026-06-06T16:16:00Z" w16du:dateUtc="2026-06-06T21:16:00Z">
        <w:r w:rsidRPr="00F432CF">
          <w:rPr>
            <w:rFonts w:ascii="Times New Roman" w:hAnsi="Times New Roman" w:cs="Times New Roman"/>
          </w:rPr>
          <w:t>each</w:t>
        </w:r>
      </w:ins>
      <w:r w:rsidRPr="00F432CF">
        <w:rPr>
          <w:rFonts w:ascii="Times New Roman" w:hAnsi="Times New Roman" w:cs="Times New Roman"/>
        </w:rPr>
        <w:t xml:space="preserve"> feature category</w:t>
      </w:r>
      <w:del w:id="273" w:author="Kendra Wyant" w:date="2026-06-06T16:16:00Z" w16du:dateUtc="2026-06-06T21:16:00Z">
        <w:r w:rsidRPr="003D0047">
          <w:rPr>
            <w:rFonts w:ascii="Times New Roman" w:hAnsi="Times New Roman" w:cs="Times New Roman"/>
          </w:rPr>
          <w:delText xml:space="preserve">) across all predictions (i.e., for all 24-hour windows for all participants) in the dataset. </w:delText>
        </w:r>
      </w:del>
      <w:ins w:id="274" w:author="Kendra Wyant" w:date="2026-06-06T16:16:00Z" w16du:dateUtc="2026-06-06T21:16:00Z">
        <w:r w:rsidRPr="00F432CF">
          <w:rPr>
            <w:rFonts w:ascii="Times New Roman" w:hAnsi="Times New Roman" w:cs="Times New Roman"/>
          </w:rPr>
          <w:t xml:space="preserve"> (mean absolute Shapley value). </w:t>
        </w:r>
      </w:ins>
      <w:r w:rsidRPr="00F432CF">
        <w:rPr>
          <w:rFonts w:ascii="Times New Roman" w:hAnsi="Times New Roman" w:cs="Times New Roman"/>
        </w:rPr>
        <w:t xml:space="preserve">Global feature importance </w:t>
      </w:r>
      <w:del w:id="275" w:author="Kendra Wyant" w:date="2026-06-06T16:16:00Z" w16du:dateUtc="2026-06-06T21:16:00Z">
        <w:r w:rsidRPr="003D0047">
          <w:rPr>
            <w:rFonts w:ascii="Times New Roman" w:hAnsi="Times New Roman" w:cs="Times New Roman"/>
          </w:rPr>
          <w:delText>is calculated by averaging the absolute value of the Shapley values for</w:delText>
        </w:r>
      </w:del>
      <w:ins w:id="276" w:author="Kendra Wyant" w:date="2026-06-06T16:16:00Z" w16du:dateUtc="2026-06-06T21:16:00Z">
        <w:r w:rsidRPr="00F432CF">
          <w:rPr>
            <w:rFonts w:ascii="Times New Roman" w:hAnsi="Times New Roman" w:cs="Times New Roman"/>
          </w:rPr>
          <w:t>describes how important</w:t>
        </w:r>
      </w:ins>
      <w:r w:rsidRPr="00F432CF">
        <w:rPr>
          <w:rFonts w:ascii="Times New Roman" w:hAnsi="Times New Roman" w:cs="Times New Roman"/>
        </w:rPr>
        <w:t xml:space="preserve"> a feature </w:t>
      </w:r>
      <w:ins w:id="277" w:author="Kendra Wyant" w:date="2026-06-06T16:16:00Z" w16du:dateUtc="2026-06-06T21:16:00Z">
        <w:r w:rsidRPr="00F432CF">
          <w:rPr>
            <w:rFonts w:ascii="Times New Roman" w:hAnsi="Times New Roman" w:cs="Times New Roman"/>
          </w:rPr>
          <w:t xml:space="preserve">is, on average, </w:t>
        </w:r>
      </w:ins>
      <w:r w:rsidRPr="00F432CF">
        <w:rPr>
          <w:rFonts w:ascii="Times New Roman" w:hAnsi="Times New Roman" w:cs="Times New Roman"/>
        </w:rPr>
        <w:t>across all observations</w:t>
      </w:r>
      <w:ins w:id="278" w:author="Kendra Wyant" w:date="2026-06-06T16:16:00Z" w16du:dateUtc="2026-06-06T21:16:00Z">
        <w:r w:rsidRPr="00F432CF">
          <w:rPr>
            <w:rFonts w:ascii="Times New Roman" w:hAnsi="Times New Roman" w:cs="Times New Roman"/>
          </w:rPr>
          <w:t xml:space="preserve"> from all participants</w:t>
        </w:r>
      </w:ins>
      <w:r w:rsidRPr="00F432CF">
        <w:rPr>
          <w:rFonts w:ascii="Times New Roman" w:hAnsi="Times New Roman" w:cs="Times New Roman"/>
        </w:rPr>
        <w:t xml:space="preserve">. A large mean absolute Shapley value indicates that </w:t>
      </w:r>
      <w:del w:id="279" w:author="Kendra Wyant" w:date="2026-06-06T16:16:00Z" w16du:dateUtc="2026-06-06T21:16:00Z">
        <w:r w:rsidRPr="003D0047">
          <w:rPr>
            <w:rFonts w:ascii="Times New Roman" w:hAnsi="Times New Roman" w:cs="Times New Roman"/>
          </w:rPr>
          <w:delText>the</w:delText>
        </w:r>
      </w:del>
      <w:ins w:id="280" w:author="Kendra Wyant" w:date="2026-06-06T16:16:00Z" w16du:dateUtc="2026-06-06T21:16:00Z">
        <w:r w:rsidRPr="00F432CF">
          <w:rPr>
            <w:rFonts w:ascii="Times New Roman" w:hAnsi="Times New Roman" w:cs="Times New Roman"/>
          </w:rPr>
          <w:t>a</w:t>
        </w:r>
      </w:ins>
      <w:r w:rsidRPr="00F432CF">
        <w:rPr>
          <w:rFonts w:ascii="Times New Roman" w:hAnsi="Times New Roman" w:cs="Times New Roman"/>
        </w:rPr>
        <w:t xml:space="preserve"> feature </w:t>
      </w:r>
      <w:ins w:id="281" w:author="Kendra Wyant" w:date="2026-06-06T16:16:00Z" w16du:dateUtc="2026-06-06T21:16:00Z">
        <w:r w:rsidRPr="00F432CF">
          <w:rPr>
            <w:rFonts w:ascii="Times New Roman" w:hAnsi="Times New Roman" w:cs="Times New Roman"/>
          </w:rPr>
          <w:t xml:space="preserve">category </w:t>
        </w:r>
      </w:ins>
      <w:r w:rsidRPr="00F432CF">
        <w:rPr>
          <w:rFonts w:ascii="Times New Roman" w:hAnsi="Times New Roman" w:cs="Times New Roman"/>
        </w:rPr>
        <w:t xml:space="preserve">makes </w:t>
      </w:r>
      <w:del w:id="282" w:author="Kendra Wyant" w:date="2026-06-06T16:16:00Z" w16du:dateUtc="2026-06-06T21:16:00Z">
        <w:r w:rsidRPr="003D0047">
          <w:rPr>
            <w:rFonts w:ascii="Times New Roman" w:hAnsi="Times New Roman" w:cs="Times New Roman"/>
          </w:rPr>
          <w:delText>big</w:delText>
        </w:r>
      </w:del>
      <w:ins w:id="283" w:author="Kendra Wyant" w:date="2026-06-06T16:16:00Z" w16du:dateUtc="2026-06-06T21:16:00Z">
        <w:r w:rsidRPr="00F432CF">
          <w:rPr>
            <w:rFonts w:ascii="Times New Roman" w:hAnsi="Times New Roman" w:cs="Times New Roman"/>
          </w:rPr>
          <w:t>substantial</w:t>
        </w:r>
      </w:ins>
      <w:r w:rsidRPr="00F432CF">
        <w:rPr>
          <w:rFonts w:ascii="Times New Roman" w:hAnsi="Times New Roman" w:cs="Times New Roman"/>
        </w:rPr>
        <w:t xml:space="preserve"> contributions to </w:t>
      </w:r>
      <w:del w:id="284" w:author="Kendra Wyant" w:date="2026-06-06T16:16:00Z" w16du:dateUtc="2026-06-06T21:16:00Z">
        <w:r w:rsidRPr="003D0047">
          <w:rPr>
            <w:rFonts w:ascii="Times New Roman" w:hAnsi="Times New Roman" w:cs="Times New Roman"/>
          </w:rPr>
          <w:delText xml:space="preserve">the </w:delText>
        </w:r>
      </w:del>
      <w:r w:rsidRPr="00F432CF">
        <w:rPr>
          <w:rFonts w:ascii="Times New Roman" w:hAnsi="Times New Roman" w:cs="Times New Roman"/>
        </w:rPr>
        <w:t xml:space="preserve">predictions across the dataset. </w:t>
      </w:r>
      <w:del w:id="285" w:author="Kendra Wyant" w:date="2026-06-06T16:16:00Z" w16du:dateUtc="2026-06-06T21:16:00Z">
        <w:r w:rsidRPr="003D0047">
          <w:rPr>
            <w:rFonts w:ascii="Times New Roman" w:hAnsi="Times New Roman" w:cs="Times New Roman"/>
          </w:rPr>
          <w:delText>Global</w:delText>
        </w:r>
      </w:del>
      <w:ins w:id="286" w:author="Kendra Wyant" w:date="2026-06-06T16:16:00Z" w16du:dateUtc="2026-06-06T21:16:00Z">
        <w:r w:rsidRPr="00F432CF">
          <w:rPr>
            <w:rFonts w:ascii="Times New Roman" w:hAnsi="Times New Roman" w:cs="Times New Roman"/>
          </w:rPr>
          <w:t>Second, we characterized local</w:t>
        </w:r>
      </w:ins>
      <w:r w:rsidRPr="00F432CF">
        <w:rPr>
          <w:rFonts w:ascii="Times New Roman" w:hAnsi="Times New Roman" w:cs="Times New Roman"/>
        </w:rPr>
        <w:t xml:space="preserve"> feature importance </w:t>
      </w:r>
      <w:del w:id="287" w:author="Kendra Wyant" w:date="2026-06-06T16:16:00Z" w16du:dateUtc="2026-06-06T21:16:00Z">
        <w:r w:rsidRPr="003D0047">
          <w:rPr>
            <w:rFonts w:ascii="Times New Roman" w:hAnsi="Times New Roman" w:cs="Times New Roman"/>
          </w:rPr>
          <w:delText>is a descriptive statistic that indicates</w:delText>
        </w:r>
      </w:del>
      <w:ins w:id="288" w:author="Kendra Wyant" w:date="2026-06-06T16:16:00Z" w16du:dateUtc="2026-06-06T21:16:00Z">
        <w:r w:rsidRPr="00F432CF">
          <w:rPr>
            <w:rFonts w:ascii="Times New Roman" w:hAnsi="Times New Roman" w:cs="Times New Roman"/>
          </w:rPr>
          <w:t>by calculating</w:t>
        </w:r>
      </w:ins>
      <w:r w:rsidRPr="00F432CF">
        <w:rPr>
          <w:rFonts w:ascii="Times New Roman" w:hAnsi="Times New Roman" w:cs="Times New Roman"/>
        </w:rPr>
        <w:t xml:space="preserve"> the </w:t>
      </w:r>
      <w:del w:id="289" w:author="Kendra Wyant" w:date="2026-06-06T16:16:00Z" w16du:dateUtc="2026-06-06T21:16:00Z">
        <w:r w:rsidRPr="003D0047">
          <w:rPr>
            <w:rFonts w:ascii="Times New Roman" w:hAnsi="Times New Roman" w:cs="Times New Roman"/>
          </w:rPr>
          <w:delText>importance</w:delText>
        </w:r>
      </w:del>
      <w:ins w:id="290" w:author="Kendra Wyant" w:date="2026-06-06T16:16:00Z" w16du:dateUtc="2026-06-06T21:16:00Z">
        <w:r w:rsidRPr="00F432CF">
          <w:rPr>
            <w:rFonts w:ascii="Times New Roman" w:hAnsi="Times New Roman" w:cs="Times New Roman"/>
          </w:rPr>
          <w:t>proportion</w:t>
        </w:r>
      </w:ins>
      <w:r w:rsidRPr="00F432CF">
        <w:rPr>
          <w:rFonts w:ascii="Times New Roman" w:hAnsi="Times New Roman" w:cs="Times New Roman"/>
        </w:rPr>
        <w:t xml:space="preserve"> of </w:t>
      </w:r>
      <w:del w:id="291" w:author="Kendra Wyant" w:date="2026-06-06T16:16:00Z" w16du:dateUtc="2026-06-06T21:16:00Z">
        <w:r w:rsidRPr="003D0047">
          <w:rPr>
            <w:rFonts w:ascii="Times New Roman" w:hAnsi="Times New Roman" w:cs="Times New Roman"/>
          </w:rPr>
          <w:delText>the</w:delText>
        </w:r>
      </w:del>
      <w:ins w:id="292" w:author="Kendra Wyant" w:date="2026-06-06T16:16:00Z" w16du:dateUtc="2026-06-06T21:16:00Z">
        <w:r w:rsidRPr="00F432CF">
          <w:rPr>
            <w:rFonts w:ascii="Times New Roman" w:hAnsi="Times New Roman" w:cs="Times New Roman"/>
          </w:rPr>
          <w:t>observations in which each</w:t>
        </w:r>
      </w:ins>
      <w:r w:rsidRPr="00F432CF">
        <w:rPr>
          <w:rFonts w:ascii="Times New Roman" w:hAnsi="Times New Roman" w:cs="Times New Roman"/>
        </w:rPr>
        <w:t xml:space="preserve"> feature </w:t>
      </w:r>
      <w:del w:id="293" w:author="Kendra Wyant" w:date="2026-06-06T16:16:00Z" w16du:dateUtc="2026-06-06T21:16:00Z">
        <w:r w:rsidRPr="003D0047">
          <w:rPr>
            <w:rFonts w:ascii="Times New Roman" w:hAnsi="Times New Roman" w:cs="Times New Roman"/>
          </w:rPr>
          <w:delText>for predictions in a specific dataset, rather than</w:delText>
        </w:r>
      </w:del>
      <w:ins w:id="294" w:author="Kendra Wyant" w:date="2026-06-06T16:16:00Z" w16du:dateUtc="2026-06-06T21:16:00Z">
        <w:r w:rsidRPr="00F432CF">
          <w:rPr>
            <w:rFonts w:ascii="Times New Roman" w:hAnsi="Times New Roman" w:cs="Times New Roman"/>
          </w:rPr>
          <w:t>category had the highest Shapley value. This approach summarizes how frequently</w:t>
        </w:r>
      </w:ins>
      <w:r w:rsidRPr="00F432CF">
        <w:rPr>
          <w:rFonts w:ascii="Times New Roman" w:hAnsi="Times New Roman" w:cs="Times New Roman"/>
        </w:rPr>
        <w:t xml:space="preserve"> a </w:t>
      </w:r>
      <w:del w:id="295" w:author="Kendra Wyant" w:date="2026-06-06T16:16:00Z" w16du:dateUtc="2026-06-06T21:16:00Z">
        <w:r w:rsidRPr="003D0047">
          <w:rPr>
            <w:rFonts w:ascii="Times New Roman" w:hAnsi="Times New Roman" w:cs="Times New Roman"/>
          </w:rPr>
          <w:delText>hypothetical population of observations. We provide</w:delText>
        </w:r>
      </w:del>
      <w:ins w:id="296" w:author="Kendra Wyant" w:date="2026-06-06T16:16:00Z" w16du:dateUtc="2026-06-06T21:16:00Z">
        <w:r w:rsidRPr="00F432CF">
          <w:rPr>
            <w:rFonts w:ascii="Times New Roman" w:hAnsi="Times New Roman" w:cs="Times New Roman"/>
          </w:rPr>
          <w:t xml:space="preserve">feature category is the most influential contributor to individual </w:t>
        </w:r>
        <w:r w:rsidRPr="00F432CF">
          <w:rPr>
            <w:rFonts w:ascii="Times New Roman" w:hAnsi="Times New Roman" w:cs="Times New Roman"/>
          </w:rPr>
          <w:lastRenderedPageBreak/>
          <w:t>predictions. We provided</w:t>
        </w:r>
      </w:ins>
      <w:r w:rsidRPr="00F432CF">
        <w:rPr>
          <w:rFonts w:ascii="Times New Roman" w:hAnsi="Times New Roman" w:cs="Times New Roman"/>
        </w:rPr>
        <w:t xml:space="preserve"> a descriptive plot of the relative ranking of feature categories by their global </w:t>
      </w:r>
      <w:ins w:id="297" w:author="Kendra Wyant" w:date="2026-06-06T16:16:00Z" w16du:dateUtc="2026-06-06T21:16:00Z">
        <w:r w:rsidRPr="00F432CF">
          <w:rPr>
            <w:rFonts w:ascii="Times New Roman" w:hAnsi="Times New Roman" w:cs="Times New Roman"/>
          </w:rPr>
          <w:t xml:space="preserve">and local </w:t>
        </w:r>
      </w:ins>
      <w:r w:rsidRPr="00F432CF">
        <w:rPr>
          <w:rFonts w:ascii="Times New Roman" w:hAnsi="Times New Roman" w:cs="Times New Roman"/>
        </w:rPr>
        <w:t>feature importance for the no lag and 2-week lagged models.</w:t>
      </w:r>
      <w:del w:id="298" w:author="Kendra Wyant" w:date="2026-06-06T16:16:00Z" w16du:dateUtc="2026-06-06T21:16:00Z">
        <w:r w:rsidRPr="003D0047">
          <w:rPr>
            <w:rFonts w:ascii="Times New Roman" w:hAnsi="Times New Roman" w:cs="Times New Roman"/>
          </w:rPr>
          <w:delText xml:space="preserve"> Global feature importance plots for all five models are available in the supplement.</w:delText>
        </w:r>
      </w:del>
    </w:p>
    <w:p w14:paraId="7370BD39" w14:textId="77777777" w:rsidR="00330A02" w:rsidRPr="003B6140" w:rsidRDefault="00000000">
      <w:pPr>
        <w:pStyle w:val="Heading1"/>
        <w:rPr>
          <w:rFonts w:ascii="Times New Roman" w:hAnsi="Times New Roman"/>
          <w:b/>
          <w:color w:val="auto"/>
          <w:sz w:val="36"/>
          <w:rPrChange w:id="299" w:author="Kendra Wyant" w:date="2026-06-06T16:16:00Z" w16du:dateUtc="2026-06-06T21:16:00Z">
            <w:rPr>
              <w:rFonts w:ascii="Times New Roman" w:hAnsi="Times New Roman"/>
              <w:b/>
              <w:color w:val="auto"/>
            </w:rPr>
          </w:rPrChange>
        </w:rPr>
      </w:pPr>
      <w:bookmarkStart w:id="300" w:name="results"/>
      <w:bookmarkEnd w:id="64"/>
      <w:bookmarkEnd w:id="105"/>
      <w:bookmarkEnd w:id="263"/>
      <w:r w:rsidRPr="003B6140">
        <w:rPr>
          <w:rFonts w:ascii="Times New Roman" w:hAnsi="Times New Roman"/>
          <w:b/>
          <w:color w:val="auto"/>
          <w:sz w:val="36"/>
          <w:rPrChange w:id="301" w:author="Kendra Wyant" w:date="2026-06-06T16:16:00Z" w16du:dateUtc="2026-06-06T21:16:00Z">
            <w:rPr>
              <w:rFonts w:ascii="Times New Roman" w:hAnsi="Times New Roman"/>
              <w:b/>
              <w:color w:val="auto"/>
            </w:rPr>
          </w:rPrChange>
        </w:rPr>
        <w:t>Results</w:t>
      </w:r>
    </w:p>
    <w:p w14:paraId="47182047" w14:textId="58154F0F" w:rsidR="00330A02" w:rsidRPr="003B6140" w:rsidRDefault="00000000">
      <w:pPr>
        <w:pStyle w:val="Heading2"/>
        <w:rPr>
          <w:rFonts w:ascii="Times New Roman" w:hAnsi="Times New Roman" w:cs="Times New Roman"/>
          <w:b/>
          <w:bCs/>
          <w:color w:val="auto"/>
        </w:rPr>
      </w:pPr>
      <w:bookmarkStart w:id="302" w:name="demographic-and-lapse-characteristics"/>
      <w:r w:rsidRPr="003B6140">
        <w:rPr>
          <w:rFonts w:ascii="Times New Roman" w:hAnsi="Times New Roman" w:cs="Times New Roman"/>
          <w:b/>
          <w:bCs/>
          <w:color w:val="auto"/>
        </w:rPr>
        <w:t xml:space="preserve">Demographic and </w:t>
      </w:r>
      <w:r w:rsidR="003B6140" w:rsidRPr="003B6140">
        <w:rPr>
          <w:rFonts w:ascii="Times New Roman" w:hAnsi="Times New Roman" w:cs="Times New Roman"/>
          <w:b/>
          <w:bCs/>
          <w:color w:val="auto"/>
        </w:rPr>
        <w:t>l</w:t>
      </w:r>
      <w:r w:rsidRPr="003B6140">
        <w:rPr>
          <w:rFonts w:ascii="Times New Roman" w:hAnsi="Times New Roman" w:cs="Times New Roman"/>
          <w:b/>
          <w:bCs/>
          <w:color w:val="auto"/>
        </w:rPr>
        <w:t xml:space="preserve">apse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haracteristics</w:t>
      </w:r>
    </w:p>
    <w:p w14:paraId="039B2547" w14:textId="014EE9F4" w:rsidR="00330A02" w:rsidRDefault="00000000" w:rsidP="00196183">
      <w:pPr>
        <w:pStyle w:val="FirstParagraph"/>
        <w:spacing w:line="480" w:lineRule="auto"/>
        <w:ind w:firstLine="720"/>
        <w:rPr>
          <w:rFonts w:ascii="Times New Roman" w:hAnsi="Times New Roman" w:cs="Times New Roman"/>
        </w:rPr>
      </w:pPr>
      <w:r w:rsidRPr="003F51E2">
        <w:rPr>
          <w:rFonts w:ascii="Times New Roman" w:hAnsi="Times New Roman" w:cs="Times New Roman"/>
        </w:rPr>
        <w:t>Table</w:t>
      </w:r>
      <w:del w:id="303" w:author="Kendra Wyant" w:date="2026-06-06T16:16:00Z" w16du:dateUtc="2026-06-06T21:16:00Z">
        <w:r w:rsidR="0061210A">
          <w:rPr>
            <w:rFonts w:ascii="Times New Roman" w:hAnsi="Times New Roman" w:cs="Times New Roman"/>
          </w:rPr>
          <w:delText xml:space="preserve"> </w:delText>
        </w:r>
      </w:del>
      <w:ins w:id="304" w:author="Kendra Wyant" w:date="2026-06-06T16:16:00Z" w16du:dateUtc="2026-06-06T21:16:00Z">
        <w:r w:rsidRPr="003F51E2">
          <w:rPr>
            <w:rFonts w:ascii="Times New Roman" w:hAnsi="Times New Roman" w:cs="Times New Roman"/>
          </w:rPr>
          <w:t> </w:t>
        </w:r>
      </w:ins>
      <w:r w:rsidRPr="003F51E2">
        <w:rPr>
          <w:rFonts w:ascii="Times New Roman" w:hAnsi="Times New Roman" w:cs="Times New Roman"/>
        </w:rPr>
        <w:t>1</w:t>
      </w:r>
      <w:r w:rsidRPr="00F432CF">
        <w:rPr>
          <w:rFonts w:ascii="Times New Roman" w:hAnsi="Times New Roman" w:cs="Times New Roman"/>
        </w:rPr>
        <w:t xml:space="preserve"> provides a detailed breakdown of the demographic and clinical characteristics of our sample (N = 151).</w:t>
      </w:r>
    </w:p>
    <w:p w14:paraId="3E10FB85" w14:textId="4E5D9D3D" w:rsidR="00196183" w:rsidRDefault="00196183" w:rsidP="00196183">
      <w:pPr>
        <w:pStyle w:val="BodyText"/>
        <w:rPr>
          <w:ins w:id="305" w:author="Kendra Wyant" w:date="2026-06-06T16:16:00Z" w16du:dateUtc="2026-06-06T21:16:00Z"/>
          <w:rFonts w:ascii="Times New Roman" w:hAnsi="Times New Roman" w:cs="Times New Roman"/>
          <w:b/>
          <w:bCs/>
        </w:rPr>
      </w:pPr>
      <w:ins w:id="306" w:author="Kendra Wyant" w:date="2026-06-06T16:16:00Z" w16du:dateUtc="2026-06-06T21:16:00Z">
        <w:r w:rsidRPr="00567ACF">
          <w:rPr>
            <w:rFonts w:ascii="Times New Roman" w:hAnsi="Times New Roman"/>
            <w:b/>
          </w:rPr>
          <w:t xml:space="preserve">Table 1. </w:t>
        </w:r>
        <w:r w:rsidRPr="00196183">
          <w:rPr>
            <w:rFonts w:ascii="Times New Roman" w:hAnsi="Times New Roman" w:cs="Times New Roman"/>
            <w:b/>
            <w:bCs/>
          </w:rPr>
          <w:t>Demographic and Clinical Characteristics</w:t>
        </w:r>
        <w:r>
          <w:rPr>
            <w:rFonts w:ascii="Times New Roman" w:hAnsi="Times New Roman" w:cs="Times New Roman"/>
            <w:b/>
            <w:bCs/>
          </w:rPr>
          <w:t>.</w:t>
        </w:r>
      </w:ins>
    </w:p>
    <w:tbl>
      <w:tblPr>
        <w:tblStyle w:val="Table"/>
        <w:tblW w:w="5246" w:type="pct"/>
        <w:tblLayout w:type="fixed"/>
        <w:tblLook w:val="0000" w:firstRow="0" w:lastRow="0" w:firstColumn="0" w:lastColumn="0" w:noHBand="0" w:noVBand="0"/>
      </w:tblPr>
      <w:tblGrid>
        <w:gridCol w:w="10047"/>
      </w:tblGrid>
      <w:tr w:rsidR="00196183" w:rsidRPr="00C701D8" w14:paraId="1045B03F" w14:textId="77777777" w:rsidTr="00ED4B99">
        <w:tc>
          <w:tcPr>
            <w:tcW w:w="9821" w:type="dxa"/>
            <w:vAlign w:val="center"/>
          </w:tcPr>
          <w:p w14:paraId="37360500" w14:textId="3412C007" w:rsidR="00196183" w:rsidRPr="0061210A" w:rsidRDefault="0061210A" w:rsidP="00ED4B99">
            <w:pPr>
              <w:pStyle w:val="ImageCaption"/>
              <w:spacing w:after="0" w:line="480" w:lineRule="auto"/>
              <w:rPr>
                <w:rFonts w:ascii="Times New Roman" w:hAnsi="Times New Roman" w:cs="Times New Roman"/>
                <w:b/>
                <w:bCs/>
                <w:i w:val="0"/>
                <w:iCs/>
              </w:rPr>
            </w:pPr>
            <w:bookmarkStart w:id="307" w:name="tbl-demohtml"/>
            <w:del w:id="308" w:author="Kendra Wyant" w:date="2026-06-06T16:16:00Z" w16du:dateUtc="2026-06-06T21:16:00Z">
              <w:r w:rsidRPr="0061210A">
                <w:rPr>
                  <w:rFonts w:ascii="Times New Roman" w:hAnsi="Times New Roman" w:cs="Times New Roman"/>
                  <w:b/>
                  <w:bCs/>
                  <w:i w:val="0"/>
                  <w:iCs/>
                </w:rPr>
                <w:delText>Table 1</w:delText>
              </w:r>
              <w:r>
                <w:rPr>
                  <w:rFonts w:ascii="Times New Roman" w:hAnsi="Times New Roman" w:cs="Times New Roman"/>
                  <w:b/>
                  <w:bCs/>
                  <w:i w:val="0"/>
                  <w:iCs/>
                </w:rPr>
                <w:delText>.</w:delText>
              </w:r>
              <w:r w:rsidRPr="0061210A">
                <w:rPr>
                  <w:rFonts w:ascii="Times New Roman" w:hAnsi="Times New Roman" w:cs="Times New Roman"/>
                  <w:b/>
                  <w:bCs/>
                  <w:i w:val="0"/>
                  <w:iCs/>
                </w:rPr>
                <w:delText xml:space="preserve"> Demographic and </w:delText>
              </w:r>
              <w:r>
                <w:rPr>
                  <w:rFonts w:ascii="Times New Roman" w:hAnsi="Times New Roman" w:cs="Times New Roman"/>
                  <w:b/>
                  <w:bCs/>
                  <w:i w:val="0"/>
                  <w:iCs/>
                </w:rPr>
                <w:delText>c</w:delText>
              </w:r>
              <w:r w:rsidRPr="0061210A">
                <w:rPr>
                  <w:rFonts w:ascii="Times New Roman" w:hAnsi="Times New Roman" w:cs="Times New Roman"/>
                  <w:b/>
                  <w:bCs/>
                  <w:i w:val="0"/>
                  <w:iCs/>
                </w:rPr>
                <w:delText xml:space="preserve">linical </w:delText>
              </w:r>
              <w:r>
                <w:rPr>
                  <w:rFonts w:ascii="Times New Roman" w:hAnsi="Times New Roman" w:cs="Times New Roman"/>
                  <w:b/>
                  <w:bCs/>
                  <w:i w:val="0"/>
                  <w:iCs/>
                </w:rPr>
                <w:delText>c</w:delText>
              </w:r>
              <w:r w:rsidRPr="0061210A">
                <w:rPr>
                  <w:rFonts w:ascii="Times New Roman" w:hAnsi="Times New Roman" w:cs="Times New Roman"/>
                  <w:b/>
                  <w:bCs/>
                  <w:i w:val="0"/>
                  <w:iCs/>
                </w:rPr>
                <w:delText>haracteristics</w:delText>
              </w:r>
              <w:r>
                <w:rPr>
                  <w:rFonts w:ascii="Times New Roman" w:hAnsi="Times New Roman" w:cs="Times New Roman"/>
                  <w:b/>
                  <w:bCs/>
                  <w:i w:val="0"/>
                  <w:iCs/>
                </w:rPr>
                <w:delText>.</w:delText>
              </w:r>
            </w:del>
          </w:p>
          <w:tbl>
            <w:tblPr>
              <w:tblStyle w:val="Table"/>
              <w:tblW w:w="10125" w:type="dxa"/>
              <w:tblLook w:val="0060" w:firstRow="1" w:lastRow="1" w:firstColumn="0" w:lastColumn="0" w:noHBand="0" w:noVBand="0"/>
              <w:tblPrChange w:id="309" w:author="Kendra Wyant" w:date="2026-06-06T16:16:00Z" w16du:dateUtc="2026-06-06T21:16:00Z">
                <w:tblPr>
                  <w:tblStyle w:val="Table"/>
                  <w:tblW w:w="10125" w:type="dxa"/>
                  <w:tblLook w:val="0060" w:firstRow="1" w:lastRow="1" w:firstColumn="0" w:lastColumn="0" w:noHBand="0" w:noVBand="0"/>
                </w:tblPr>
              </w:tblPrChange>
            </w:tblPr>
            <w:tblGrid>
              <w:gridCol w:w="4590"/>
              <w:gridCol w:w="666"/>
              <w:gridCol w:w="859"/>
              <w:gridCol w:w="1146"/>
              <w:gridCol w:w="1241"/>
              <w:gridCol w:w="1623"/>
              <w:tblGridChange w:id="310">
                <w:tblGrid>
                  <w:gridCol w:w="4590"/>
                  <w:gridCol w:w="666"/>
                  <w:gridCol w:w="859"/>
                  <w:gridCol w:w="1146"/>
                  <w:gridCol w:w="1241"/>
                  <w:gridCol w:w="1623"/>
                </w:tblGrid>
              </w:tblGridChange>
            </w:tblGrid>
            <w:tr w:rsidR="00196183" w:rsidRPr="00C701D8" w14:paraId="79B066D3" w14:textId="77777777" w:rsidTr="00196183">
              <w:trPr>
                <w:cnfStyle w:val="100000000000" w:firstRow="1" w:lastRow="0" w:firstColumn="0" w:lastColumn="0" w:oddVBand="0" w:evenVBand="0" w:oddHBand="0" w:evenHBand="0" w:firstRowFirstColumn="0" w:firstRowLastColumn="0" w:lastRowFirstColumn="0" w:lastRowLastColumn="0"/>
                <w:trHeight w:val="380"/>
                <w:tblHeader/>
                <w:trPrChange w:id="311" w:author="Kendra Wyant" w:date="2026-06-06T16:16:00Z" w16du:dateUtc="2026-06-06T21:16:00Z">
                  <w:trPr>
                    <w:trHeight w:val="380"/>
                    <w:tblHeader/>
                  </w:trPr>
                </w:trPrChange>
              </w:trPr>
              <w:tc>
                <w:tcPr>
                  <w:tcW w:w="4590" w:type="dxa"/>
                  <w:tcBorders>
                    <w:top w:val="single" w:sz="4" w:space="0" w:color="auto"/>
                    <w:bottom w:val="single" w:sz="4" w:space="0" w:color="auto"/>
                  </w:tcBorders>
                  <w:tcPrChange w:id="312" w:author="Kendra Wyant" w:date="2026-06-06T16:16:00Z" w16du:dateUtc="2026-06-06T21:16:00Z">
                    <w:tcPr>
                      <w:tcW w:w="4590" w:type="dxa"/>
                      <w:tcBorders>
                        <w:top w:val="single" w:sz="4" w:space="0" w:color="auto"/>
                        <w:bottom w:val="single" w:sz="4" w:space="0" w:color="auto"/>
                      </w:tcBorders>
                    </w:tcPr>
                  </w:tcPrChange>
                </w:tcPr>
                <w:p w14:paraId="2E6AAAC4" w14:textId="77777777" w:rsidR="00196183" w:rsidRPr="00C701D8" w:rsidRDefault="00196183" w:rsidP="00ED4B99">
                  <w:pPr>
                    <w:pStyle w:val="Compact"/>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bookmarkStart w:id="313" w:name="_Hlk206751813"/>
                </w:p>
              </w:tc>
              <w:tc>
                <w:tcPr>
                  <w:tcW w:w="666" w:type="dxa"/>
                  <w:tcBorders>
                    <w:top w:val="single" w:sz="4" w:space="0" w:color="auto"/>
                    <w:bottom w:val="single" w:sz="4" w:space="0" w:color="auto"/>
                  </w:tcBorders>
                  <w:tcPrChange w:id="314" w:author="Kendra Wyant" w:date="2026-06-06T16:16:00Z" w16du:dateUtc="2026-06-06T21:16:00Z">
                    <w:tcPr>
                      <w:tcW w:w="666" w:type="dxa"/>
                      <w:tcBorders>
                        <w:top w:val="single" w:sz="4" w:space="0" w:color="auto"/>
                        <w:bottom w:val="single" w:sz="4" w:space="0" w:color="auto"/>
                      </w:tcBorders>
                    </w:tcPr>
                  </w:tcPrChange>
                </w:tcPr>
                <w:p w14:paraId="4D25EBE8" w14:textId="77777777" w:rsidR="00196183" w:rsidRPr="00C701D8" w:rsidRDefault="00196183" w:rsidP="00ED4B99">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01D8">
                    <w:rPr>
                      <w:rFonts w:ascii="Times New Roman" w:hAnsi="Times New Roman" w:cs="Times New Roman"/>
                    </w:rPr>
                    <w:t>N</w:t>
                  </w:r>
                </w:p>
              </w:tc>
              <w:tc>
                <w:tcPr>
                  <w:tcW w:w="859" w:type="dxa"/>
                  <w:tcBorders>
                    <w:top w:val="single" w:sz="4" w:space="0" w:color="auto"/>
                    <w:bottom w:val="single" w:sz="4" w:space="0" w:color="auto"/>
                  </w:tcBorders>
                  <w:tcPrChange w:id="315" w:author="Kendra Wyant" w:date="2026-06-06T16:16:00Z" w16du:dateUtc="2026-06-06T21:16:00Z">
                    <w:tcPr>
                      <w:tcW w:w="859" w:type="dxa"/>
                      <w:tcBorders>
                        <w:top w:val="single" w:sz="4" w:space="0" w:color="auto"/>
                        <w:bottom w:val="single" w:sz="4" w:space="0" w:color="auto"/>
                      </w:tcBorders>
                    </w:tcPr>
                  </w:tcPrChange>
                </w:tcPr>
                <w:p w14:paraId="42D800CB" w14:textId="77777777" w:rsidR="00196183" w:rsidRPr="00C701D8" w:rsidRDefault="00196183" w:rsidP="00ED4B99">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01D8">
                    <w:rPr>
                      <w:rFonts w:ascii="Times New Roman" w:hAnsi="Times New Roman" w:cs="Times New Roman"/>
                    </w:rPr>
                    <w:t>%</w:t>
                  </w:r>
                </w:p>
              </w:tc>
              <w:tc>
                <w:tcPr>
                  <w:tcW w:w="1146" w:type="dxa"/>
                  <w:tcBorders>
                    <w:top w:val="single" w:sz="4" w:space="0" w:color="auto"/>
                  </w:tcBorders>
                  <w:tcPrChange w:id="316" w:author="Kendra Wyant" w:date="2026-06-06T16:16:00Z" w16du:dateUtc="2026-06-06T21:16:00Z">
                    <w:tcPr>
                      <w:tcW w:w="1146" w:type="dxa"/>
                      <w:tcBorders>
                        <w:top w:val="single" w:sz="4" w:space="0" w:color="auto"/>
                      </w:tcBorders>
                    </w:tcPr>
                  </w:tcPrChange>
                </w:tcPr>
                <w:p w14:paraId="73A33998" w14:textId="77777777" w:rsidR="00196183" w:rsidRPr="00C701D8" w:rsidRDefault="00196183" w:rsidP="00ED4B99">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01D8">
                    <w:rPr>
                      <w:rFonts w:ascii="Times New Roman" w:hAnsi="Times New Roman" w:cs="Times New Roman"/>
                    </w:rPr>
                    <w:t>M</w:t>
                  </w:r>
                </w:p>
              </w:tc>
              <w:tc>
                <w:tcPr>
                  <w:tcW w:w="1241" w:type="dxa"/>
                  <w:tcBorders>
                    <w:top w:val="single" w:sz="4" w:space="0" w:color="auto"/>
                  </w:tcBorders>
                  <w:tcPrChange w:id="317" w:author="Kendra Wyant" w:date="2026-06-06T16:16:00Z" w16du:dateUtc="2026-06-06T21:16:00Z">
                    <w:tcPr>
                      <w:tcW w:w="1241" w:type="dxa"/>
                      <w:tcBorders>
                        <w:top w:val="single" w:sz="4" w:space="0" w:color="auto"/>
                      </w:tcBorders>
                    </w:tcPr>
                  </w:tcPrChange>
                </w:tcPr>
                <w:p w14:paraId="57E571DB" w14:textId="77777777" w:rsidR="00196183" w:rsidRPr="00C701D8" w:rsidRDefault="00196183" w:rsidP="00ED4B99">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01D8">
                    <w:rPr>
                      <w:rFonts w:ascii="Times New Roman" w:hAnsi="Times New Roman" w:cs="Times New Roman"/>
                    </w:rPr>
                    <w:t>SD</w:t>
                  </w:r>
                </w:p>
              </w:tc>
              <w:tc>
                <w:tcPr>
                  <w:tcW w:w="1623" w:type="dxa"/>
                  <w:tcBorders>
                    <w:top w:val="single" w:sz="4" w:space="0" w:color="auto"/>
                  </w:tcBorders>
                  <w:tcPrChange w:id="318" w:author="Kendra Wyant" w:date="2026-06-06T16:16:00Z" w16du:dateUtc="2026-06-06T21:16:00Z">
                    <w:tcPr>
                      <w:tcW w:w="1620" w:type="dxa"/>
                      <w:tcBorders>
                        <w:top w:val="single" w:sz="4" w:space="0" w:color="auto"/>
                      </w:tcBorders>
                    </w:tcPr>
                  </w:tcPrChange>
                </w:tcPr>
                <w:p w14:paraId="184DBF4B" w14:textId="77777777" w:rsidR="00196183" w:rsidRPr="00C701D8" w:rsidRDefault="00196183" w:rsidP="00ED4B99">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01D8">
                    <w:rPr>
                      <w:rFonts w:ascii="Times New Roman" w:hAnsi="Times New Roman" w:cs="Times New Roman"/>
                    </w:rPr>
                    <w:t>Range</w:t>
                  </w:r>
                </w:p>
              </w:tc>
            </w:tr>
            <w:tr w:rsidR="00196183" w:rsidRPr="00C701D8" w14:paraId="41F43658" w14:textId="77777777" w:rsidTr="00196183">
              <w:trPr>
                <w:trHeight w:val="380"/>
                <w:trPrChange w:id="319" w:author="Kendra Wyant" w:date="2026-06-06T16:16:00Z" w16du:dateUtc="2026-06-06T21:16:00Z">
                  <w:trPr>
                    <w:trHeight w:val="380"/>
                  </w:trPr>
                </w:trPrChange>
              </w:trPr>
              <w:tc>
                <w:tcPr>
                  <w:tcW w:w="4590" w:type="dxa"/>
                  <w:tcBorders>
                    <w:top w:val="single" w:sz="4" w:space="0" w:color="auto"/>
                  </w:tcBorders>
                  <w:tcPrChange w:id="320" w:author="Kendra Wyant" w:date="2026-06-06T16:16:00Z" w16du:dateUtc="2026-06-06T21:16:00Z">
                    <w:tcPr>
                      <w:tcW w:w="4590" w:type="dxa"/>
                      <w:tcBorders>
                        <w:top w:val="single" w:sz="4" w:space="0" w:color="auto"/>
                      </w:tcBorders>
                    </w:tcPr>
                  </w:tcPrChange>
                </w:tcPr>
                <w:p w14:paraId="7F65B0E6"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Age</w:t>
                  </w:r>
                </w:p>
              </w:tc>
              <w:tc>
                <w:tcPr>
                  <w:tcW w:w="666" w:type="dxa"/>
                  <w:tcBorders>
                    <w:top w:val="single" w:sz="4" w:space="0" w:color="auto"/>
                  </w:tcBorders>
                  <w:tcPrChange w:id="321" w:author="Kendra Wyant" w:date="2026-06-06T16:16:00Z" w16du:dateUtc="2026-06-06T21:16:00Z">
                    <w:tcPr>
                      <w:tcW w:w="666" w:type="dxa"/>
                      <w:tcBorders>
                        <w:top w:val="single" w:sz="4" w:space="0" w:color="auto"/>
                      </w:tcBorders>
                    </w:tcPr>
                  </w:tcPrChange>
                </w:tcPr>
                <w:p w14:paraId="7B405852" w14:textId="77777777" w:rsidR="00196183" w:rsidRPr="00C701D8" w:rsidRDefault="00196183" w:rsidP="00ED4B99">
                  <w:pPr>
                    <w:pStyle w:val="Compact"/>
                    <w:spacing w:before="0" w:after="0"/>
                    <w:rPr>
                      <w:rFonts w:ascii="Times New Roman" w:hAnsi="Times New Roman" w:cs="Times New Roman"/>
                    </w:rPr>
                  </w:pPr>
                </w:p>
              </w:tc>
              <w:tc>
                <w:tcPr>
                  <w:tcW w:w="859" w:type="dxa"/>
                  <w:tcBorders>
                    <w:top w:val="single" w:sz="4" w:space="0" w:color="auto"/>
                  </w:tcBorders>
                  <w:tcPrChange w:id="322" w:author="Kendra Wyant" w:date="2026-06-06T16:16:00Z" w16du:dateUtc="2026-06-06T21:16:00Z">
                    <w:tcPr>
                      <w:tcW w:w="859" w:type="dxa"/>
                      <w:tcBorders>
                        <w:top w:val="single" w:sz="4" w:space="0" w:color="auto"/>
                      </w:tcBorders>
                    </w:tcPr>
                  </w:tcPrChange>
                </w:tcPr>
                <w:p w14:paraId="6E8929DD" w14:textId="77777777" w:rsidR="00196183" w:rsidRPr="00C701D8" w:rsidRDefault="00196183" w:rsidP="00ED4B99">
                  <w:pPr>
                    <w:pStyle w:val="Compact"/>
                    <w:spacing w:before="0" w:after="0"/>
                    <w:rPr>
                      <w:rFonts w:ascii="Times New Roman" w:hAnsi="Times New Roman" w:cs="Times New Roman"/>
                    </w:rPr>
                  </w:pPr>
                </w:p>
              </w:tc>
              <w:tc>
                <w:tcPr>
                  <w:tcW w:w="1146" w:type="dxa"/>
                  <w:tcPrChange w:id="323" w:author="Kendra Wyant" w:date="2026-06-06T16:16:00Z" w16du:dateUtc="2026-06-06T21:16:00Z">
                    <w:tcPr>
                      <w:tcW w:w="1146" w:type="dxa"/>
                    </w:tcPr>
                  </w:tcPrChange>
                </w:tcPr>
                <w:p w14:paraId="1F17E8A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w:t>
                  </w:r>
                </w:p>
              </w:tc>
              <w:tc>
                <w:tcPr>
                  <w:tcW w:w="1241" w:type="dxa"/>
                  <w:tcPrChange w:id="324" w:author="Kendra Wyant" w:date="2026-06-06T16:16:00Z" w16du:dateUtc="2026-06-06T21:16:00Z">
                    <w:tcPr>
                      <w:tcW w:w="1241" w:type="dxa"/>
                    </w:tcPr>
                  </w:tcPrChange>
                </w:tcPr>
                <w:p w14:paraId="7345927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11.9</w:t>
                  </w:r>
                </w:p>
              </w:tc>
              <w:tc>
                <w:tcPr>
                  <w:tcW w:w="1623" w:type="dxa"/>
                  <w:tcPrChange w:id="325" w:author="Kendra Wyant" w:date="2026-06-06T16:16:00Z" w16du:dateUtc="2026-06-06T21:16:00Z">
                    <w:tcPr>
                      <w:tcW w:w="1620" w:type="dxa"/>
                    </w:tcPr>
                  </w:tcPrChange>
                </w:tcPr>
                <w:p w14:paraId="4F105E0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21-72</w:t>
                  </w:r>
                </w:p>
              </w:tc>
            </w:tr>
            <w:tr w:rsidR="00196183" w:rsidRPr="00C701D8" w14:paraId="2811B462" w14:textId="77777777" w:rsidTr="00196183">
              <w:trPr>
                <w:trHeight w:val="402"/>
                <w:trPrChange w:id="326" w:author="Kendra Wyant" w:date="2026-06-06T16:16:00Z" w16du:dateUtc="2026-06-06T21:16:00Z">
                  <w:trPr>
                    <w:trHeight w:val="402"/>
                  </w:trPr>
                </w:trPrChange>
              </w:trPr>
              <w:tc>
                <w:tcPr>
                  <w:tcW w:w="4590" w:type="dxa"/>
                  <w:tcPrChange w:id="327" w:author="Kendra Wyant" w:date="2026-06-06T16:16:00Z" w16du:dateUtc="2026-06-06T21:16:00Z">
                    <w:tcPr>
                      <w:tcW w:w="4590" w:type="dxa"/>
                    </w:tcPr>
                  </w:tcPrChange>
                </w:tcPr>
                <w:p w14:paraId="50D594D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Sex at Birth</w:t>
                  </w:r>
                </w:p>
              </w:tc>
              <w:tc>
                <w:tcPr>
                  <w:tcW w:w="666" w:type="dxa"/>
                  <w:tcPrChange w:id="328" w:author="Kendra Wyant" w:date="2026-06-06T16:16:00Z" w16du:dateUtc="2026-06-06T21:16:00Z">
                    <w:tcPr>
                      <w:tcW w:w="666" w:type="dxa"/>
                    </w:tcPr>
                  </w:tcPrChange>
                </w:tcPr>
                <w:p w14:paraId="2CBC4298" w14:textId="77777777" w:rsidR="00196183" w:rsidRPr="00C701D8" w:rsidRDefault="00196183" w:rsidP="00ED4B99">
                  <w:pPr>
                    <w:pStyle w:val="Compact"/>
                    <w:spacing w:before="0" w:after="0"/>
                    <w:rPr>
                      <w:rFonts w:ascii="Times New Roman" w:hAnsi="Times New Roman" w:cs="Times New Roman"/>
                    </w:rPr>
                  </w:pPr>
                </w:p>
              </w:tc>
              <w:tc>
                <w:tcPr>
                  <w:tcW w:w="859" w:type="dxa"/>
                  <w:tcPrChange w:id="329" w:author="Kendra Wyant" w:date="2026-06-06T16:16:00Z" w16du:dateUtc="2026-06-06T21:16:00Z">
                    <w:tcPr>
                      <w:tcW w:w="859" w:type="dxa"/>
                    </w:tcPr>
                  </w:tcPrChange>
                </w:tcPr>
                <w:p w14:paraId="4D537B10" w14:textId="77777777" w:rsidR="00196183" w:rsidRPr="00C701D8" w:rsidRDefault="00196183" w:rsidP="00ED4B99">
                  <w:pPr>
                    <w:pStyle w:val="Compact"/>
                    <w:spacing w:before="0" w:after="0"/>
                    <w:rPr>
                      <w:rFonts w:ascii="Times New Roman" w:hAnsi="Times New Roman" w:cs="Times New Roman"/>
                    </w:rPr>
                  </w:pPr>
                </w:p>
              </w:tc>
              <w:tc>
                <w:tcPr>
                  <w:tcW w:w="1146" w:type="dxa"/>
                  <w:tcPrChange w:id="330" w:author="Kendra Wyant" w:date="2026-06-06T16:16:00Z" w16du:dateUtc="2026-06-06T21:16:00Z">
                    <w:tcPr>
                      <w:tcW w:w="1146" w:type="dxa"/>
                    </w:tcPr>
                  </w:tcPrChange>
                </w:tcPr>
                <w:p w14:paraId="16A4F759" w14:textId="77777777" w:rsidR="00196183" w:rsidRPr="00C701D8" w:rsidRDefault="00196183" w:rsidP="00ED4B99">
                  <w:pPr>
                    <w:pStyle w:val="Compact"/>
                    <w:spacing w:before="0" w:after="0"/>
                    <w:rPr>
                      <w:rFonts w:ascii="Times New Roman" w:hAnsi="Times New Roman" w:cs="Times New Roman"/>
                    </w:rPr>
                  </w:pPr>
                </w:p>
              </w:tc>
              <w:tc>
                <w:tcPr>
                  <w:tcW w:w="1241" w:type="dxa"/>
                  <w:tcPrChange w:id="331" w:author="Kendra Wyant" w:date="2026-06-06T16:16:00Z" w16du:dateUtc="2026-06-06T21:16:00Z">
                    <w:tcPr>
                      <w:tcW w:w="1241" w:type="dxa"/>
                    </w:tcPr>
                  </w:tcPrChange>
                </w:tcPr>
                <w:p w14:paraId="51B1BF56" w14:textId="77777777" w:rsidR="00196183" w:rsidRPr="00C701D8" w:rsidRDefault="00196183" w:rsidP="00ED4B99">
                  <w:pPr>
                    <w:pStyle w:val="Compact"/>
                    <w:spacing w:before="0" w:after="0"/>
                    <w:rPr>
                      <w:rFonts w:ascii="Times New Roman" w:hAnsi="Times New Roman" w:cs="Times New Roman"/>
                    </w:rPr>
                  </w:pPr>
                </w:p>
              </w:tc>
              <w:tc>
                <w:tcPr>
                  <w:tcW w:w="1623" w:type="dxa"/>
                  <w:tcPrChange w:id="332" w:author="Kendra Wyant" w:date="2026-06-06T16:16:00Z" w16du:dateUtc="2026-06-06T21:16:00Z">
                    <w:tcPr>
                      <w:tcW w:w="1620" w:type="dxa"/>
                    </w:tcPr>
                  </w:tcPrChange>
                </w:tcPr>
                <w:p w14:paraId="2B06345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C3E070C" w14:textId="77777777" w:rsidTr="00196183">
              <w:trPr>
                <w:trHeight w:val="380"/>
                <w:trPrChange w:id="333" w:author="Kendra Wyant" w:date="2026-06-06T16:16:00Z" w16du:dateUtc="2026-06-06T21:16:00Z">
                  <w:trPr>
                    <w:trHeight w:val="380"/>
                  </w:trPr>
                </w:trPrChange>
              </w:trPr>
              <w:tc>
                <w:tcPr>
                  <w:tcW w:w="4590" w:type="dxa"/>
                  <w:tcPrChange w:id="334" w:author="Kendra Wyant" w:date="2026-06-06T16:16:00Z" w16du:dateUtc="2026-06-06T21:16:00Z">
                    <w:tcPr>
                      <w:tcW w:w="4590" w:type="dxa"/>
                    </w:tcPr>
                  </w:tcPrChange>
                </w:tcPr>
                <w:p w14:paraId="4A41ECD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Female</w:t>
                  </w:r>
                </w:p>
              </w:tc>
              <w:tc>
                <w:tcPr>
                  <w:tcW w:w="666" w:type="dxa"/>
                  <w:tcPrChange w:id="335" w:author="Kendra Wyant" w:date="2026-06-06T16:16:00Z" w16du:dateUtc="2026-06-06T21:16:00Z">
                    <w:tcPr>
                      <w:tcW w:w="666" w:type="dxa"/>
                    </w:tcPr>
                  </w:tcPrChange>
                </w:tcPr>
                <w:p w14:paraId="5E27DAC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74</w:t>
                  </w:r>
                </w:p>
              </w:tc>
              <w:tc>
                <w:tcPr>
                  <w:tcW w:w="859" w:type="dxa"/>
                  <w:tcPrChange w:id="336" w:author="Kendra Wyant" w:date="2026-06-06T16:16:00Z" w16du:dateUtc="2026-06-06T21:16:00Z">
                    <w:tcPr>
                      <w:tcW w:w="859" w:type="dxa"/>
                    </w:tcPr>
                  </w:tcPrChange>
                </w:tcPr>
                <w:p w14:paraId="3A00187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49.0</w:t>
                  </w:r>
                </w:p>
              </w:tc>
              <w:tc>
                <w:tcPr>
                  <w:tcW w:w="1146" w:type="dxa"/>
                  <w:tcPrChange w:id="337" w:author="Kendra Wyant" w:date="2026-06-06T16:16:00Z" w16du:dateUtc="2026-06-06T21:16:00Z">
                    <w:tcPr>
                      <w:tcW w:w="1146" w:type="dxa"/>
                    </w:tcPr>
                  </w:tcPrChange>
                </w:tcPr>
                <w:p w14:paraId="30B7A530" w14:textId="77777777" w:rsidR="00196183" w:rsidRPr="00C701D8" w:rsidRDefault="00196183" w:rsidP="00ED4B99">
                  <w:pPr>
                    <w:pStyle w:val="Compact"/>
                    <w:spacing w:before="0" w:after="0"/>
                    <w:rPr>
                      <w:rFonts w:ascii="Times New Roman" w:hAnsi="Times New Roman" w:cs="Times New Roman"/>
                    </w:rPr>
                  </w:pPr>
                </w:p>
              </w:tc>
              <w:tc>
                <w:tcPr>
                  <w:tcW w:w="1241" w:type="dxa"/>
                  <w:tcPrChange w:id="338" w:author="Kendra Wyant" w:date="2026-06-06T16:16:00Z" w16du:dateUtc="2026-06-06T21:16:00Z">
                    <w:tcPr>
                      <w:tcW w:w="1241" w:type="dxa"/>
                    </w:tcPr>
                  </w:tcPrChange>
                </w:tcPr>
                <w:p w14:paraId="1048E401" w14:textId="77777777" w:rsidR="00196183" w:rsidRPr="00C701D8" w:rsidRDefault="00196183" w:rsidP="00ED4B99">
                  <w:pPr>
                    <w:pStyle w:val="Compact"/>
                    <w:spacing w:before="0" w:after="0"/>
                    <w:rPr>
                      <w:rFonts w:ascii="Times New Roman" w:hAnsi="Times New Roman" w:cs="Times New Roman"/>
                    </w:rPr>
                  </w:pPr>
                </w:p>
              </w:tc>
              <w:tc>
                <w:tcPr>
                  <w:tcW w:w="1623" w:type="dxa"/>
                  <w:tcPrChange w:id="339" w:author="Kendra Wyant" w:date="2026-06-06T16:16:00Z" w16du:dateUtc="2026-06-06T21:16:00Z">
                    <w:tcPr>
                      <w:tcW w:w="1620" w:type="dxa"/>
                    </w:tcPr>
                  </w:tcPrChange>
                </w:tcPr>
                <w:p w14:paraId="575FAB5E"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0A9E14F" w14:textId="77777777" w:rsidTr="00196183">
              <w:trPr>
                <w:trHeight w:val="380"/>
                <w:trPrChange w:id="340" w:author="Kendra Wyant" w:date="2026-06-06T16:16:00Z" w16du:dateUtc="2026-06-06T21:16:00Z">
                  <w:trPr>
                    <w:trHeight w:val="380"/>
                  </w:trPr>
                </w:trPrChange>
              </w:trPr>
              <w:tc>
                <w:tcPr>
                  <w:tcW w:w="4590" w:type="dxa"/>
                  <w:tcPrChange w:id="341" w:author="Kendra Wyant" w:date="2026-06-06T16:16:00Z" w16du:dateUtc="2026-06-06T21:16:00Z">
                    <w:tcPr>
                      <w:tcW w:w="4590" w:type="dxa"/>
                    </w:tcPr>
                  </w:tcPrChange>
                </w:tcPr>
                <w:p w14:paraId="42A11F4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Male</w:t>
                  </w:r>
                </w:p>
              </w:tc>
              <w:tc>
                <w:tcPr>
                  <w:tcW w:w="666" w:type="dxa"/>
                  <w:tcPrChange w:id="342" w:author="Kendra Wyant" w:date="2026-06-06T16:16:00Z" w16du:dateUtc="2026-06-06T21:16:00Z">
                    <w:tcPr>
                      <w:tcW w:w="666" w:type="dxa"/>
                    </w:tcPr>
                  </w:tcPrChange>
                </w:tcPr>
                <w:p w14:paraId="3A3A421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77</w:t>
                  </w:r>
                </w:p>
              </w:tc>
              <w:tc>
                <w:tcPr>
                  <w:tcW w:w="859" w:type="dxa"/>
                  <w:tcPrChange w:id="343" w:author="Kendra Wyant" w:date="2026-06-06T16:16:00Z" w16du:dateUtc="2026-06-06T21:16:00Z">
                    <w:tcPr>
                      <w:tcW w:w="859" w:type="dxa"/>
                    </w:tcPr>
                  </w:tcPrChange>
                </w:tcPr>
                <w:p w14:paraId="6806F90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51.0</w:t>
                  </w:r>
                </w:p>
              </w:tc>
              <w:tc>
                <w:tcPr>
                  <w:tcW w:w="1146" w:type="dxa"/>
                  <w:tcPrChange w:id="344" w:author="Kendra Wyant" w:date="2026-06-06T16:16:00Z" w16du:dateUtc="2026-06-06T21:16:00Z">
                    <w:tcPr>
                      <w:tcW w:w="1146" w:type="dxa"/>
                    </w:tcPr>
                  </w:tcPrChange>
                </w:tcPr>
                <w:p w14:paraId="6E8D2922" w14:textId="77777777" w:rsidR="00196183" w:rsidRPr="00C701D8" w:rsidRDefault="00196183" w:rsidP="00ED4B99">
                  <w:pPr>
                    <w:pStyle w:val="Compact"/>
                    <w:spacing w:before="0" w:after="0"/>
                    <w:rPr>
                      <w:rFonts w:ascii="Times New Roman" w:hAnsi="Times New Roman" w:cs="Times New Roman"/>
                    </w:rPr>
                  </w:pPr>
                </w:p>
              </w:tc>
              <w:tc>
                <w:tcPr>
                  <w:tcW w:w="1241" w:type="dxa"/>
                  <w:tcPrChange w:id="345" w:author="Kendra Wyant" w:date="2026-06-06T16:16:00Z" w16du:dateUtc="2026-06-06T21:16:00Z">
                    <w:tcPr>
                      <w:tcW w:w="1241" w:type="dxa"/>
                    </w:tcPr>
                  </w:tcPrChange>
                </w:tcPr>
                <w:p w14:paraId="386FED25" w14:textId="77777777" w:rsidR="00196183" w:rsidRPr="00C701D8" w:rsidRDefault="00196183" w:rsidP="00ED4B99">
                  <w:pPr>
                    <w:pStyle w:val="Compact"/>
                    <w:spacing w:before="0" w:after="0"/>
                    <w:rPr>
                      <w:rFonts w:ascii="Times New Roman" w:hAnsi="Times New Roman" w:cs="Times New Roman"/>
                    </w:rPr>
                  </w:pPr>
                </w:p>
              </w:tc>
              <w:tc>
                <w:tcPr>
                  <w:tcW w:w="1623" w:type="dxa"/>
                  <w:tcPrChange w:id="346" w:author="Kendra Wyant" w:date="2026-06-06T16:16:00Z" w16du:dateUtc="2026-06-06T21:16:00Z">
                    <w:tcPr>
                      <w:tcW w:w="1620" w:type="dxa"/>
                    </w:tcPr>
                  </w:tcPrChange>
                </w:tcPr>
                <w:p w14:paraId="38E97E95"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451C9CF" w14:textId="77777777" w:rsidTr="00196183">
              <w:trPr>
                <w:trHeight w:val="402"/>
                <w:trPrChange w:id="347" w:author="Kendra Wyant" w:date="2026-06-06T16:16:00Z" w16du:dateUtc="2026-06-06T21:16:00Z">
                  <w:trPr>
                    <w:trHeight w:val="402"/>
                  </w:trPr>
                </w:trPrChange>
              </w:trPr>
              <w:tc>
                <w:tcPr>
                  <w:tcW w:w="4590" w:type="dxa"/>
                  <w:tcPrChange w:id="348" w:author="Kendra Wyant" w:date="2026-06-06T16:16:00Z" w16du:dateUtc="2026-06-06T21:16:00Z">
                    <w:tcPr>
                      <w:tcW w:w="4590" w:type="dxa"/>
                    </w:tcPr>
                  </w:tcPrChange>
                </w:tcPr>
                <w:p w14:paraId="403582F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Race</w:t>
                  </w:r>
                </w:p>
              </w:tc>
              <w:tc>
                <w:tcPr>
                  <w:tcW w:w="666" w:type="dxa"/>
                  <w:tcPrChange w:id="349" w:author="Kendra Wyant" w:date="2026-06-06T16:16:00Z" w16du:dateUtc="2026-06-06T21:16:00Z">
                    <w:tcPr>
                      <w:tcW w:w="666" w:type="dxa"/>
                    </w:tcPr>
                  </w:tcPrChange>
                </w:tcPr>
                <w:p w14:paraId="5FEE33E4" w14:textId="77777777" w:rsidR="00196183" w:rsidRPr="00C701D8" w:rsidRDefault="00196183" w:rsidP="00ED4B99">
                  <w:pPr>
                    <w:pStyle w:val="Compact"/>
                    <w:spacing w:before="0" w:after="0"/>
                    <w:rPr>
                      <w:rFonts w:ascii="Times New Roman" w:hAnsi="Times New Roman" w:cs="Times New Roman"/>
                    </w:rPr>
                  </w:pPr>
                </w:p>
              </w:tc>
              <w:tc>
                <w:tcPr>
                  <w:tcW w:w="859" w:type="dxa"/>
                  <w:tcPrChange w:id="350" w:author="Kendra Wyant" w:date="2026-06-06T16:16:00Z" w16du:dateUtc="2026-06-06T21:16:00Z">
                    <w:tcPr>
                      <w:tcW w:w="859" w:type="dxa"/>
                    </w:tcPr>
                  </w:tcPrChange>
                </w:tcPr>
                <w:p w14:paraId="50499CD3" w14:textId="77777777" w:rsidR="00196183" w:rsidRPr="00C701D8" w:rsidRDefault="00196183" w:rsidP="00ED4B99">
                  <w:pPr>
                    <w:pStyle w:val="Compact"/>
                    <w:spacing w:before="0" w:after="0"/>
                    <w:rPr>
                      <w:rFonts w:ascii="Times New Roman" w:hAnsi="Times New Roman" w:cs="Times New Roman"/>
                    </w:rPr>
                  </w:pPr>
                </w:p>
              </w:tc>
              <w:tc>
                <w:tcPr>
                  <w:tcW w:w="1146" w:type="dxa"/>
                  <w:tcPrChange w:id="351" w:author="Kendra Wyant" w:date="2026-06-06T16:16:00Z" w16du:dateUtc="2026-06-06T21:16:00Z">
                    <w:tcPr>
                      <w:tcW w:w="1146" w:type="dxa"/>
                    </w:tcPr>
                  </w:tcPrChange>
                </w:tcPr>
                <w:p w14:paraId="3312332E" w14:textId="77777777" w:rsidR="00196183" w:rsidRPr="00C701D8" w:rsidRDefault="00196183" w:rsidP="00ED4B99">
                  <w:pPr>
                    <w:pStyle w:val="Compact"/>
                    <w:spacing w:before="0" w:after="0"/>
                    <w:rPr>
                      <w:rFonts w:ascii="Times New Roman" w:hAnsi="Times New Roman" w:cs="Times New Roman"/>
                    </w:rPr>
                  </w:pPr>
                </w:p>
              </w:tc>
              <w:tc>
                <w:tcPr>
                  <w:tcW w:w="1241" w:type="dxa"/>
                  <w:tcPrChange w:id="352" w:author="Kendra Wyant" w:date="2026-06-06T16:16:00Z" w16du:dateUtc="2026-06-06T21:16:00Z">
                    <w:tcPr>
                      <w:tcW w:w="1241" w:type="dxa"/>
                    </w:tcPr>
                  </w:tcPrChange>
                </w:tcPr>
                <w:p w14:paraId="5C422E19" w14:textId="77777777" w:rsidR="00196183" w:rsidRPr="00C701D8" w:rsidRDefault="00196183" w:rsidP="00ED4B99">
                  <w:pPr>
                    <w:pStyle w:val="Compact"/>
                    <w:spacing w:before="0" w:after="0"/>
                    <w:rPr>
                      <w:rFonts w:ascii="Times New Roman" w:hAnsi="Times New Roman" w:cs="Times New Roman"/>
                    </w:rPr>
                  </w:pPr>
                </w:p>
              </w:tc>
              <w:tc>
                <w:tcPr>
                  <w:tcW w:w="1623" w:type="dxa"/>
                  <w:tcPrChange w:id="353" w:author="Kendra Wyant" w:date="2026-06-06T16:16:00Z" w16du:dateUtc="2026-06-06T21:16:00Z">
                    <w:tcPr>
                      <w:tcW w:w="1620" w:type="dxa"/>
                    </w:tcPr>
                  </w:tcPrChange>
                </w:tcPr>
                <w:p w14:paraId="71EF4C5F"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7D801DF" w14:textId="77777777" w:rsidTr="00196183">
              <w:trPr>
                <w:trHeight w:val="380"/>
                <w:trPrChange w:id="354" w:author="Kendra Wyant" w:date="2026-06-06T16:16:00Z" w16du:dateUtc="2026-06-06T21:16:00Z">
                  <w:trPr>
                    <w:trHeight w:val="380"/>
                  </w:trPr>
                </w:trPrChange>
              </w:trPr>
              <w:tc>
                <w:tcPr>
                  <w:tcW w:w="4590" w:type="dxa"/>
                  <w:tcPrChange w:id="355" w:author="Kendra Wyant" w:date="2026-06-06T16:16:00Z" w16du:dateUtc="2026-06-06T21:16:00Z">
                    <w:tcPr>
                      <w:tcW w:w="4590" w:type="dxa"/>
                    </w:tcPr>
                  </w:tcPrChange>
                </w:tcPr>
                <w:p w14:paraId="50B7AFE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American Indian/Alaska Native</w:t>
                  </w:r>
                </w:p>
              </w:tc>
              <w:tc>
                <w:tcPr>
                  <w:tcW w:w="666" w:type="dxa"/>
                  <w:tcPrChange w:id="356" w:author="Kendra Wyant" w:date="2026-06-06T16:16:00Z" w16du:dateUtc="2026-06-06T21:16:00Z">
                    <w:tcPr>
                      <w:tcW w:w="666" w:type="dxa"/>
                    </w:tcPr>
                  </w:tcPrChange>
                </w:tcPr>
                <w:p w14:paraId="31E37F5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w:t>
                  </w:r>
                </w:p>
              </w:tc>
              <w:tc>
                <w:tcPr>
                  <w:tcW w:w="859" w:type="dxa"/>
                  <w:tcPrChange w:id="357" w:author="Kendra Wyant" w:date="2026-06-06T16:16:00Z" w16du:dateUtc="2026-06-06T21:16:00Z">
                    <w:tcPr>
                      <w:tcW w:w="859" w:type="dxa"/>
                    </w:tcPr>
                  </w:tcPrChange>
                </w:tcPr>
                <w:p w14:paraId="7F9816D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2.0</w:t>
                  </w:r>
                </w:p>
              </w:tc>
              <w:tc>
                <w:tcPr>
                  <w:tcW w:w="1146" w:type="dxa"/>
                  <w:tcPrChange w:id="358" w:author="Kendra Wyant" w:date="2026-06-06T16:16:00Z" w16du:dateUtc="2026-06-06T21:16:00Z">
                    <w:tcPr>
                      <w:tcW w:w="1146" w:type="dxa"/>
                    </w:tcPr>
                  </w:tcPrChange>
                </w:tcPr>
                <w:p w14:paraId="08B072AC" w14:textId="77777777" w:rsidR="00196183" w:rsidRPr="00C701D8" w:rsidRDefault="00196183" w:rsidP="00ED4B99">
                  <w:pPr>
                    <w:pStyle w:val="Compact"/>
                    <w:spacing w:before="0" w:after="0"/>
                    <w:rPr>
                      <w:rFonts w:ascii="Times New Roman" w:hAnsi="Times New Roman" w:cs="Times New Roman"/>
                    </w:rPr>
                  </w:pPr>
                </w:p>
              </w:tc>
              <w:tc>
                <w:tcPr>
                  <w:tcW w:w="1241" w:type="dxa"/>
                  <w:tcPrChange w:id="359" w:author="Kendra Wyant" w:date="2026-06-06T16:16:00Z" w16du:dateUtc="2026-06-06T21:16:00Z">
                    <w:tcPr>
                      <w:tcW w:w="1241" w:type="dxa"/>
                    </w:tcPr>
                  </w:tcPrChange>
                </w:tcPr>
                <w:p w14:paraId="742BF80A" w14:textId="77777777" w:rsidR="00196183" w:rsidRPr="00C701D8" w:rsidRDefault="00196183" w:rsidP="00ED4B99">
                  <w:pPr>
                    <w:pStyle w:val="Compact"/>
                    <w:spacing w:before="0" w:after="0"/>
                    <w:rPr>
                      <w:rFonts w:ascii="Times New Roman" w:hAnsi="Times New Roman" w:cs="Times New Roman"/>
                    </w:rPr>
                  </w:pPr>
                </w:p>
              </w:tc>
              <w:tc>
                <w:tcPr>
                  <w:tcW w:w="1623" w:type="dxa"/>
                  <w:tcPrChange w:id="360" w:author="Kendra Wyant" w:date="2026-06-06T16:16:00Z" w16du:dateUtc="2026-06-06T21:16:00Z">
                    <w:tcPr>
                      <w:tcW w:w="1620" w:type="dxa"/>
                    </w:tcPr>
                  </w:tcPrChange>
                </w:tcPr>
                <w:p w14:paraId="55D78361"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1321D20" w14:textId="77777777" w:rsidTr="00196183">
              <w:trPr>
                <w:trHeight w:val="402"/>
                <w:trPrChange w:id="361" w:author="Kendra Wyant" w:date="2026-06-06T16:16:00Z" w16du:dateUtc="2026-06-06T21:16:00Z">
                  <w:trPr>
                    <w:trHeight w:val="402"/>
                  </w:trPr>
                </w:trPrChange>
              </w:trPr>
              <w:tc>
                <w:tcPr>
                  <w:tcW w:w="4590" w:type="dxa"/>
                  <w:tcPrChange w:id="362" w:author="Kendra Wyant" w:date="2026-06-06T16:16:00Z" w16du:dateUtc="2026-06-06T21:16:00Z">
                    <w:tcPr>
                      <w:tcW w:w="4590" w:type="dxa"/>
                    </w:tcPr>
                  </w:tcPrChange>
                </w:tcPr>
                <w:p w14:paraId="44CC957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Asian</w:t>
                  </w:r>
                </w:p>
              </w:tc>
              <w:tc>
                <w:tcPr>
                  <w:tcW w:w="666" w:type="dxa"/>
                  <w:tcPrChange w:id="363" w:author="Kendra Wyant" w:date="2026-06-06T16:16:00Z" w16du:dateUtc="2026-06-06T21:16:00Z">
                    <w:tcPr>
                      <w:tcW w:w="666" w:type="dxa"/>
                    </w:tcPr>
                  </w:tcPrChange>
                </w:tcPr>
                <w:p w14:paraId="778FAF3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w:t>
                  </w:r>
                </w:p>
              </w:tc>
              <w:tc>
                <w:tcPr>
                  <w:tcW w:w="859" w:type="dxa"/>
                  <w:tcPrChange w:id="364" w:author="Kendra Wyant" w:date="2026-06-06T16:16:00Z" w16du:dateUtc="2026-06-06T21:16:00Z">
                    <w:tcPr>
                      <w:tcW w:w="859" w:type="dxa"/>
                    </w:tcPr>
                  </w:tcPrChange>
                </w:tcPr>
                <w:p w14:paraId="5E41531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1.3</w:t>
                  </w:r>
                </w:p>
              </w:tc>
              <w:tc>
                <w:tcPr>
                  <w:tcW w:w="1146" w:type="dxa"/>
                  <w:tcPrChange w:id="365" w:author="Kendra Wyant" w:date="2026-06-06T16:16:00Z" w16du:dateUtc="2026-06-06T21:16:00Z">
                    <w:tcPr>
                      <w:tcW w:w="1146" w:type="dxa"/>
                    </w:tcPr>
                  </w:tcPrChange>
                </w:tcPr>
                <w:p w14:paraId="0B1D0368" w14:textId="77777777" w:rsidR="00196183" w:rsidRPr="00C701D8" w:rsidRDefault="00196183" w:rsidP="00ED4B99">
                  <w:pPr>
                    <w:pStyle w:val="Compact"/>
                    <w:spacing w:before="0" w:after="0"/>
                    <w:rPr>
                      <w:rFonts w:ascii="Times New Roman" w:hAnsi="Times New Roman" w:cs="Times New Roman"/>
                    </w:rPr>
                  </w:pPr>
                </w:p>
              </w:tc>
              <w:tc>
                <w:tcPr>
                  <w:tcW w:w="1241" w:type="dxa"/>
                  <w:tcPrChange w:id="366" w:author="Kendra Wyant" w:date="2026-06-06T16:16:00Z" w16du:dateUtc="2026-06-06T21:16:00Z">
                    <w:tcPr>
                      <w:tcW w:w="1241" w:type="dxa"/>
                    </w:tcPr>
                  </w:tcPrChange>
                </w:tcPr>
                <w:p w14:paraId="731857CA" w14:textId="77777777" w:rsidR="00196183" w:rsidRPr="00C701D8" w:rsidRDefault="00196183" w:rsidP="00ED4B99">
                  <w:pPr>
                    <w:pStyle w:val="Compact"/>
                    <w:spacing w:before="0" w:after="0"/>
                    <w:rPr>
                      <w:rFonts w:ascii="Times New Roman" w:hAnsi="Times New Roman" w:cs="Times New Roman"/>
                    </w:rPr>
                  </w:pPr>
                </w:p>
              </w:tc>
              <w:tc>
                <w:tcPr>
                  <w:tcW w:w="1623" w:type="dxa"/>
                  <w:tcPrChange w:id="367" w:author="Kendra Wyant" w:date="2026-06-06T16:16:00Z" w16du:dateUtc="2026-06-06T21:16:00Z">
                    <w:tcPr>
                      <w:tcW w:w="1620" w:type="dxa"/>
                    </w:tcPr>
                  </w:tcPrChange>
                </w:tcPr>
                <w:p w14:paraId="07ECC44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78CF01A" w14:textId="77777777" w:rsidTr="00196183">
              <w:trPr>
                <w:trHeight w:val="380"/>
                <w:trPrChange w:id="368" w:author="Kendra Wyant" w:date="2026-06-06T16:16:00Z" w16du:dateUtc="2026-06-06T21:16:00Z">
                  <w:trPr>
                    <w:trHeight w:val="380"/>
                  </w:trPr>
                </w:trPrChange>
              </w:trPr>
              <w:tc>
                <w:tcPr>
                  <w:tcW w:w="4590" w:type="dxa"/>
                  <w:tcPrChange w:id="369" w:author="Kendra Wyant" w:date="2026-06-06T16:16:00Z" w16du:dateUtc="2026-06-06T21:16:00Z">
                    <w:tcPr>
                      <w:tcW w:w="4590" w:type="dxa"/>
                    </w:tcPr>
                  </w:tcPrChange>
                </w:tcPr>
                <w:p w14:paraId="1A9425D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Black/African American</w:t>
                  </w:r>
                </w:p>
              </w:tc>
              <w:tc>
                <w:tcPr>
                  <w:tcW w:w="666" w:type="dxa"/>
                  <w:tcPrChange w:id="370" w:author="Kendra Wyant" w:date="2026-06-06T16:16:00Z" w16du:dateUtc="2026-06-06T21:16:00Z">
                    <w:tcPr>
                      <w:tcW w:w="666" w:type="dxa"/>
                    </w:tcPr>
                  </w:tcPrChange>
                </w:tcPr>
                <w:p w14:paraId="407CCBC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w:t>
                  </w:r>
                </w:p>
              </w:tc>
              <w:tc>
                <w:tcPr>
                  <w:tcW w:w="859" w:type="dxa"/>
                  <w:tcPrChange w:id="371" w:author="Kendra Wyant" w:date="2026-06-06T16:16:00Z" w16du:dateUtc="2026-06-06T21:16:00Z">
                    <w:tcPr>
                      <w:tcW w:w="859" w:type="dxa"/>
                    </w:tcPr>
                  </w:tcPrChange>
                </w:tcPr>
                <w:p w14:paraId="0EA251E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1146" w:type="dxa"/>
                  <w:tcPrChange w:id="372" w:author="Kendra Wyant" w:date="2026-06-06T16:16:00Z" w16du:dateUtc="2026-06-06T21:16:00Z">
                    <w:tcPr>
                      <w:tcW w:w="1146" w:type="dxa"/>
                    </w:tcPr>
                  </w:tcPrChange>
                </w:tcPr>
                <w:p w14:paraId="042C149C" w14:textId="77777777" w:rsidR="00196183" w:rsidRPr="00C701D8" w:rsidRDefault="00196183" w:rsidP="00ED4B99">
                  <w:pPr>
                    <w:pStyle w:val="Compact"/>
                    <w:spacing w:before="0" w:after="0"/>
                    <w:rPr>
                      <w:rFonts w:ascii="Times New Roman" w:hAnsi="Times New Roman" w:cs="Times New Roman"/>
                    </w:rPr>
                  </w:pPr>
                </w:p>
              </w:tc>
              <w:tc>
                <w:tcPr>
                  <w:tcW w:w="1241" w:type="dxa"/>
                  <w:tcPrChange w:id="373" w:author="Kendra Wyant" w:date="2026-06-06T16:16:00Z" w16du:dateUtc="2026-06-06T21:16:00Z">
                    <w:tcPr>
                      <w:tcW w:w="1241" w:type="dxa"/>
                    </w:tcPr>
                  </w:tcPrChange>
                </w:tcPr>
                <w:p w14:paraId="2A1F5F6B" w14:textId="77777777" w:rsidR="00196183" w:rsidRPr="00C701D8" w:rsidRDefault="00196183" w:rsidP="00ED4B99">
                  <w:pPr>
                    <w:pStyle w:val="Compact"/>
                    <w:spacing w:before="0" w:after="0"/>
                    <w:rPr>
                      <w:rFonts w:ascii="Times New Roman" w:hAnsi="Times New Roman" w:cs="Times New Roman"/>
                    </w:rPr>
                  </w:pPr>
                </w:p>
              </w:tc>
              <w:tc>
                <w:tcPr>
                  <w:tcW w:w="1623" w:type="dxa"/>
                  <w:tcPrChange w:id="374" w:author="Kendra Wyant" w:date="2026-06-06T16:16:00Z" w16du:dateUtc="2026-06-06T21:16:00Z">
                    <w:tcPr>
                      <w:tcW w:w="1620" w:type="dxa"/>
                    </w:tcPr>
                  </w:tcPrChange>
                </w:tcPr>
                <w:p w14:paraId="109C4EEF"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E304937" w14:textId="77777777" w:rsidTr="00196183">
              <w:trPr>
                <w:trHeight w:val="380"/>
                <w:trPrChange w:id="375" w:author="Kendra Wyant" w:date="2026-06-06T16:16:00Z" w16du:dateUtc="2026-06-06T21:16:00Z">
                  <w:trPr>
                    <w:trHeight w:val="380"/>
                  </w:trPr>
                </w:trPrChange>
              </w:trPr>
              <w:tc>
                <w:tcPr>
                  <w:tcW w:w="4590" w:type="dxa"/>
                  <w:tcPrChange w:id="376" w:author="Kendra Wyant" w:date="2026-06-06T16:16:00Z" w16du:dateUtc="2026-06-06T21:16:00Z">
                    <w:tcPr>
                      <w:tcW w:w="4590" w:type="dxa"/>
                    </w:tcPr>
                  </w:tcPrChange>
                </w:tcPr>
                <w:p w14:paraId="54E4080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White/Caucasian</w:t>
                  </w:r>
                </w:p>
              </w:tc>
              <w:tc>
                <w:tcPr>
                  <w:tcW w:w="666" w:type="dxa"/>
                  <w:tcPrChange w:id="377" w:author="Kendra Wyant" w:date="2026-06-06T16:16:00Z" w16du:dateUtc="2026-06-06T21:16:00Z">
                    <w:tcPr>
                      <w:tcW w:w="666" w:type="dxa"/>
                    </w:tcPr>
                  </w:tcPrChange>
                </w:tcPr>
                <w:p w14:paraId="4B142A8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131</w:t>
                  </w:r>
                </w:p>
              </w:tc>
              <w:tc>
                <w:tcPr>
                  <w:tcW w:w="859" w:type="dxa"/>
                  <w:tcPrChange w:id="378" w:author="Kendra Wyant" w:date="2026-06-06T16:16:00Z" w16du:dateUtc="2026-06-06T21:16:00Z">
                    <w:tcPr>
                      <w:tcW w:w="859" w:type="dxa"/>
                    </w:tcPr>
                  </w:tcPrChange>
                </w:tcPr>
                <w:p w14:paraId="5FAFD21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86.8</w:t>
                  </w:r>
                </w:p>
              </w:tc>
              <w:tc>
                <w:tcPr>
                  <w:tcW w:w="1146" w:type="dxa"/>
                  <w:tcPrChange w:id="379" w:author="Kendra Wyant" w:date="2026-06-06T16:16:00Z" w16du:dateUtc="2026-06-06T21:16:00Z">
                    <w:tcPr>
                      <w:tcW w:w="1146" w:type="dxa"/>
                    </w:tcPr>
                  </w:tcPrChange>
                </w:tcPr>
                <w:p w14:paraId="771C52F0" w14:textId="77777777" w:rsidR="00196183" w:rsidRPr="00C701D8" w:rsidRDefault="00196183" w:rsidP="00ED4B99">
                  <w:pPr>
                    <w:pStyle w:val="Compact"/>
                    <w:spacing w:before="0" w:after="0"/>
                    <w:rPr>
                      <w:rFonts w:ascii="Times New Roman" w:hAnsi="Times New Roman" w:cs="Times New Roman"/>
                    </w:rPr>
                  </w:pPr>
                </w:p>
              </w:tc>
              <w:tc>
                <w:tcPr>
                  <w:tcW w:w="1241" w:type="dxa"/>
                  <w:tcPrChange w:id="380" w:author="Kendra Wyant" w:date="2026-06-06T16:16:00Z" w16du:dateUtc="2026-06-06T21:16:00Z">
                    <w:tcPr>
                      <w:tcW w:w="1241" w:type="dxa"/>
                    </w:tcPr>
                  </w:tcPrChange>
                </w:tcPr>
                <w:p w14:paraId="14A6A811" w14:textId="77777777" w:rsidR="00196183" w:rsidRPr="00C701D8" w:rsidRDefault="00196183" w:rsidP="00ED4B99">
                  <w:pPr>
                    <w:pStyle w:val="Compact"/>
                    <w:spacing w:before="0" w:after="0"/>
                    <w:rPr>
                      <w:rFonts w:ascii="Times New Roman" w:hAnsi="Times New Roman" w:cs="Times New Roman"/>
                    </w:rPr>
                  </w:pPr>
                </w:p>
              </w:tc>
              <w:tc>
                <w:tcPr>
                  <w:tcW w:w="1623" w:type="dxa"/>
                  <w:tcPrChange w:id="381" w:author="Kendra Wyant" w:date="2026-06-06T16:16:00Z" w16du:dateUtc="2026-06-06T21:16:00Z">
                    <w:tcPr>
                      <w:tcW w:w="1620" w:type="dxa"/>
                    </w:tcPr>
                  </w:tcPrChange>
                </w:tcPr>
                <w:p w14:paraId="588A56C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4D30F9D" w14:textId="77777777" w:rsidTr="00196183">
              <w:trPr>
                <w:trHeight w:val="402"/>
                <w:trPrChange w:id="382" w:author="Kendra Wyant" w:date="2026-06-06T16:16:00Z" w16du:dateUtc="2026-06-06T21:16:00Z">
                  <w:trPr>
                    <w:trHeight w:val="402"/>
                  </w:trPr>
                </w:trPrChange>
              </w:trPr>
              <w:tc>
                <w:tcPr>
                  <w:tcW w:w="4590" w:type="dxa"/>
                  <w:tcPrChange w:id="383" w:author="Kendra Wyant" w:date="2026-06-06T16:16:00Z" w16du:dateUtc="2026-06-06T21:16:00Z">
                    <w:tcPr>
                      <w:tcW w:w="4590" w:type="dxa"/>
                    </w:tcPr>
                  </w:tcPrChange>
                </w:tcPr>
                <w:p w14:paraId="2D75A7E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Other/Multiracial</w:t>
                  </w:r>
                </w:p>
              </w:tc>
              <w:tc>
                <w:tcPr>
                  <w:tcW w:w="666" w:type="dxa"/>
                  <w:tcPrChange w:id="384" w:author="Kendra Wyant" w:date="2026-06-06T16:16:00Z" w16du:dateUtc="2026-06-06T21:16:00Z">
                    <w:tcPr>
                      <w:tcW w:w="666" w:type="dxa"/>
                    </w:tcPr>
                  </w:tcPrChange>
                </w:tcPr>
                <w:p w14:paraId="15B762D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w:t>
                  </w:r>
                </w:p>
              </w:tc>
              <w:tc>
                <w:tcPr>
                  <w:tcW w:w="859" w:type="dxa"/>
                  <w:tcPrChange w:id="385" w:author="Kendra Wyant" w:date="2026-06-06T16:16:00Z" w16du:dateUtc="2026-06-06T21:16:00Z">
                    <w:tcPr>
                      <w:tcW w:w="859" w:type="dxa"/>
                    </w:tcPr>
                  </w:tcPrChange>
                </w:tcPr>
                <w:p w14:paraId="3756EF9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4.6</w:t>
                  </w:r>
                </w:p>
              </w:tc>
              <w:tc>
                <w:tcPr>
                  <w:tcW w:w="1146" w:type="dxa"/>
                  <w:tcPrChange w:id="386" w:author="Kendra Wyant" w:date="2026-06-06T16:16:00Z" w16du:dateUtc="2026-06-06T21:16:00Z">
                    <w:tcPr>
                      <w:tcW w:w="1146" w:type="dxa"/>
                    </w:tcPr>
                  </w:tcPrChange>
                </w:tcPr>
                <w:p w14:paraId="1D31B9B7" w14:textId="77777777" w:rsidR="00196183" w:rsidRPr="00C701D8" w:rsidRDefault="00196183" w:rsidP="00ED4B99">
                  <w:pPr>
                    <w:pStyle w:val="Compact"/>
                    <w:spacing w:before="0" w:after="0"/>
                    <w:rPr>
                      <w:rFonts w:ascii="Times New Roman" w:hAnsi="Times New Roman" w:cs="Times New Roman"/>
                    </w:rPr>
                  </w:pPr>
                </w:p>
              </w:tc>
              <w:tc>
                <w:tcPr>
                  <w:tcW w:w="1241" w:type="dxa"/>
                  <w:tcPrChange w:id="387" w:author="Kendra Wyant" w:date="2026-06-06T16:16:00Z" w16du:dateUtc="2026-06-06T21:16:00Z">
                    <w:tcPr>
                      <w:tcW w:w="1241" w:type="dxa"/>
                    </w:tcPr>
                  </w:tcPrChange>
                </w:tcPr>
                <w:p w14:paraId="17AE56C2" w14:textId="77777777" w:rsidR="00196183" w:rsidRPr="00C701D8" w:rsidRDefault="00196183" w:rsidP="00ED4B99">
                  <w:pPr>
                    <w:pStyle w:val="Compact"/>
                    <w:spacing w:before="0" w:after="0"/>
                    <w:rPr>
                      <w:rFonts w:ascii="Times New Roman" w:hAnsi="Times New Roman" w:cs="Times New Roman"/>
                    </w:rPr>
                  </w:pPr>
                </w:p>
              </w:tc>
              <w:tc>
                <w:tcPr>
                  <w:tcW w:w="1623" w:type="dxa"/>
                  <w:tcPrChange w:id="388" w:author="Kendra Wyant" w:date="2026-06-06T16:16:00Z" w16du:dateUtc="2026-06-06T21:16:00Z">
                    <w:tcPr>
                      <w:tcW w:w="1620" w:type="dxa"/>
                    </w:tcPr>
                  </w:tcPrChange>
                </w:tcPr>
                <w:p w14:paraId="16430993"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89173B8" w14:textId="77777777" w:rsidTr="00196183">
              <w:trPr>
                <w:trHeight w:val="380"/>
                <w:trPrChange w:id="389" w:author="Kendra Wyant" w:date="2026-06-06T16:16:00Z" w16du:dateUtc="2026-06-06T21:16:00Z">
                  <w:trPr>
                    <w:trHeight w:val="380"/>
                  </w:trPr>
                </w:trPrChange>
              </w:trPr>
              <w:tc>
                <w:tcPr>
                  <w:tcW w:w="4590" w:type="dxa"/>
                  <w:tcPrChange w:id="390" w:author="Kendra Wyant" w:date="2026-06-06T16:16:00Z" w16du:dateUtc="2026-06-06T21:16:00Z">
                    <w:tcPr>
                      <w:tcW w:w="4590" w:type="dxa"/>
                    </w:tcPr>
                  </w:tcPrChange>
                </w:tcPr>
                <w:p w14:paraId="500AD140"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Hispanic, Latino, or Spanish origin</w:t>
                  </w:r>
                </w:p>
              </w:tc>
              <w:tc>
                <w:tcPr>
                  <w:tcW w:w="666" w:type="dxa"/>
                  <w:tcPrChange w:id="391" w:author="Kendra Wyant" w:date="2026-06-06T16:16:00Z" w16du:dateUtc="2026-06-06T21:16:00Z">
                    <w:tcPr>
                      <w:tcW w:w="666" w:type="dxa"/>
                    </w:tcPr>
                  </w:tcPrChange>
                </w:tcPr>
                <w:p w14:paraId="4A0A6E93" w14:textId="77777777" w:rsidR="00196183" w:rsidRPr="00C701D8" w:rsidRDefault="00196183" w:rsidP="00ED4B99">
                  <w:pPr>
                    <w:pStyle w:val="Compact"/>
                    <w:spacing w:before="0" w:after="0"/>
                    <w:rPr>
                      <w:rFonts w:ascii="Times New Roman" w:hAnsi="Times New Roman" w:cs="Times New Roman"/>
                    </w:rPr>
                  </w:pPr>
                </w:p>
              </w:tc>
              <w:tc>
                <w:tcPr>
                  <w:tcW w:w="859" w:type="dxa"/>
                  <w:tcPrChange w:id="392" w:author="Kendra Wyant" w:date="2026-06-06T16:16:00Z" w16du:dateUtc="2026-06-06T21:16:00Z">
                    <w:tcPr>
                      <w:tcW w:w="859" w:type="dxa"/>
                    </w:tcPr>
                  </w:tcPrChange>
                </w:tcPr>
                <w:p w14:paraId="0D40CD94" w14:textId="77777777" w:rsidR="00196183" w:rsidRPr="00C701D8" w:rsidRDefault="00196183" w:rsidP="00ED4B99">
                  <w:pPr>
                    <w:pStyle w:val="Compact"/>
                    <w:spacing w:before="0" w:after="0"/>
                    <w:rPr>
                      <w:rFonts w:ascii="Times New Roman" w:hAnsi="Times New Roman" w:cs="Times New Roman"/>
                    </w:rPr>
                  </w:pPr>
                </w:p>
              </w:tc>
              <w:tc>
                <w:tcPr>
                  <w:tcW w:w="1146" w:type="dxa"/>
                  <w:tcPrChange w:id="393" w:author="Kendra Wyant" w:date="2026-06-06T16:16:00Z" w16du:dateUtc="2026-06-06T21:16:00Z">
                    <w:tcPr>
                      <w:tcW w:w="1146" w:type="dxa"/>
                    </w:tcPr>
                  </w:tcPrChange>
                </w:tcPr>
                <w:p w14:paraId="0A1B67E2" w14:textId="77777777" w:rsidR="00196183" w:rsidRPr="00C701D8" w:rsidRDefault="00196183" w:rsidP="00ED4B99">
                  <w:pPr>
                    <w:pStyle w:val="Compact"/>
                    <w:spacing w:before="0" w:after="0"/>
                    <w:rPr>
                      <w:rFonts w:ascii="Times New Roman" w:hAnsi="Times New Roman" w:cs="Times New Roman"/>
                    </w:rPr>
                  </w:pPr>
                </w:p>
              </w:tc>
              <w:tc>
                <w:tcPr>
                  <w:tcW w:w="1241" w:type="dxa"/>
                  <w:tcPrChange w:id="394" w:author="Kendra Wyant" w:date="2026-06-06T16:16:00Z" w16du:dateUtc="2026-06-06T21:16:00Z">
                    <w:tcPr>
                      <w:tcW w:w="1241" w:type="dxa"/>
                    </w:tcPr>
                  </w:tcPrChange>
                </w:tcPr>
                <w:p w14:paraId="586CF6A8" w14:textId="77777777" w:rsidR="00196183" w:rsidRPr="00C701D8" w:rsidRDefault="00196183" w:rsidP="00ED4B99">
                  <w:pPr>
                    <w:pStyle w:val="Compact"/>
                    <w:spacing w:before="0" w:after="0"/>
                    <w:rPr>
                      <w:rFonts w:ascii="Times New Roman" w:hAnsi="Times New Roman" w:cs="Times New Roman"/>
                    </w:rPr>
                  </w:pPr>
                </w:p>
              </w:tc>
              <w:tc>
                <w:tcPr>
                  <w:tcW w:w="1623" w:type="dxa"/>
                  <w:tcPrChange w:id="395" w:author="Kendra Wyant" w:date="2026-06-06T16:16:00Z" w16du:dateUtc="2026-06-06T21:16:00Z">
                    <w:tcPr>
                      <w:tcW w:w="1620" w:type="dxa"/>
                    </w:tcPr>
                  </w:tcPrChange>
                </w:tcPr>
                <w:p w14:paraId="673F75A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3DD56F62" w14:textId="77777777" w:rsidTr="00196183">
              <w:trPr>
                <w:trHeight w:val="402"/>
                <w:trPrChange w:id="396" w:author="Kendra Wyant" w:date="2026-06-06T16:16:00Z" w16du:dateUtc="2026-06-06T21:16:00Z">
                  <w:trPr>
                    <w:trHeight w:val="402"/>
                  </w:trPr>
                </w:trPrChange>
              </w:trPr>
              <w:tc>
                <w:tcPr>
                  <w:tcW w:w="4590" w:type="dxa"/>
                  <w:tcPrChange w:id="397" w:author="Kendra Wyant" w:date="2026-06-06T16:16:00Z" w16du:dateUtc="2026-06-06T21:16:00Z">
                    <w:tcPr>
                      <w:tcW w:w="4590" w:type="dxa"/>
                    </w:tcPr>
                  </w:tcPrChange>
                </w:tcPr>
                <w:p w14:paraId="4F110A7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Change w:id="398" w:author="Kendra Wyant" w:date="2026-06-06T16:16:00Z" w16du:dateUtc="2026-06-06T21:16:00Z">
                    <w:tcPr>
                      <w:tcW w:w="666" w:type="dxa"/>
                    </w:tcPr>
                  </w:tcPrChange>
                </w:tcPr>
                <w:p w14:paraId="5BCB996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w:t>
                  </w:r>
                </w:p>
              </w:tc>
              <w:tc>
                <w:tcPr>
                  <w:tcW w:w="859" w:type="dxa"/>
                  <w:tcPrChange w:id="399" w:author="Kendra Wyant" w:date="2026-06-06T16:16:00Z" w16du:dateUtc="2026-06-06T21:16:00Z">
                    <w:tcPr>
                      <w:tcW w:w="859" w:type="dxa"/>
                    </w:tcPr>
                  </w:tcPrChange>
                </w:tcPr>
                <w:p w14:paraId="2CC7D46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2.6</w:t>
                  </w:r>
                </w:p>
              </w:tc>
              <w:tc>
                <w:tcPr>
                  <w:tcW w:w="1146" w:type="dxa"/>
                  <w:tcPrChange w:id="400" w:author="Kendra Wyant" w:date="2026-06-06T16:16:00Z" w16du:dateUtc="2026-06-06T21:16:00Z">
                    <w:tcPr>
                      <w:tcW w:w="1146" w:type="dxa"/>
                    </w:tcPr>
                  </w:tcPrChange>
                </w:tcPr>
                <w:p w14:paraId="092CA680" w14:textId="77777777" w:rsidR="00196183" w:rsidRPr="00C701D8" w:rsidRDefault="00196183" w:rsidP="00ED4B99">
                  <w:pPr>
                    <w:pStyle w:val="Compact"/>
                    <w:spacing w:before="0" w:after="0"/>
                    <w:rPr>
                      <w:rFonts w:ascii="Times New Roman" w:hAnsi="Times New Roman" w:cs="Times New Roman"/>
                    </w:rPr>
                  </w:pPr>
                </w:p>
              </w:tc>
              <w:tc>
                <w:tcPr>
                  <w:tcW w:w="1241" w:type="dxa"/>
                  <w:tcPrChange w:id="401" w:author="Kendra Wyant" w:date="2026-06-06T16:16:00Z" w16du:dateUtc="2026-06-06T21:16:00Z">
                    <w:tcPr>
                      <w:tcW w:w="1241" w:type="dxa"/>
                    </w:tcPr>
                  </w:tcPrChange>
                </w:tcPr>
                <w:p w14:paraId="10FC34A0" w14:textId="77777777" w:rsidR="00196183" w:rsidRPr="00C701D8" w:rsidRDefault="00196183" w:rsidP="00ED4B99">
                  <w:pPr>
                    <w:pStyle w:val="Compact"/>
                    <w:spacing w:before="0" w:after="0"/>
                    <w:rPr>
                      <w:rFonts w:ascii="Times New Roman" w:hAnsi="Times New Roman" w:cs="Times New Roman"/>
                    </w:rPr>
                  </w:pPr>
                </w:p>
              </w:tc>
              <w:tc>
                <w:tcPr>
                  <w:tcW w:w="1623" w:type="dxa"/>
                  <w:tcPrChange w:id="402" w:author="Kendra Wyant" w:date="2026-06-06T16:16:00Z" w16du:dateUtc="2026-06-06T21:16:00Z">
                    <w:tcPr>
                      <w:tcW w:w="1620" w:type="dxa"/>
                    </w:tcPr>
                  </w:tcPrChange>
                </w:tcPr>
                <w:p w14:paraId="367B937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A37B739" w14:textId="77777777" w:rsidTr="00196183">
              <w:trPr>
                <w:trHeight w:val="380"/>
                <w:trPrChange w:id="403" w:author="Kendra Wyant" w:date="2026-06-06T16:16:00Z" w16du:dateUtc="2026-06-06T21:16:00Z">
                  <w:trPr>
                    <w:trHeight w:val="380"/>
                  </w:trPr>
                </w:trPrChange>
              </w:trPr>
              <w:tc>
                <w:tcPr>
                  <w:tcW w:w="4590" w:type="dxa"/>
                  <w:tcPrChange w:id="404" w:author="Kendra Wyant" w:date="2026-06-06T16:16:00Z" w16du:dateUtc="2026-06-06T21:16:00Z">
                    <w:tcPr>
                      <w:tcW w:w="4590" w:type="dxa"/>
                    </w:tcPr>
                  </w:tcPrChange>
                </w:tcPr>
                <w:p w14:paraId="401EE80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Change w:id="405" w:author="Kendra Wyant" w:date="2026-06-06T16:16:00Z" w16du:dateUtc="2026-06-06T21:16:00Z">
                    <w:tcPr>
                      <w:tcW w:w="666" w:type="dxa"/>
                    </w:tcPr>
                  </w:tcPrChange>
                </w:tcPr>
                <w:p w14:paraId="7CB938A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147</w:t>
                  </w:r>
                </w:p>
              </w:tc>
              <w:tc>
                <w:tcPr>
                  <w:tcW w:w="859" w:type="dxa"/>
                  <w:tcPrChange w:id="406" w:author="Kendra Wyant" w:date="2026-06-06T16:16:00Z" w16du:dateUtc="2026-06-06T21:16:00Z">
                    <w:tcPr>
                      <w:tcW w:w="859" w:type="dxa"/>
                    </w:tcPr>
                  </w:tcPrChange>
                </w:tcPr>
                <w:p w14:paraId="68C02BA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97.4</w:t>
                  </w:r>
                </w:p>
              </w:tc>
              <w:tc>
                <w:tcPr>
                  <w:tcW w:w="1146" w:type="dxa"/>
                  <w:tcPrChange w:id="407" w:author="Kendra Wyant" w:date="2026-06-06T16:16:00Z" w16du:dateUtc="2026-06-06T21:16:00Z">
                    <w:tcPr>
                      <w:tcW w:w="1146" w:type="dxa"/>
                    </w:tcPr>
                  </w:tcPrChange>
                </w:tcPr>
                <w:p w14:paraId="2F57613D" w14:textId="77777777" w:rsidR="00196183" w:rsidRPr="00C701D8" w:rsidRDefault="00196183" w:rsidP="00ED4B99">
                  <w:pPr>
                    <w:pStyle w:val="Compact"/>
                    <w:spacing w:before="0" w:after="0"/>
                    <w:rPr>
                      <w:rFonts w:ascii="Times New Roman" w:hAnsi="Times New Roman" w:cs="Times New Roman"/>
                    </w:rPr>
                  </w:pPr>
                </w:p>
              </w:tc>
              <w:tc>
                <w:tcPr>
                  <w:tcW w:w="1241" w:type="dxa"/>
                  <w:tcPrChange w:id="408" w:author="Kendra Wyant" w:date="2026-06-06T16:16:00Z" w16du:dateUtc="2026-06-06T21:16:00Z">
                    <w:tcPr>
                      <w:tcW w:w="1241" w:type="dxa"/>
                    </w:tcPr>
                  </w:tcPrChange>
                </w:tcPr>
                <w:p w14:paraId="463A2425" w14:textId="77777777" w:rsidR="00196183" w:rsidRPr="00C701D8" w:rsidRDefault="00196183" w:rsidP="00ED4B99">
                  <w:pPr>
                    <w:pStyle w:val="Compact"/>
                    <w:spacing w:before="0" w:after="0"/>
                    <w:rPr>
                      <w:rFonts w:ascii="Times New Roman" w:hAnsi="Times New Roman" w:cs="Times New Roman"/>
                    </w:rPr>
                  </w:pPr>
                </w:p>
              </w:tc>
              <w:tc>
                <w:tcPr>
                  <w:tcW w:w="1623" w:type="dxa"/>
                  <w:tcPrChange w:id="409" w:author="Kendra Wyant" w:date="2026-06-06T16:16:00Z" w16du:dateUtc="2026-06-06T21:16:00Z">
                    <w:tcPr>
                      <w:tcW w:w="1620" w:type="dxa"/>
                    </w:tcPr>
                  </w:tcPrChange>
                </w:tcPr>
                <w:p w14:paraId="3F89881E"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BB686AE" w14:textId="77777777" w:rsidTr="00196183">
              <w:trPr>
                <w:trHeight w:val="380"/>
                <w:trPrChange w:id="410" w:author="Kendra Wyant" w:date="2026-06-06T16:16:00Z" w16du:dateUtc="2026-06-06T21:16:00Z">
                  <w:trPr>
                    <w:trHeight w:val="380"/>
                  </w:trPr>
                </w:trPrChange>
              </w:trPr>
              <w:tc>
                <w:tcPr>
                  <w:tcW w:w="4590" w:type="dxa"/>
                  <w:tcPrChange w:id="411" w:author="Kendra Wyant" w:date="2026-06-06T16:16:00Z" w16du:dateUtc="2026-06-06T21:16:00Z">
                    <w:tcPr>
                      <w:tcW w:w="4590" w:type="dxa"/>
                    </w:tcPr>
                  </w:tcPrChange>
                </w:tcPr>
                <w:p w14:paraId="667CD4C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Education</w:t>
                  </w:r>
                </w:p>
              </w:tc>
              <w:tc>
                <w:tcPr>
                  <w:tcW w:w="666" w:type="dxa"/>
                  <w:tcPrChange w:id="412" w:author="Kendra Wyant" w:date="2026-06-06T16:16:00Z" w16du:dateUtc="2026-06-06T21:16:00Z">
                    <w:tcPr>
                      <w:tcW w:w="666" w:type="dxa"/>
                    </w:tcPr>
                  </w:tcPrChange>
                </w:tcPr>
                <w:p w14:paraId="5DFAE227" w14:textId="77777777" w:rsidR="00196183" w:rsidRPr="00C701D8" w:rsidRDefault="00196183" w:rsidP="00ED4B99">
                  <w:pPr>
                    <w:pStyle w:val="Compact"/>
                    <w:spacing w:before="0" w:after="0"/>
                    <w:rPr>
                      <w:rFonts w:ascii="Times New Roman" w:hAnsi="Times New Roman" w:cs="Times New Roman"/>
                    </w:rPr>
                  </w:pPr>
                </w:p>
              </w:tc>
              <w:tc>
                <w:tcPr>
                  <w:tcW w:w="859" w:type="dxa"/>
                  <w:tcPrChange w:id="413" w:author="Kendra Wyant" w:date="2026-06-06T16:16:00Z" w16du:dateUtc="2026-06-06T21:16:00Z">
                    <w:tcPr>
                      <w:tcW w:w="859" w:type="dxa"/>
                    </w:tcPr>
                  </w:tcPrChange>
                </w:tcPr>
                <w:p w14:paraId="7CC2DD89" w14:textId="77777777" w:rsidR="00196183" w:rsidRPr="00C701D8" w:rsidRDefault="00196183" w:rsidP="00ED4B99">
                  <w:pPr>
                    <w:pStyle w:val="Compact"/>
                    <w:spacing w:before="0" w:after="0"/>
                    <w:rPr>
                      <w:rFonts w:ascii="Times New Roman" w:hAnsi="Times New Roman" w:cs="Times New Roman"/>
                    </w:rPr>
                  </w:pPr>
                </w:p>
              </w:tc>
              <w:tc>
                <w:tcPr>
                  <w:tcW w:w="1146" w:type="dxa"/>
                  <w:tcPrChange w:id="414" w:author="Kendra Wyant" w:date="2026-06-06T16:16:00Z" w16du:dateUtc="2026-06-06T21:16:00Z">
                    <w:tcPr>
                      <w:tcW w:w="1146" w:type="dxa"/>
                    </w:tcPr>
                  </w:tcPrChange>
                </w:tcPr>
                <w:p w14:paraId="5AB9DC23" w14:textId="77777777" w:rsidR="00196183" w:rsidRPr="00C701D8" w:rsidRDefault="00196183" w:rsidP="00ED4B99">
                  <w:pPr>
                    <w:pStyle w:val="Compact"/>
                    <w:spacing w:before="0" w:after="0"/>
                    <w:rPr>
                      <w:rFonts w:ascii="Times New Roman" w:hAnsi="Times New Roman" w:cs="Times New Roman"/>
                    </w:rPr>
                  </w:pPr>
                </w:p>
              </w:tc>
              <w:tc>
                <w:tcPr>
                  <w:tcW w:w="1241" w:type="dxa"/>
                  <w:tcPrChange w:id="415" w:author="Kendra Wyant" w:date="2026-06-06T16:16:00Z" w16du:dateUtc="2026-06-06T21:16:00Z">
                    <w:tcPr>
                      <w:tcW w:w="1241" w:type="dxa"/>
                    </w:tcPr>
                  </w:tcPrChange>
                </w:tcPr>
                <w:p w14:paraId="273EFEDC" w14:textId="77777777" w:rsidR="00196183" w:rsidRPr="00C701D8" w:rsidRDefault="00196183" w:rsidP="00ED4B99">
                  <w:pPr>
                    <w:pStyle w:val="Compact"/>
                    <w:spacing w:before="0" w:after="0"/>
                    <w:rPr>
                      <w:rFonts w:ascii="Times New Roman" w:hAnsi="Times New Roman" w:cs="Times New Roman"/>
                    </w:rPr>
                  </w:pPr>
                </w:p>
              </w:tc>
              <w:tc>
                <w:tcPr>
                  <w:tcW w:w="1623" w:type="dxa"/>
                  <w:tcPrChange w:id="416" w:author="Kendra Wyant" w:date="2026-06-06T16:16:00Z" w16du:dateUtc="2026-06-06T21:16:00Z">
                    <w:tcPr>
                      <w:tcW w:w="1620" w:type="dxa"/>
                    </w:tcPr>
                  </w:tcPrChange>
                </w:tcPr>
                <w:p w14:paraId="36C41716"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7F129E1" w14:textId="77777777" w:rsidTr="00196183">
              <w:trPr>
                <w:trHeight w:val="402"/>
                <w:trPrChange w:id="417" w:author="Kendra Wyant" w:date="2026-06-06T16:16:00Z" w16du:dateUtc="2026-06-06T21:16:00Z">
                  <w:trPr>
                    <w:trHeight w:val="402"/>
                  </w:trPr>
                </w:trPrChange>
              </w:trPr>
              <w:tc>
                <w:tcPr>
                  <w:tcW w:w="4590" w:type="dxa"/>
                  <w:tcPrChange w:id="418" w:author="Kendra Wyant" w:date="2026-06-06T16:16:00Z" w16du:dateUtc="2026-06-06T21:16:00Z">
                    <w:tcPr>
                      <w:tcW w:w="4590" w:type="dxa"/>
                    </w:tcPr>
                  </w:tcPrChange>
                </w:tcPr>
                <w:p w14:paraId="445972F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Less than high school or GED degree</w:t>
                  </w:r>
                </w:p>
              </w:tc>
              <w:tc>
                <w:tcPr>
                  <w:tcW w:w="666" w:type="dxa"/>
                  <w:tcPrChange w:id="419" w:author="Kendra Wyant" w:date="2026-06-06T16:16:00Z" w16du:dateUtc="2026-06-06T21:16:00Z">
                    <w:tcPr>
                      <w:tcW w:w="666" w:type="dxa"/>
                    </w:tcPr>
                  </w:tcPrChange>
                </w:tcPr>
                <w:p w14:paraId="369C389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c>
                <w:tcPr>
                  <w:tcW w:w="859" w:type="dxa"/>
                  <w:tcPrChange w:id="420" w:author="Kendra Wyant" w:date="2026-06-06T16:16:00Z" w16du:dateUtc="2026-06-06T21:16:00Z">
                    <w:tcPr>
                      <w:tcW w:w="859" w:type="dxa"/>
                    </w:tcPr>
                  </w:tcPrChange>
                </w:tcPr>
                <w:p w14:paraId="2233979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0.7</w:t>
                  </w:r>
                </w:p>
              </w:tc>
              <w:tc>
                <w:tcPr>
                  <w:tcW w:w="1146" w:type="dxa"/>
                  <w:tcPrChange w:id="421" w:author="Kendra Wyant" w:date="2026-06-06T16:16:00Z" w16du:dateUtc="2026-06-06T21:16:00Z">
                    <w:tcPr>
                      <w:tcW w:w="1146" w:type="dxa"/>
                    </w:tcPr>
                  </w:tcPrChange>
                </w:tcPr>
                <w:p w14:paraId="304ACE60" w14:textId="77777777" w:rsidR="00196183" w:rsidRPr="00C701D8" w:rsidRDefault="00196183" w:rsidP="00ED4B99">
                  <w:pPr>
                    <w:pStyle w:val="Compact"/>
                    <w:spacing w:before="0" w:after="0"/>
                    <w:rPr>
                      <w:rFonts w:ascii="Times New Roman" w:hAnsi="Times New Roman" w:cs="Times New Roman"/>
                    </w:rPr>
                  </w:pPr>
                </w:p>
              </w:tc>
              <w:tc>
                <w:tcPr>
                  <w:tcW w:w="1241" w:type="dxa"/>
                  <w:tcPrChange w:id="422" w:author="Kendra Wyant" w:date="2026-06-06T16:16:00Z" w16du:dateUtc="2026-06-06T21:16:00Z">
                    <w:tcPr>
                      <w:tcW w:w="1241" w:type="dxa"/>
                    </w:tcPr>
                  </w:tcPrChange>
                </w:tcPr>
                <w:p w14:paraId="40DC08E6" w14:textId="77777777" w:rsidR="00196183" w:rsidRPr="00C701D8" w:rsidRDefault="00196183" w:rsidP="00ED4B99">
                  <w:pPr>
                    <w:pStyle w:val="Compact"/>
                    <w:spacing w:before="0" w:after="0"/>
                    <w:rPr>
                      <w:rFonts w:ascii="Times New Roman" w:hAnsi="Times New Roman" w:cs="Times New Roman"/>
                    </w:rPr>
                  </w:pPr>
                </w:p>
              </w:tc>
              <w:tc>
                <w:tcPr>
                  <w:tcW w:w="1623" w:type="dxa"/>
                  <w:tcPrChange w:id="423" w:author="Kendra Wyant" w:date="2026-06-06T16:16:00Z" w16du:dateUtc="2026-06-06T21:16:00Z">
                    <w:tcPr>
                      <w:tcW w:w="1620" w:type="dxa"/>
                    </w:tcPr>
                  </w:tcPrChange>
                </w:tcPr>
                <w:p w14:paraId="544E3918"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1537DC1" w14:textId="77777777" w:rsidTr="00196183">
              <w:trPr>
                <w:trHeight w:val="380"/>
                <w:trPrChange w:id="424" w:author="Kendra Wyant" w:date="2026-06-06T16:16:00Z" w16du:dateUtc="2026-06-06T21:16:00Z">
                  <w:trPr>
                    <w:trHeight w:val="380"/>
                  </w:trPr>
                </w:trPrChange>
              </w:trPr>
              <w:tc>
                <w:tcPr>
                  <w:tcW w:w="4590" w:type="dxa"/>
                  <w:tcPrChange w:id="425" w:author="Kendra Wyant" w:date="2026-06-06T16:16:00Z" w16du:dateUtc="2026-06-06T21:16:00Z">
                    <w:tcPr>
                      <w:tcW w:w="4590" w:type="dxa"/>
                    </w:tcPr>
                  </w:tcPrChange>
                </w:tcPr>
                <w:p w14:paraId="59E0869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High school or GED</w:t>
                  </w:r>
                </w:p>
              </w:tc>
              <w:tc>
                <w:tcPr>
                  <w:tcW w:w="666" w:type="dxa"/>
                  <w:tcPrChange w:id="426" w:author="Kendra Wyant" w:date="2026-06-06T16:16:00Z" w16du:dateUtc="2026-06-06T21:16:00Z">
                    <w:tcPr>
                      <w:tcW w:w="666" w:type="dxa"/>
                    </w:tcPr>
                  </w:tcPrChange>
                </w:tcPr>
                <w:p w14:paraId="159901C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Change w:id="427" w:author="Kendra Wyant" w:date="2026-06-06T16:16:00Z" w16du:dateUtc="2026-06-06T21:16:00Z">
                    <w:tcPr>
                      <w:tcW w:w="859" w:type="dxa"/>
                    </w:tcPr>
                  </w:tcPrChange>
                </w:tcPr>
                <w:p w14:paraId="29E56FA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Change w:id="428" w:author="Kendra Wyant" w:date="2026-06-06T16:16:00Z" w16du:dateUtc="2026-06-06T21:16:00Z">
                    <w:tcPr>
                      <w:tcW w:w="1146" w:type="dxa"/>
                    </w:tcPr>
                  </w:tcPrChange>
                </w:tcPr>
                <w:p w14:paraId="61FA37E2" w14:textId="77777777" w:rsidR="00196183" w:rsidRPr="00C701D8" w:rsidRDefault="00196183" w:rsidP="00ED4B99">
                  <w:pPr>
                    <w:pStyle w:val="Compact"/>
                    <w:spacing w:before="0" w:after="0"/>
                    <w:rPr>
                      <w:rFonts w:ascii="Times New Roman" w:hAnsi="Times New Roman" w:cs="Times New Roman"/>
                    </w:rPr>
                  </w:pPr>
                </w:p>
              </w:tc>
              <w:tc>
                <w:tcPr>
                  <w:tcW w:w="1241" w:type="dxa"/>
                  <w:tcPrChange w:id="429" w:author="Kendra Wyant" w:date="2026-06-06T16:16:00Z" w16du:dateUtc="2026-06-06T21:16:00Z">
                    <w:tcPr>
                      <w:tcW w:w="1241" w:type="dxa"/>
                    </w:tcPr>
                  </w:tcPrChange>
                </w:tcPr>
                <w:p w14:paraId="573EB27D" w14:textId="77777777" w:rsidR="00196183" w:rsidRPr="00C701D8" w:rsidRDefault="00196183" w:rsidP="00ED4B99">
                  <w:pPr>
                    <w:pStyle w:val="Compact"/>
                    <w:spacing w:before="0" w:after="0"/>
                    <w:rPr>
                      <w:rFonts w:ascii="Times New Roman" w:hAnsi="Times New Roman" w:cs="Times New Roman"/>
                    </w:rPr>
                  </w:pPr>
                </w:p>
              </w:tc>
              <w:tc>
                <w:tcPr>
                  <w:tcW w:w="1623" w:type="dxa"/>
                  <w:tcPrChange w:id="430" w:author="Kendra Wyant" w:date="2026-06-06T16:16:00Z" w16du:dateUtc="2026-06-06T21:16:00Z">
                    <w:tcPr>
                      <w:tcW w:w="1620" w:type="dxa"/>
                    </w:tcPr>
                  </w:tcPrChange>
                </w:tcPr>
                <w:p w14:paraId="1B525A0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38EF0180" w14:textId="77777777" w:rsidTr="00196183">
              <w:trPr>
                <w:trHeight w:val="402"/>
                <w:trPrChange w:id="431" w:author="Kendra Wyant" w:date="2026-06-06T16:16:00Z" w16du:dateUtc="2026-06-06T21:16:00Z">
                  <w:trPr>
                    <w:trHeight w:val="402"/>
                  </w:trPr>
                </w:trPrChange>
              </w:trPr>
              <w:tc>
                <w:tcPr>
                  <w:tcW w:w="4590" w:type="dxa"/>
                  <w:tcPrChange w:id="432" w:author="Kendra Wyant" w:date="2026-06-06T16:16:00Z" w16du:dateUtc="2026-06-06T21:16:00Z">
                    <w:tcPr>
                      <w:tcW w:w="4590" w:type="dxa"/>
                    </w:tcPr>
                  </w:tcPrChange>
                </w:tcPr>
                <w:p w14:paraId="3B0C211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Some college</w:t>
                  </w:r>
                </w:p>
              </w:tc>
              <w:tc>
                <w:tcPr>
                  <w:tcW w:w="666" w:type="dxa"/>
                  <w:tcPrChange w:id="433" w:author="Kendra Wyant" w:date="2026-06-06T16:16:00Z" w16du:dateUtc="2026-06-06T21:16:00Z">
                    <w:tcPr>
                      <w:tcW w:w="666" w:type="dxa"/>
                    </w:tcPr>
                  </w:tcPrChange>
                </w:tcPr>
                <w:p w14:paraId="5B5E503D"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w:t>
                  </w:r>
                </w:p>
              </w:tc>
              <w:tc>
                <w:tcPr>
                  <w:tcW w:w="859" w:type="dxa"/>
                  <w:tcPrChange w:id="434" w:author="Kendra Wyant" w:date="2026-06-06T16:16:00Z" w16du:dateUtc="2026-06-06T21:16:00Z">
                    <w:tcPr>
                      <w:tcW w:w="859" w:type="dxa"/>
                    </w:tcPr>
                  </w:tcPrChange>
                </w:tcPr>
                <w:p w14:paraId="4C3908A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27.2</w:t>
                  </w:r>
                </w:p>
              </w:tc>
              <w:tc>
                <w:tcPr>
                  <w:tcW w:w="1146" w:type="dxa"/>
                  <w:tcPrChange w:id="435" w:author="Kendra Wyant" w:date="2026-06-06T16:16:00Z" w16du:dateUtc="2026-06-06T21:16:00Z">
                    <w:tcPr>
                      <w:tcW w:w="1146" w:type="dxa"/>
                    </w:tcPr>
                  </w:tcPrChange>
                </w:tcPr>
                <w:p w14:paraId="430ED0DB" w14:textId="77777777" w:rsidR="00196183" w:rsidRPr="00C701D8" w:rsidRDefault="00196183" w:rsidP="00ED4B99">
                  <w:pPr>
                    <w:pStyle w:val="Compact"/>
                    <w:spacing w:before="0" w:after="0"/>
                    <w:rPr>
                      <w:rFonts w:ascii="Times New Roman" w:hAnsi="Times New Roman" w:cs="Times New Roman"/>
                    </w:rPr>
                  </w:pPr>
                </w:p>
              </w:tc>
              <w:tc>
                <w:tcPr>
                  <w:tcW w:w="1241" w:type="dxa"/>
                  <w:tcPrChange w:id="436" w:author="Kendra Wyant" w:date="2026-06-06T16:16:00Z" w16du:dateUtc="2026-06-06T21:16:00Z">
                    <w:tcPr>
                      <w:tcW w:w="1241" w:type="dxa"/>
                    </w:tcPr>
                  </w:tcPrChange>
                </w:tcPr>
                <w:p w14:paraId="2A6F2CA3" w14:textId="77777777" w:rsidR="00196183" w:rsidRPr="00C701D8" w:rsidRDefault="00196183" w:rsidP="00ED4B99">
                  <w:pPr>
                    <w:pStyle w:val="Compact"/>
                    <w:spacing w:before="0" w:after="0"/>
                    <w:rPr>
                      <w:rFonts w:ascii="Times New Roman" w:hAnsi="Times New Roman" w:cs="Times New Roman"/>
                    </w:rPr>
                  </w:pPr>
                </w:p>
              </w:tc>
              <w:tc>
                <w:tcPr>
                  <w:tcW w:w="1623" w:type="dxa"/>
                  <w:tcPrChange w:id="437" w:author="Kendra Wyant" w:date="2026-06-06T16:16:00Z" w16du:dateUtc="2026-06-06T21:16:00Z">
                    <w:tcPr>
                      <w:tcW w:w="1620" w:type="dxa"/>
                    </w:tcPr>
                  </w:tcPrChange>
                </w:tcPr>
                <w:p w14:paraId="06104335"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9708BFA" w14:textId="77777777" w:rsidTr="00196183">
              <w:trPr>
                <w:trHeight w:val="380"/>
                <w:trPrChange w:id="438" w:author="Kendra Wyant" w:date="2026-06-06T16:16:00Z" w16du:dateUtc="2026-06-06T21:16:00Z">
                  <w:trPr>
                    <w:trHeight w:val="380"/>
                  </w:trPr>
                </w:trPrChange>
              </w:trPr>
              <w:tc>
                <w:tcPr>
                  <w:tcW w:w="4590" w:type="dxa"/>
                  <w:tcPrChange w:id="439" w:author="Kendra Wyant" w:date="2026-06-06T16:16:00Z" w16du:dateUtc="2026-06-06T21:16:00Z">
                    <w:tcPr>
                      <w:tcW w:w="4590" w:type="dxa"/>
                    </w:tcPr>
                  </w:tcPrChange>
                </w:tcPr>
                <w:p w14:paraId="44195CA6"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2-Year degree</w:t>
                  </w:r>
                </w:p>
              </w:tc>
              <w:tc>
                <w:tcPr>
                  <w:tcW w:w="666" w:type="dxa"/>
                  <w:tcPrChange w:id="440" w:author="Kendra Wyant" w:date="2026-06-06T16:16:00Z" w16du:dateUtc="2026-06-06T21:16:00Z">
                    <w:tcPr>
                      <w:tcW w:w="666" w:type="dxa"/>
                    </w:tcPr>
                  </w:tcPrChange>
                </w:tcPr>
                <w:p w14:paraId="1C041B4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Change w:id="441" w:author="Kendra Wyant" w:date="2026-06-06T16:16:00Z" w16du:dateUtc="2026-06-06T21:16:00Z">
                    <w:tcPr>
                      <w:tcW w:w="859" w:type="dxa"/>
                    </w:tcPr>
                  </w:tcPrChange>
                </w:tcPr>
                <w:p w14:paraId="64975DDD"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Change w:id="442" w:author="Kendra Wyant" w:date="2026-06-06T16:16:00Z" w16du:dateUtc="2026-06-06T21:16:00Z">
                    <w:tcPr>
                      <w:tcW w:w="1146" w:type="dxa"/>
                    </w:tcPr>
                  </w:tcPrChange>
                </w:tcPr>
                <w:p w14:paraId="1DF8D6C8" w14:textId="77777777" w:rsidR="00196183" w:rsidRPr="00C701D8" w:rsidRDefault="00196183" w:rsidP="00ED4B99">
                  <w:pPr>
                    <w:pStyle w:val="Compact"/>
                    <w:spacing w:before="0" w:after="0"/>
                    <w:rPr>
                      <w:rFonts w:ascii="Times New Roman" w:hAnsi="Times New Roman" w:cs="Times New Roman"/>
                    </w:rPr>
                  </w:pPr>
                </w:p>
              </w:tc>
              <w:tc>
                <w:tcPr>
                  <w:tcW w:w="1241" w:type="dxa"/>
                  <w:tcPrChange w:id="443" w:author="Kendra Wyant" w:date="2026-06-06T16:16:00Z" w16du:dateUtc="2026-06-06T21:16:00Z">
                    <w:tcPr>
                      <w:tcW w:w="1241" w:type="dxa"/>
                    </w:tcPr>
                  </w:tcPrChange>
                </w:tcPr>
                <w:p w14:paraId="6E5474EB" w14:textId="77777777" w:rsidR="00196183" w:rsidRPr="00C701D8" w:rsidRDefault="00196183" w:rsidP="00ED4B99">
                  <w:pPr>
                    <w:pStyle w:val="Compact"/>
                    <w:spacing w:before="0" w:after="0"/>
                    <w:rPr>
                      <w:rFonts w:ascii="Times New Roman" w:hAnsi="Times New Roman" w:cs="Times New Roman"/>
                    </w:rPr>
                  </w:pPr>
                </w:p>
              </w:tc>
              <w:tc>
                <w:tcPr>
                  <w:tcW w:w="1623" w:type="dxa"/>
                  <w:tcPrChange w:id="444" w:author="Kendra Wyant" w:date="2026-06-06T16:16:00Z" w16du:dateUtc="2026-06-06T21:16:00Z">
                    <w:tcPr>
                      <w:tcW w:w="1620" w:type="dxa"/>
                    </w:tcPr>
                  </w:tcPrChange>
                </w:tcPr>
                <w:p w14:paraId="3916596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912B596" w14:textId="77777777" w:rsidTr="00196183">
              <w:trPr>
                <w:trHeight w:val="380"/>
                <w:trPrChange w:id="445" w:author="Kendra Wyant" w:date="2026-06-06T16:16:00Z" w16du:dateUtc="2026-06-06T21:16:00Z">
                  <w:trPr>
                    <w:trHeight w:val="380"/>
                  </w:trPr>
                </w:trPrChange>
              </w:trPr>
              <w:tc>
                <w:tcPr>
                  <w:tcW w:w="4590" w:type="dxa"/>
                  <w:tcPrChange w:id="446" w:author="Kendra Wyant" w:date="2026-06-06T16:16:00Z" w16du:dateUtc="2026-06-06T21:16:00Z">
                    <w:tcPr>
                      <w:tcW w:w="4590" w:type="dxa"/>
                    </w:tcPr>
                  </w:tcPrChange>
                </w:tcPr>
                <w:p w14:paraId="5DB6BB3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lastRenderedPageBreak/>
                    <w:t xml:space="preserve">     College degree</w:t>
                  </w:r>
                </w:p>
              </w:tc>
              <w:tc>
                <w:tcPr>
                  <w:tcW w:w="666" w:type="dxa"/>
                  <w:tcPrChange w:id="447" w:author="Kendra Wyant" w:date="2026-06-06T16:16:00Z" w16du:dateUtc="2026-06-06T21:16:00Z">
                    <w:tcPr>
                      <w:tcW w:w="666" w:type="dxa"/>
                    </w:tcPr>
                  </w:tcPrChange>
                </w:tcPr>
                <w:p w14:paraId="46389B5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58</w:t>
                  </w:r>
                </w:p>
              </w:tc>
              <w:tc>
                <w:tcPr>
                  <w:tcW w:w="859" w:type="dxa"/>
                  <w:tcPrChange w:id="448" w:author="Kendra Wyant" w:date="2026-06-06T16:16:00Z" w16du:dateUtc="2026-06-06T21:16:00Z">
                    <w:tcPr>
                      <w:tcW w:w="859" w:type="dxa"/>
                    </w:tcPr>
                  </w:tcPrChange>
                </w:tcPr>
                <w:p w14:paraId="04AD716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38.4</w:t>
                  </w:r>
                </w:p>
              </w:tc>
              <w:tc>
                <w:tcPr>
                  <w:tcW w:w="1146" w:type="dxa"/>
                  <w:tcPrChange w:id="449" w:author="Kendra Wyant" w:date="2026-06-06T16:16:00Z" w16du:dateUtc="2026-06-06T21:16:00Z">
                    <w:tcPr>
                      <w:tcW w:w="1146" w:type="dxa"/>
                    </w:tcPr>
                  </w:tcPrChange>
                </w:tcPr>
                <w:p w14:paraId="0CE4CA8D" w14:textId="77777777" w:rsidR="00196183" w:rsidRPr="00C701D8" w:rsidRDefault="00196183" w:rsidP="00ED4B99">
                  <w:pPr>
                    <w:pStyle w:val="Compact"/>
                    <w:spacing w:before="0" w:after="0"/>
                    <w:rPr>
                      <w:rFonts w:ascii="Times New Roman" w:hAnsi="Times New Roman" w:cs="Times New Roman"/>
                    </w:rPr>
                  </w:pPr>
                </w:p>
              </w:tc>
              <w:tc>
                <w:tcPr>
                  <w:tcW w:w="1241" w:type="dxa"/>
                  <w:tcPrChange w:id="450" w:author="Kendra Wyant" w:date="2026-06-06T16:16:00Z" w16du:dateUtc="2026-06-06T21:16:00Z">
                    <w:tcPr>
                      <w:tcW w:w="1241" w:type="dxa"/>
                    </w:tcPr>
                  </w:tcPrChange>
                </w:tcPr>
                <w:p w14:paraId="403B2AEF" w14:textId="77777777" w:rsidR="00196183" w:rsidRPr="00C701D8" w:rsidRDefault="00196183" w:rsidP="00ED4B99">
                  <w:pPr>
                    <w:pStyle w:val="Compact"/>
                    <w:spacing w:before="0" w:after="0"/>
                    <w:rPr>
                      <w:rFonts w:ascii="Times New Roman" w:hAnsi="Times New Roman" w:cs="Times New Roman"/>
                    </w:rPr>
                  </w:pPr>
                </w:p>
              </w:tc>
              <w:tc>
                <w:tcPr>
                  <w:tcW w:w="1623" w:type="dxa"/>
                  <w:tcPrChange w:id="451" w:author="Kendra Wyant" w:date="2026-06-06T16:16:00Z" w16du:dateUtc="2026-06-06T21:16:00Z">
                    <w:tcPr>
                      <w:tcW w:w="1620" w:type="dxa"/>
                    </w:tcPr>
                  </w:tcPrChange>
                </w:tcPr>
                <w:p w14:paraId="38EAF701"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0A6EB70" w14:textId="77777777" w:rsidTr="00196183">
              <w:trPr>
                <w:trHeight w:val="402"/>
                <w:trPrChange w:id="452" w:author="Kendra Wyant" w:date="2026-06-06T16:16:00Z" w16du:dateUtc="2026-06-06T21:16:00Z">
                  <w:trPr>
                    <w:trHeight w:val="402"/>
                  </w:trPr>
                </w:trPrChange>
              </w:trPr>
              <w:tc>
                <w:tcPr>
                  <w:tcW w:w="4590" w:type="dxa"/>
                  <w:tcPrChange w:id="453" w:author="Kendra Wyant" w:date="2026-06-06T16:16:00Z" w16du:dateUtc="2026-06-06T21:16:00Z">
                    <w:tcPr>
                      <w:tcW w:w="4590" w:type="dxa"/>
                    </w:tcPr>
                  </w:tcPrChange>
                </w:tcPr>
                <w:p w14:paraId="4DCCF54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Advanced degree</w:t>
                  </w:r>
                </w:p>
              </w:tc>
              <w:tc>
                <w:tcPr>
                  <w:tcW w:w="666" w:type="dxa"/>
                  <w:tcPrChange w:id="454" w:author="Kendra Wyant" w:date="2026-06-06T16:16:00Z" w16du:dateUtc="2026-06-06T21:16:00Z">
                    <w:tcPr>
                      <w:tcW w:w="666" w:type="dxa"/>
                    </w:tcPr>
                  </w:tcPrChange>
                </w:tcPr>
                <w:p w14:paraId="4AE9E6E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23</w:t>
                  </w:r>
                </w:p>
              </w:tc>
              <w:tc>
                <w:tcPr>
                  <w:tcW w:w="859" w:type="dxa"/>
                  <w:tcPrChange w:id="455" w:author="Kendra Wyant" w:date="2026-06-06T16:16:00Z" w16du:dateUtc="2026-06-06T21:16:00Z">
                    <w:tcPr>
                      <w:tcW w:w="859" w:type="dxa"/>
                    </w:tcPr>
                  </w:tcPrChange>
                </w:tcPr>
                <w:p w14:paraId="0A4C046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15.2</w:t>
                  </w:r>
                </w:p>
              </w:tc>
              <w:tc>
                <w:tcPr>
                  <w:tcW w:w="1146" w:type="dxa"/>
                  <w:tcPrChange w:id="456" w:author="Kendra Wyant" w:date="2026-06-06T16:16:00Z" w16du:dateUtc="2026-06-06T21:16:00Z">
                    <w:tcPr>
                      <w:tcW w:w="1146" w:type="dxa"/>
                    </w:tcPr>
                  </w:tcPrChange>
                </w:tcPr>
                <w:p w14:paraId="2151F77A" w14:textId="77777777" w:rsidR="00196183" w:rsidRPr="00C701D8" w:rsidRDefault="00196183" w:rsidP="00ED4B99">
                  <w:pPr>
                    <w:pStyle w:val="Compact"/>
                    <w:spacing w:before="0" w:after="0"/>
                    <w:rPr>
                      <w:rFonts w:ascii="Times New Roman" w:hAnsi="Times New Roman" w:cs="Times New Roman"/>
                    </w:rPr>
                  </w:pPr>
                </w:p>
              </w:tc>
              <w:tc>
                <w:tcPr>
                  <w:tcW w:w="1241" w:type="dxa"/>
                  <w:tcPrChange w:id="457" w:author="Kendra Wyant" w:date="2026-06-06T16:16:00Z" w16du:dateUtc="2026-06-06T21:16:00Z">
                    <w:tcPr>
                      <w:tcW w:w="1241" w:type="dxa"/>
                    </w:tcPr>
                  </w:tcPrChange>
                </w:tcPr>
                <w:p w14:paraId="608FDA29" w14:textId="77777777" w:rsidR="00196183" w:rsidRPr="00C701D8" w:rsidRDefault="00196183" w:rsidP="00ED4B99">
                  <w:pPr>
                    <w:pStyle w:val="Compact"/>
                    <w:spacing w:before="0" w:after="0"/>
                    <w:rPr>
                      <w:rFonts w:ascii="Times New Roman" w:hAnsi="Times New Roman" w:cs="Times New Roman"/>
                    </w:rPr>
                  </w:pPr>
                </w:p>
              </w:tc>
              <w:tc>
                <w:tcPr>
                  <w:tcW w:w="1623" w:type="dxa"/>
                  <w:tcPrChange w:id="458" w:author="Kendra Wyant" w:date="2026-06-06T16:16:00Z" w16du:dateUtc="2026-06-06T21:16:00Z">
                    <w:tcPr>
                      <w:tcW w:w="1620" w:type="dxa"/>
                    </w:tcPr>
                  </w:tcPrChange>
                </w:tcPr>
                <w:p w14:paraId="09B144BE"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5D8B6AE" w14:textId="77777777" w:rsidTr="00196183">
              <w:trPr>
                <w:trHeight w:val="380"/>
                <w:trPrChange w:id="459" w:author="Kendra Wyant" w:date="2026-06-06T16:16:00Z" w16du:dateUtc="2026-06-06T21:16:00Z">
                  <w:trPr>
                    <w:trHeight w:val="380"/>
                  </w:trPr>
                </w:trPrChange>
              </w:trPr>
              <w:tc>
                <w:tcPr>
                  <w:tcW w:w="4590" w:type="dxa"/>
                  <w:tcPrChange w:id="460" w:author="Kendra Wyant" w:date="2026-06-06T16:16:00Z" w16du:dateUtc="2026-06-06T21:16:00Z">
                    <w:tcPr>
                      <w:tcW w:w="4590" w:type="dxa"/>
                    </w:tcPr>
                  </w:tcPrChange>
                </w:tcPr>
                <w:p w14:paraId="4EA30D4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Employment</w:t>
                  </w:r>
                </w:p>
              </w:tc>
              <w:tc>
                <w:tcPr>
                  <w:tcW w:w="666" w:type="dxa"/>
                  <w:tcPrChange w:id="461" w:author="Kendra Wyant" w:date="2026-06-06T16:16:00Z" w16du:dateUtc="2026-06-06T21:16:00Z">
                    <w:tcPr>
                      <w:tcW w:w="666" w:type="dxa"/>
                    </w:tcPr>
                  </w:tcPrChange>
                </w:tcPr>
                <w:p w14:paraId="6041B569" w14:textId="77777777" w:rsidR="00196183" w:rsidRPr="00C701D8" w:rsidRDefault="00196183" w:rsidP="00ED4B99">
                  <w:pPr>
                    <w:pStyle w:val="Compact"/>
                    <w:spacing w:before="0" w:after="0"/>
                    <w:rPr>
                      <w:rFonts w:ascii="Times New Roman" w:hAnsi="Times New Roman" w:cs="Times New Roman"/>
                    </w:rPr>
                  </w:pPr>
                </w:p>
              </w:tc>
              <w:tc>
                <w:tcPr>
                  <w:tcW w:w="859" w:type="dxa"/>
                  <w:tcPrChange w:id="462" w:author="Kendra Wyant" w:date="2026-06-06T16:16:00Z" w16du:dateUtc="2026-06-06T21:16:00Z">
                    <w:tcPr>
                      <w:tcW w:w="859" w:type="dxa"/>
                    </w:tcPr>
                  </w:tcPrChange>
                </w:tcPr>
                <w:p w14:paraId="53D95BB4" w14:textId="77777777" w:rsidR="00196183" w:rsidRPr="00C701D8" w:rsidRDefault="00196183" w:rsidP="00ED4B99">
                  <w:pPr>
                    <w:pStyle w:val="Compact"/>
                    <w:spacing w:before="0" w:after="0"/>
                    <w:rPr>
                      <w:rFonts w:ascii="Times New Roman" w:hAnsi="Times New Roman" w:cs="Times New Roman"/>
                    </w:rPr>
                  </w:pPr>
                </w:p>
              </w:tc>
              <w:tc>
                <w:tcPr>
                  <w:tcW w:w="1146" w:type="dxa"/>
                  <w:tcPrChange w:id="463" w:author="Kendra Wyant" w:date="2026-06-06T16:16:00Z" w16du:dateUtc="2026-06-06T21:16:00Z">
                    <w:tcPr>
                      <w:tcW w:w="1146" w:type="dxa"/>
                    </w:tcPr>
                  </w:tcPrChange>
                </w:tcPr>
                <w:p w14:paraId="549FEB12" w14:textId="77777777" w:rsidR="00196183" w:rsidRPr="00C701D8" w:rsidRDefault="00196183" w:rsidP="00ED4B99">
                  <w:pPr>
                    <w:pStyle w:val="Compact"/>
                    <w:spacing w:before="0" w:after="0"/>
                    <w:rPr>
                      <w:rFonts w:ascii="Times New Roman" w:hAnsi="Times New Roman" w:cs="Times New Roman"/>
                    </w:rPr>
                  </w:pPr>
                </w:p>
              </w:tc>
              <w:tc>
                <w:tcPr>
                  <w:tcW w:w="1241" w:type="dxa"/>
                  <w:tcPrChange w:id="464" w:author="Kendra Wyant" w:date="2026-06-06T16:16:00Z" w16du:dateUtc="2026-06-06T21:16:00Z">
                    <w:tcPr>
                      <w:tcW w:w="1241" w:type="dxa"/>
                    </w:tcPr>
                  </w:tcPrChange>
                </w:tcPr>
                <w:p w14:paraId="1609F3D9" w14:textId="77777777" w:rsidR="00196183" w:rsidRPr="00C701D8" w:rsidRDefault="00196183" w:rsidP="00ED4B99">
                  <w:pPr>
                    <w:pStyle w:val="Compact"/>
                    <w:spacing w:before="0" w:after="0"/>
                    <w:rPr>
                      <w:rFonts w:ascii="Times New Roman" w:hAnsi="Times New Roman" w:cs="Times New Roman"/>
                    </w:rPr>
                  </w:pPr>
                </w:p>
              </w:tc>
              <w:tc>
                <w:tcPr>
                  <w:tcW w:w="1623" w:type="dxa"/>
                  <w:tcPrChange w:id="465" w:author="Kendra Wyant" w:date="2026-06-06T16:16:00Z" w16du:dateUtc="2026-06-06T21:16:00Z">
                    <w:tcPr>
                      <w:tcW w:w="1620" w:type="dxa"/>
                    </w:tcPr>
                  </w:tcPrChange>
                </w:tcPr>
                <w:p w14:paraId="16DC8B4D"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7A81CC2" w14:textId="77777777" w:rsidTr="00196183">
              <w:trPr>
                <w:trHeight w:val="380"/>
                <w:trPrChange w:id="466" w:author="Kendra Wyant" w:date="2026-06-06T16:16:00Z" w16du:dateUtc="2026-06-06T21:16:00Z">
                  <w:trPr>
                    <w:trHeight w:val="380"/>
                  </w:trPr>
                </w:trPrChange>
              </w:trPr>
              <w:tc>
                <w:tcPr>
                  <w:tcW w:w="4590" w:type="dxa"/>
                  <w:tcPrChange w:id="467" w:author="Kendra Wyant" w:date="2026-06-06T16:16:00Z" w16du:dateUtc="2026-06-06T21:16:00Z">
                    <w:tcPr>
                      <w:tcW w:w="4590" w:type="dxa"/>
                    </w:tcPr>
                  </w:tcPrChange>
                </w:tcPr>
                <w:p w14:paraId="05E5036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Employed full-time</w:t>
                  </w:r>
                </w:p>
              </w:tc>
              <w:tc>
                <w:tcPr>
                  <w:tcW w:w="666" w:type="dxa"/>
                  <w:tcPrChange w:id="468" w:author="Kendra Wyant" w:date="2026-06-06T16:16:00Z" w16du:dateUtc="2026-06-06T21:16:00Z">
                    <w:tcPr>
                      <w:tcW w:w="666" w:type="dxa"/>
                    </w:tcPr>
                  </w:tcPrChange>
                </w:tcPr>
                <w:p w14:paraId="3DC0909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72</w:t>
                  </w:r>
                </w:p>
              </w:tc>
              <w:tc>
                <w:tcPr>
                  <w:tcW w:w="859" w:type="dxa"/>
                  <w:tcPrChange w:id="469" w:author="Kendra Wyant" w:date="2026-06-06T16:16:00Z" w16du:dateUtc="2026-06-06T21:16:00Z">
                    <w:tcPr>
                      <w:tcW w:w="859" w:type="dxa"/>
                    </w:tcPr>
                  </w:tcPrChange>
                </w:tcPr>
                <w:p w14:paraId="1F77A23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47.7</w:t>
                  </w:r>
                </w:p>
              </w:tc>
              <w:tc>
                <w:tcPr>
                  <w:tcW w:w="1146" w:type="dxa"/>
                  <w:tcPrChange w:id="470" w:author="Kendra Wyant" w:date="2026-06-06T16:16:00Z" w16du:dateUtc="2026-06-06T21:16:00Z">
                    <w:tcPr>
                      <w:tcW w:w="1146" w:type="dxa"/>
                    </w:tcPr>
                  </w:tcPrChange>
                </w:tcPr>
                <w:p w14:paraId="4B97A62C" w14:textId="77777777" w:rsidR="00196183" w:rsidRPr="00C701D8" w:rsidRDefault="00196183" w:rsidP="00ED4B99">
                  <w:pPr>
                    <w:pStyle w:val="Compact"/>
                    <w:spacing w:before="0" w:after="0"/>
                    <w:rPr>
                      <w:rFonts w:ascii="Times New Roman" w:hAnsi="Times New Roman" w:cs="Times New Roman"/>
                    </w:rPr>
                  </w:pPr>
                </w:p>
              </w:tc>
              <w:tc>
                <w:tcPr>
                  <w:tcW w:w="1241" w:type="dxa"/>
                  <w:tcPrChange w:id="471" w:author="Kendra Wyant" w:date="2026-06-06T16:16:00Z" w16du:dateUtc="2026-06-06T21:16:00Z">
                    <w:tcPr>
                      <w:tcW w:w="1241" w:type="dxa"/>
                    </w:tcPr>
                  </w:tcPrChange>
                </w:tcPr>
                <w:p w14:paraId="13CEBFAD" w14:textId="77777777" w:rsidR="00196183" w:rsidRPr="00C701D8" w:rsidRDefault="00196183" w:rsidP="00ED4B99">
                  <w:pPr>
                    <w:pStyle w:val="Compact"/>
                    <w:spacing w:before="0" w:after="0"/>
                    <w:rPr>
                      <w:rFonts w:ascii="Times New Roman" w:hAnsi="Times New Roman" w:cs="Times New Roman"/>
                    </w:rPr>
                  </w:pPr>
                </w:p>
              </w:tc>
              <w:tc>
                <w:tcPr>
                  <w:tcW w:w="1623" w:type="dxa"/>
                  <w:tcPrChange w:id="472" w:author="Kendra Wyant" w:date="2026-06-06T16:16:00Z" w16du:dateUtc="2026-06-06T21:16:00Z">
                    <w:tcPr>
                      <w:tcW w:w="1620" w:type="dxa"/>
                    </w:tcPr>
                  </w:tcPrChange>
                </w:tcPr>
                <w:p w14:paraId="7D9C139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6A84DDA" w14:textId="77777777" w:rsidTr="00196183">
              <w:trPr>
                <w:trHeight w:val="402"/>
                <w:trPrChange w:id="473" w:author="Kendra Wyant" w:date="2026-06-06T16:16:00Z" w16du:dateUtc="2026-06-06T21:16:00Z">
                  <w:trPr>
                    <w:trHeight w:val="402"/>
                  </w:trPr>
                </w:trPrChange>
              </w:trPr>
              <w:tc>
                <w:tcPr>
                  <w:tcW w:w="4590" w:type="dxa"/>
                  <w:tcPrChange w:id="474" w:author="Kendra Wyant" w:date="2026-06-06T16:16:00Z" w16du:dateUtc="2026-06-06T21:16:00Z">
                    <w:tcPr>
                      <w:tcW w:w="4590" w:type="dxa"/>
                    </w:tcPr>
                  </w:tcPrChange>
                </w:tcPr>
                <w:p w14:paraId="3764326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Employed part-time</w:t>
                  </w:r>
                </w:p>
              </w:tc>
              <w:tc>
                <w:tcPr>
                  <w:tcW w:w="666" w:type="dxa"/>
                  <w:tcPrChange w:id="475" w:author="Kendra Wyant" w:date="2026-06-06T16:16:00Z" w16du:dateUtc="2026-06-06T21:16:00Z">
                    <w:tcPr>
                      <w:tcW w:w="666" w:type="dxa"/>
                    </w:tcPr>
                  </w:tcPrChange>
                </w:tcPr>
                <w:p w14:paraId="19EE001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26</w:t>
                  </w:r>
                </w:p>
              </w:tc>
              <w:tc>
                <w:tcPr>
                  <w:tcW w:w="859" w:type="dxa"/>
                  <w:tcPrChange w:id="476" w:author="Kendra Wyant" w:date="2026-06-06T16:16:00Z" w16du:dateUtc="2026-06-06T21:16:00Z">
                    <w:tcPr>
                      <w:tcW w:w="859" w:type="dxa"/>
                    </w:tcPr>
                  </w:tcPrChange>
                </w:tcPr>
                <w:p w14:paraId="5A86636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17.2</w:t>
                  </w:r>
                </w:p>
              </w:tc>
              <w:tc>
                <w:tcPr>
                  <w:tcW w:w="1146" w:type="dxa"/>
                  <w:tcPrChange w:id="477" w:author="Kendra Wyant" w:date="2026-06-06T16:16:00Z" w16du:dateUtc="2026-06-06T21:16:00Z">
                    <w:tcPr>
                      <w:tcW w:w="1146" w:type="dxa"/>
                    </w:tcPr>
                  </w:tcPrChange>
                </w:tcPr>
                <w:p w14:paraId="70A103BE" w14:textId="77777777" w:rsidR="00196183" w:rsidRPr="00C701D8" w:rsidRDefault="00196183" w:rsidP="00ED4B99">
                  <w:pPr>
                    <w:pStyle w:val="Compact"/>
                    <w:spacing w:before="0" w:after="0"/>
                    <w:rPr>
                      <w:rFonts w:ascii="Times New Roman" w:hAnsi="Times New Roman" w:cs="Times New Roman"/>
                    </w:rPr>
                  </w:pPr>
                </w:p>
              </w:tc>
              <w:tc>
                <w:tcPr>
                  <w:tcW w:w="1241" w:type="dxa"/>
                  <w:tcPrChange w:id="478" w:author="Kendra Wyant" w:date="2026-06-06T16:16:00Z" w16du:dateUtc="2026-06-06T21:16:00Z">
                    <w:tcPr>
                      <w:tcW w:w="1241" w:type="dxa"/>
                    </w:tcPr>
                  </w:tcPrChange>
                </w:tcPr>
                <w:p w14:paraId="6C19843C" w14:textId="77777777" w:rsidR="00196183" w:rsidRPr="00C701D8" w:rsidRDefault="00196183" w:rsidP="00ED4B99">
                  <w:pPr>
                    <w:pStyle w:val="Compact"/>
                    <w:spacing w:before="0" w:after="0"/>
                    <w:rPr>
                      <w:rFonts w:ascii="Times New Roman" w:hAnsi="Times New Roman" w:cs="Times New Roman"/>
                    </w:rPr>
                  </w:pPr>
                </w:p>
              </w:tc>
              <w:tc>
                <w:tcPr>
                  <w:tcW w:w="1623" w:type="dxa"/>
                  <w:tcPrChange w:id="479" w:author="Kendra Wyant" w:date="2026-06-06T16:16:00Z" w16du:dateUtc="2026-06-06T21:16:00Z">
                    <w:tcPr>
                      <w:tcW w:w="1620" w:type="dxa"/>
                    </w:tcPr>
                  </w:tcPrChange>
                </w:tcPr>
                <w:p w14:paraId="29F2E783"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646F7A6" w14:textId="77777777" w:rsidTr="00196183">
              <w:trPr>
                <w:trHeight w:val="380"/>
                <w:trPrChange w:id="480" w:author="Kendra Wyant" w:date="2026-06-06T16:16:00Z" w16du:dateUtc="2026-06-06T21:16:00Z">
                  <w:trPr>
                    <w:trHeight w:val="380"/>
                  </w:trPr>
                </w:trPrChange>
              </w:trPr>
              <w:tc>
                <w:tcPr>
                  <w:tcW w:w="4590" w:type="dxa"/>
                  <w:tcPrChange w:id="481" w:author="Kendra Wyant" w:date="2026-06-06T16:16:00Z" w16du:dateUtc="2026-06-06T21:16:00Z">
                    <w:tcPr>
                      <w:tcW w:w="4590" w:type="dxa"/>
                    </w:tcPr>
                  </w:tcPrChange>
                </w:tcPr>
                <w:p w14:paraId="61BF860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Unemployed</w:t>
                  </w:r>
                </w:p>
              </w:tc>
              <w:tc>
                <w:tcPr>
                  <w:tcW w:w="666" w:type="dxa"/>
                  <w:tcPrChange w:id="482" w:author="Kendra Wyant" w:date="2026-06-06T16:16:00Z" w16du:dateUtc="2026-06-06T21:16:00Z">
                    <w:tcPr>
                      <w:tcW w:w="666" w:type="dxa"/>
                    </w:tcPr>
                  </w:tcPrChange>
                </w:tcPr>
                <w:p w14:paraId="0B86831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859" w:type="dxa"/>
                  <w:tcPrChange w:id="483" w:author="Kendra Wyant" w:date="2026-06-06T16:16:00Z" w16du:dateUtc="2026-06-06T21:16:00Z">
                    <w:tcPr>
                      <w:tcW w:w="859" w:type="dxa"/>
                    </w:tcPr>
                  </w:tcPrChange>
                </w:tcPr>
                <w:p w14:paraId="4260693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35.1</w:t>
                  </w:r>
                </w:p>
              </w:tc>
              <w:tc>
                <w:tcPr>
                  <w:tcW w:w="1146" w:type="dxa"/>
                  <w:tcPrChange w:id="484" w:author="Kendra Wyant" w:date="2026-06-06T16:16:00Z" w16du:dateUtc="2026-06-06T21:16:00Z">
                    <w:tcPr>
                      <w:tcW w:w="1146" w:type="dxa"/>
                    </w:tcPr>
                  </w:tcPrChange>
                </w:tcPr>
                <w:p w14:paraId="07B23F7A" w14:textId="77777777" w:rsidR="00196183" w:rsidRPr="00C701D8" w:rsidRDefault="00196183" w:rsidP="00ED4B99">
                  <w:pPr>
                    <w:pStyle w:val="Compact"/>
                    <w:spacing w:before="0" w:after="0"/>
                    <w:rPr>
                      <w:rFonts w:ascii="Times New Roman" w:hAnsi="Times New Roman" w:cs="Times New Roman"/>
                    </w:rPr>
                  </w:pPr>
                </w:p>
              </w:tc>
              <w:tc>
                <w:tcPr>
                  <w:tcW w:w="1241" w:type="dxa"/>
                  <w:tcPrChange w:id="485" w:author="Kendra Wyant" w:date="2026-06-06T16:16:00Z" w16du:dateUtc="2026-06-06T21:16:00Z">
                    <w:tcPr>
                      <w:tcW w:w="1241" w:type="dxa"/>
                    </w:tcPr>
                  </w:tcPrChange>
                </w:tcPr>
                <w:p w14:paraId="5C39D787" w14:textId="77777777" w:rsidR="00196183" w:rsidRPr="00C701D8" w:rsidRDefault="00196183" w:rsidP="00ED4B99">
                  <w:pPr>
                    <w:pStyle w:val="Compact"/>
                    <w:spacing w:before="0" w:after="0"/>
                    <w:rPr>
                      <w:rFonts w:ascii="Times New Roman" w:hAnsi="Times New Roman" w:cs="Times New Roman"/>
                    </w:rPr>
                  </w:pPr>
                </w:p>
              </w:tc>
              <w:tc>
                <w:tcPr>
                  <w:tcW w:w="1623" w:type="dxa"/>
                  <w:tcPrChange w:id="486" w:author="Kendra Wyant" w:date="2026-06-06T16:16:00Z" w16du:dateUtc="2026-06-06T21:16:00Z">
                    <w:tcPr>
                      <w:tcW w:w="1620" w:type="dxa"/>
                    </w:tcPr>
                  </w:tcPrChange>
                </w:tcPr>
                <w:p w14:paraId="320E365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424C42C" w14:textId="77777777" w:rsidTr="00196183">
              <w:trPr>
                <w:trHeight w:val="402"/>
                <w:trPrChange w:id="487" w:author="Kendra Wyant" w:date="2026-06-06T16:16:00Z" w16du:dateUtc="2026-06-06T21:16:00Z">
                  <w:trPr>
                    <w:trHeight w:val="402"/>
                  </w:trPr>
                </w:trPrChange>
              </w:trPr>
              <w:tc>
                <w:tcPr>
                  <w:tcW w:w="4590" w:type="dxa"/>
                  <w:tcPrChange w:id="488" w:author="Kendra Wyant" w:date="2026-06-06T16:16:00Z" w16du:dateUtc="2026-06-06T21:16:00Z">
                    <w:tcPr>
                      <w:tcW w:w="4590" w:type="dxa"/>
                    </w:tcPr>
                  </w:tcPrChange>
                </w:tcPr>
                <w:p w14:paraId="4B9791E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Personal Income</w:t>
                  </w:r>
                </w:p>
              </w:tc>
              <w:tc>
                <w:tcPr>
                  <w:tcW w:w="666" w:type="dxa"/>
                  <w:tcPrChange w:id="489" w:author="Kendra Wyant" w:date="2026-06-06T16:16:00Z" w16du:dateUtc="2026-06-06T21:16:00Z">
                    <w:tcPr>
                      <w:tcW w:w="666" w:type="dxa"/>
                    </w:tcPr>
                  </w:tcPrChange>
                </w:tcPr>
                <w:p w14:paraId="10C5AC75" w14:textId="77777777" w:rsidR="00196183" w:rsidRPr="00C701D8" w:rsidRDefault="00196183" w:rsidP="00ED4B99">
                  <w:pPr>
                    <w:pStyle w:val="Compact"/>
                    <w:spacing w:before="0" w:after="0"/>
                    <w:rPr>
                      <w:rFonts w:ascii="Times New Roman" w:hAnsi="Times New Roman" w:cs="Times New Roman"/>
                    </w:rPr>
                  </w:pPr>
                </w:p>
              </w:tc>
              <w:tc>
                <w:tcPr>
                  <w:tcW w:w="859" w:type="dxa"/>
                  <w:tcPrChange w:id="490" w:author="Kendra Wyant" w:date="2026-06-06T16:16:00Z" w16du:dateUtc="2026-06-06T21:16:00Z">
                    <w:tcPr>
                      <w:tcW w:w="859" w:type="dxa"/>
                    </w:tcPr>
                  </w:tcPrChange>
                </w:tcPr>
                <w:p w14:paraId="0A75ADF1" w14:textId="77777777" w:rsidR="00196183" w:rsidRPr="00C701D8" w:rsidRDefault="00196183" w:rsidP="00ED4B99">
                  <w:pPr>
                    <w:pStyle w:val="Compact"/>
                    <w:spacing w:before="0" w:after="0"/>
                    <w:rPr>
                      <w:rFonts w:ascii="Times New Roman" w:hAnsi="Times New Roman" w:cs="Times New Roman"/>
                    </w:rPr>
                  </w:pPr>
                </w:p>
              </w:tc>
              <w:tc>
                <w:tcPr>
                  <w:tcW w:w="1146" w:type="dxa"/>
                  <w:tcPrChange w:id="491" w:author="Kendra Wyant" w:date="2026-06-06T16:16:00Z" w16du:dateUtc="2026-06-06T21:16:00Z">
                    <w:tcPr>
                      <w:tcW w:w="1146" w:type="dxa"/>
                    </w:tcPr>
                  </w:tcPrChange>
                </w:tcPr>
                <w:p w14:paraId="5F9EBB2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$34,298</w:t>
                  </w:r>
                </w:p>
              </w:tc>
              <w:tc>
                <w:tcPr>
                  <w:tcW w:w="1241" w:type="dxa"/>
                  <w:tcPrChange w:id="492" w:author="Kendra Wyant" w:date="2026-06-06T16:16:00Z" w16du:dateUtc="2026-06-06T21:16:00Z">
                    <w:tcPr>
                      <w:tcW w:w="1241" w:type="dxa"/>
                    </w:tcPr>
                  </w:tcPrChange>
                </w:tcPr>
                <w:p w14:paraId="677FE29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$31,807</w:t>
                  </w:r>
                </w:p>
              </w:tc>
              <w:tc>
                <w:tcPr>
                  <w:tcW w:w="1623" w:type="dxa"/>
                  <w:tcPrChange w:id="493" w:author="Kendra Wyant" w:date="2026-06-06T16:16:00Z" w16du:dateUtc="2026-06-06T21:16:00Z">
                    <w:tcPr>
                      <w:tcW w:w="1620" w:type="dxa"/>
                    </w:tcPr>
                  </w:tcPrChange>
                </w:tcPr>
                <w:p w14:paraId="3024F05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$0-200,000</w:t>
                  </w:r>
                </w:p>
              </w:tc>
            </w:tr>
            <w:tr w:rsidR="00196183" w:rsidRPr="00C701D8" w14:paraId="247B94E1" w14:textId="77777777" w:rsidTr="00196183">
              <w:trPr>
                <w:trHeight w:val="380"/>
                <w:trPrChange w:id="494" w:author="Kendra Wyant" w:date="2026-06-06T16:16:00Z" w16du:dateUtc="2026-06-06T21:16:00Z">
                  <w:trPr>
                    <w:trHeight w:val="380"/>
                  </w:trPr>
                </w:trPrChange>
              </w:trPr>
              <w:tc>
                <w:tcPr>
                  <w:tcW w:w="4590" w:type="dxa"/>
                  <w:tcPrChange w:id="495" w:author="Kendra Wyant" w:date="2026-06-06T16:16:00Z" w16du:dateUtc="2026-06-06T21:16:00Z">
                    <w:tcPr>
                      <w:tcW w:w="4590" w:type="dxa"/>
                    </w:tcPr>
                  </w:tcPrChange>
                </w:tcPr>
                <w:p w14:paraId="618696E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Marital Status</w:t>
                  </w:r>
                </w:p>
              </w:tc>
              <w:tc>
                <w:tcPr>
                  <w:tcW w:w="666" w:type="dxa"/>
                  <w:tcPrChange w:id="496" w:author="Kendra Wyant" w:date="2026-06-06T16:16:00Z" w16du:dateUtc="2026-06-06T21:16:00Z">
                    <w:tcPr>
                      <w:tcW w:w="666" w:type="dxa"/>
                    </w:tcPr>
                  </w:tcPrChange>
                </w:tcPr>
                <w:p w14:paraId="03585B10" w14:textId="77777777" w:rsidR="00196183" w:rsidRPr="00C701D8" w:rsidRDefault="00196183" w:rsidP="00ED4B99">
                  <w:pPr>
                    <w:pStyle w:val="Compact"/>
                    <w:spacing w:before="0" w:after="0"/>
                    <w:rPr>
                      <w:rFonts w:ascii="Times New Roman" w:hAnsi="Times New Roman" w:cs="Times New Roman"/>
                    </w:rPr>
                  </w:pPr>
                </w:p>
              </w:tc>
              <w:tc>
                <w:tcPr>
                  <w:tcW w:w="859" w:type="dxa"/>
                  <w:tcPrChange w:id="497" w:author="Kendra Wyant" w:date="2026-06-06T16:16:00Z" w16du:dateUtc="2026-06-06T21:16:00Z">
                    <w:tcPr>
                      <w:tcW w:w="859" w:type="dxa"/>
                    </w:tcPr>
                  </w:tcPrChange>
                </w:tcPr>
                <w:p w14:paraId="6FAA364C" w14:textId="77777777" w:rsidR="00196183" w:rsidRPr="00C701D8" w:rsidRDefault="00196183" w:rsidP="00ED4B99">
                  <w:pPr>
                    <w:pStyle w:val="Compact"/>
                    <w:spacing w:before="0" w:after="0"/>
                    <w:rPr>
                      <w:rFonts w:ascii="Times New Roman" w:hAnsi="Times New Roman" w:cs="Times New Roman"/>
                    </w:rPr>
                  </w:pPr>
                </w:p>
              </w:tc>
              <w:tc>
                <w:tcPr>
                  <w:tcW w:w="1146" w:type="dxa"/>
                  <w:tcPrChange w:id="498" w:author="Kendra Wyant" w:date="2026-06-06T16:16:00Z" w16du:dateUtc="2026-06-06T21:16:00Z">
                    <w:tcPr>
                      <w:tcW w:w="1146" w:type="dxa"/>
                    </w:tcPr>
                  </w:tcPrChange>
                </w:tcPr>
                <w:p w14:paraId="6FF1F85E" w14:textId="77777777" w:rsidR="00196183" w:rsidRPr="00C701D8" w:rsidRDefault="00196183" w:rsidP="00ED4B99">
                  <w:pPr>
                    <w:pStyle w:val="Compact"/>
                    <w:spacing w:before="0" w:after="0"/>
                    <w:rPr>
                      <w:rFonts w:ascii="Times New Roman" w:hAnsi="Times New Roman" w:cs="Times New Roman"/>
                    </w:rPr>
                  </w:pPr>
                </w:p>
              </w:tc>
              <w:tc>
                <w:tcPr>
                  <w:tcW w:w="1241" w:type="dxa"/>
                  <w:tcPrChange w:id="499" w:author="Kendra Wyant" w:date="2026-06-06T16:16:00Z" w16du:dateUtc="2026-06-06T21:16:00Z">
                    <w:tcPr>
                      <w:tcW w:w="1241" w:type="dxa"/>
                    </w:tcPr>
                  </w:tcPrChange>
                </w:tcPr>
                <w:p w14:paraId="30D22A9B" w14:textId="77777777" w:rsidR="00196183" w:rsidRPr="00C701D8" w:rsidRDefault="00196183" w:rsidP="00ED4B99">
                  <w:pPr>
                    <w:pStyle w:val="Compact"/>
                    <w:spacing w:before="0" w:after="0"/>
                    <w:rPr>
                      <w:rFonts w:ascii="Times New Roman" w:hAnsi="Times New Roman" w:cs="Times New Roman"/>
                    </w:rPr>
                  </w:pPr>
                </w:p>
              </w:tc>
              <w:tc>
                <w:tcPr>
                  <w:tcW w:w="1623" w:type="dxa"/>
                  <w:tcPrChange w:id="500" w:author="Kendra Wyant" w:date="2026-06-06T16:16:00Z" w16du:dateUtc="2026-06-06T21:16:00Z">
                    <w:tcPr>
                      <w:tcW w:w="1620" w:type="dxa"/>
                    </w:tcPr>
                  </w:tcPrChange>
                </w:tcPr>
                <w:p w14:paraId="09B94AE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33115CA6" w14:textId="77777777" w:rsidTr="00196183">
              <w:trPr>
                <w:trHeight w:val="380"/>
                <w:trPrChange w:id="501" w:author="Kendra Wyant" w:date="2026-06-06T16:16:00Z" w16du:dateUtc="2026-06-06T21:16:00Z">
                  <w:trPr>
                    <w:trHeight w:val="380"/>
                  </w:trPr>
                </w:trPrChange>
              </w:trPr>
              <w:tc>
                <w:tcPr>
                  <w:tcW w:w="4590" w:type="dxa"/>
                  <w:tcPrChange w:id="502" w:author="Kendra Wyant" w:date="2026-06-06T16:16:00Z" w16du:dateUtc="2026-06-06T21:16:00Z">
                    <w:tcPr>
                      <w:tcW w:w="4590" w:type="dxa"/>
                    </w:tcPr>
                  </w:tcPrChange>
                </w:tcPr>
                <w:p w14:paraId="340B331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Never married</w:t>
                  </w:r>
                </w:p>
              </w:tc>
              <w:tc>
                <w:tcPr>
                  <w:tcW w:w="666" w:type="dxa"/>
                  <w:tcPrChange w:id="503" w:author="Kendra Wyant" w:date="2026-06-06T16:16:00Z" w16du:dateUtc="2026-06-06T21:16:00Z">
                    <w:tcPr>
                      <w:tcW w:w="666" w:type="dxa"/>
                    </w:tcPr>
                  </w:tcPrChange>
                </w:tcPr>
                <w:p w14:paraId="2CB49BE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67</w:t>
                  </w:r>
                </w:p>
              </w:tc>
              <w:tc>
                <w:tcPr>
                  <w:tcW w:w="859" w:type="dxa"/>
                  <w:tcPrChange w:id="504" w:author="Kendra Wyant" w:date="2026-06-06T16:16:00Z" w16du:dateUtc="2026-06-06T21:16:00Z">
                    <w:tcPr>
                      <w:tcW w:w="859" w:type="dxa"/>
                    </w:tcPr>
                  </w:tcPrChange>
                </w:tcPr>
                <w:p w14:paraId="27CEBC6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44.4</w:t>
                  </w:r>
                </w:p>
              </w:tc>
              <w:tc>
                <w:tcPr>
                  <w:tcW w:w="1146" w:type="dxa"/>
                  <w:tcPrChange w:id="505" w:author="Kendra Wyant" w:date="2026-06-06T16:16:00Z" w16du:dateUtc="2026-06-06T21:16:00Z">
                    <w:tcPr>
                      <w:tcW w:w="1146" w:type="dxa"/>
                    </w:tcPr>
                  </w:tcPrChange>
                </w:tcPr>
                <w:p w14:paraId="411D6A38" w14:textId="77777777" w:rsidR="00196183" w:rsidRPr="00C701D8" w:rsidRDefault="00196183" w:rsidP="00ED4B99">
                  <w:pPr>
                    <w:pStyle w:val="Compact"/>
                    <w:spacing w:before="0" w:after="0"/>
                    <w:rPr>
                      <w:rFonts w:ascii="Times New Roman" w:hAnsi="Times New Roman" w:cs="Times New Roman"/>
                    </w:rPr>
                  </w:pPr>
                </w:p>
              </w:tc>
              <w:tc>
                <w:tcPr>
                  <w:tcW w:w="1241" w:type="dxa"/>
                  <w:tcPrChange w:id="506" w:author="Kendra Wyant" w:date="2026-06-06T16:16:00Z" w16du:dateUtc="2026-06-06T21:16:00Z">
                    <w:tcPr>
                      <w:tcW w:w="1241" w:type="dxa"/>
                    </w:tcPr>
                  </w:tcPrChange>
                </w:tcPr>
                <w:p w14:paraId="2080BACA" w14:textId="77777777" w:rsidR="00196183" w:rsidRPr="00C701D8" w:rsidRDefault="00196183" w:rsidP="00ED4B99">
                  <w:pPr>
                    <w:pStyle w:val="Compact"/>
                    <w:spacing w:before="0" w:after="0"/>
                    <w:rPr>
                      <w:rFonts w:ascii="Times New Roman" w:hAnsi="Times New Roman" w:cs="Times New Roman"/>
                    </w:rPr>
                  </w:pPr>
                </w:p>
              </w:tc>
              <w:tc>
                <w:tcPr>
                  <w:tcW w:w="1623" w:type="dxa"/>
                  <w:tcPrChange w:id="507" w:author="Kendra Wyant" w:date="2026-06-06T16:16:00Z" w16du:dateUtc="2026-06-06T21:16:00Z">
                    <w:tcPr>
                      <w:tcW w:w="1620" w:type="dxa"/>
                    </w:tcPr>
                  </w:tcPrChange>
                </w:tcPr>
                <w:p w14:paraId="058AA61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58B9165" w14:textId="77777777" w:rsidTr="00196183">
              <w:trPr>
                <w:trHeight w:val="402"/>
                <w:trPrChange w:id="508" w:author="Kendra Wyant" w:date="2026-06-06T16:16:00Z" w16du:dateUtc="2026-06-06T21:16:00Z">
                  <w:trPr>
                    <w:trHeight w:val="402"/>
                  </w:trPr>
                </w:trPrChange>
              </w:trPr>
              <w:tc>
                <w:tcPr>
                  <w:tcW w:w="4590" w:type="dxa"/>
                  <w:tcPrChange w:id="509" w:author="Kendra Wyant" w:date="2026-06-06T16:16:00Z" w16du:dateUtc="2026-06-06T21:16:00Z">
                    <w:tcPr>
                      <w:tcW w:w="4590" w:type="dxa"/>
                    </w:tcPr>
                  </w:tcPrChange>
                </w:tcPr>
                <w:p w14:paraId="3C1C25EB"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Married</w:t>
                  </w:r>
                </w:p>
              </w:tc>
              <w:tc>
                <w:tcPr>
                  <w:tcW w:w="666" w:type="dxa"/>
                  <w:tcPrChange w:id="510" w:author="Kendra Wyant" w:date="2026-06-06T16:16:00Z" w16du:dateUtc="2026-06-06T21:16:00Z">
                    <w:tcPr>
                      <w:tcW w:w="666" w:type="dxa"/>
                    </w:tcPr>
                  </w:tcPrChange>
                </w:tcPr>
                <w:p w14:paraId="1EE78B8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32</w:t>
                  </w:r>
                </w:p>
              </w:tc>
              <w:tc>
                <w:tcPr>
                  <w:tcW w:w="859" w:type="dxa"/>
                  <w:tcPrChange w:id="511" w:author="Kendra Wyant" w:date="2026-06-06T16:16:00Z" w16du:dateUtc="2026-06-06T21:16:00Z">
                    <w:tcPr>
                      <w:tcW w:w="859" w:type="dxa"/>
                    </w:tcPr>
                  </w:tcPrChange>
                </w:tcPr>
                <w:p w14:paraId="33DF934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21.2</w:t>
                  </w:r>
                </w:p>
              </w:tc>
              <w:tc>
                <w:tcPr>
                  <w:tcW w:w="1146" w:type="dxa"/>
                  <w:tcPrChange w:id="512" w:author="Kendra Wyant" w:date="2026-06-06T16:16:00Z" w16du:dateUtc="2026-06-06T21:16:00Z">
                    <w:tcPr>
                      <w:tcW w:w="1146" w:type="dxa"/>
                    </w:tcPr>
                  </w:tcPrChange>
                </w:tcPr>
                <w:p w14:paraId="2320F1B7" w14:textId="77777777" w:rsidR="00196183" w:rsidRPr="00C701D8" w:rsidRDefault="00196183" w:rsidP="00ED4B99">
                  <w:pPr>
                    <w:pStyle w:val="Compact"/>
                    <w:spacing w:before="0" w:after="0"/>
                    <w:rPr>
                      <w:rFonts w:ascii="Times New Roman" w:hAnsi="Times New Roman" w:cs="Times New Roman"/>
                    </w:rPr>
                  </w:pPr>
                </w:p>
              </w:tc>
              <w:tc>
                <w:tcPr>
                  <w:tcW w:w="1241" w:type="dxa"/>
                  <w:tcPrChange w:id="513" w:author="Kendra Wyant" w:date="2026-06-06T16:16:00Z" w16du:dateUtc="2026-06-06T21:16:00Z">
                    <w:tcPr>
                      <w:tcW w:w="1241" w:type="dxa"/>
                    </w:tcPr>
                  </w:tcPrChange>
                </w:tcPr>
                <w:p w14:paraId="41E5CFCC" w14:textId="77777777" w:rsidR="00196183" w:rsidRPr="00C701D8" w:rsidRDefault="00196183" w:rsidP="00ED4B99">
                  <w:pPr>
                    <w:pStyle w:val="Compact"/>
                    <w:spacing w:before="0" w:after="0"/>
                    <w:rPr>
                      <w:rFonts w:ascii="Times New Roman" w:hAnsi="Times New Roman" w:cs="Times New Roman"/>
                    </w:rPr>
                  </w:pPr>
                </w:p>
              </w:tc>
              <w:tc>
                <w:tcPr>
                  <w:tcW w:w="1623" w:type="dxa"/>
                  <w:tcPrChange w:id="514" w:author="Kendra Wyant" w:date="2026-06-06T16:16:00Z" w16du:dateUtc="2026-06-06T21:16:00Z">
                    <w:tcPr>
                      <w:tcW w:w="1620" w:type="dxa"/>
                    </w:tcPr>
                  </w:tcPrChange>
                </w:tcPr>
                <w:p w14:paraId="2861A88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2C6F994" w14:textId="77777777" w:rsidTr="00196183">
              <w:trPr>
                <w:trHeight w:val="380"/>
                <w:trPrChange w:id="515" w:author="Kendra Wyant" w:date="2026-06-06T16:16:00Z" w16du:dateUtc="2026-06-06T21:16:00Z">
                  <w:trPr>
                    <w:trHeight w:val="380"/>
                  </w:trPr>
                </w:trPrChange>
              </w:trPr>
              <w:tc>
                <w:tcPr>
                  <w:tcW w:w="4590" w:type="dxa"/>
                  <w:tcPrChange w:id="516" w:author="Kendra Wyant" w:date="2026-06-06T16:16:00Z" w16du:dateUtc="2026-06-06T21:16:00Z">
                    <w:tcPr>
                      <w:tcW w:w="4590" w:type="dxa"/>
                    </w:tcPr>
                  </w:tcPrChange>
                </w:tcPr>
                <w:p w14:paraId="1655B2A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Divorced, separated or widowed</w:t>
                  </w:r>
                </w:p>
              </w:tc>
              <w:tc>
                <w:tcPr>
                  <w:tcW w:w="666" w:type="dxa"/>
                  <w:tcPrChange w:id="517" w:author="Kendra Wyant" w:date="2026-06-06T16:16:00Z" w16du:dateUtc="2026-06-06T21:16:00Z">
                    <w:tcPr>
                      <w:tcW w:w="666" w:type="dxa"/>
                    </w:tcPr>
                  </w:tcPrChange>
                </w:tcPr>
                <w:p w14:paraId="70B4484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52</w:t>
                  </w:r>
                </w:p>
              </w:tc>
              <w:tc>
                <w:tcPr>
                  <w:tcW w:w="859" w:type="dxa"/>
                  <w:tcPrChange w:id="518" w:author="Kendra Wyant" w:date="2026-06-06T16:16:00Z" w16du:dateUtc="2026-06-06T21:16:00Z">
                    <w:tcPr>
                      <w:tcW w:w="859" w:type="dxa"/>
                    </w:tcPr>
                  </w:tcPrChange>
                </w:tcPr>
                <w:p w14:paraId="4F46875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34.4</w:t>
                  </w:r>
                </w:p>
              </w:tc>
              <w:tc>
                <w:tcPr>
                  <w:tcW w:w="1146" w:type="dxa"/>
                  <w:tcPrChange w:id="519" w:author="Kendra Wyant" w:date="2026-06-06T16:16:00Z" w16du:dateUtc="2026-06-06T21:16:00Z">
                    <w:tcPr>
                      <w:tcW w:w="1146" w:type="dxa"/>
                    </w:tcPr>
                  </w:tcPrChange>
                </w:tcPr>
                <w:p w14:paraId="5FC20411" w14:textId="77777777" w:rsidR="00196183" w:rsidRPr="00C701D8" w:rsidRDefault="00196183" w:rsidP="00ED4B99">
                  <w:pPr>
                    <w:pStyle w:val="Compact"/>
                    <w:spacing w:before="0" w:after="0"/>
                    <w:rPr>
                      <w:rFonts w:ascii="Times New Roman" w:hAnsi="Times New Roman" w:cs="Times New Roman"/>
                    </w:rPr>
                  </w:pPr>
                </w:p>
              </w:tc>
              <w:tc>
                <w:tcPr>
                  <w:tcW w:w="1241" w:type="dxa"/>
                  <w:tcPrChange w:id="520" w:author="Kendra Wyant" w:date="2026-06-06T16:16:00Z" w16du:dateUtc="2026-06-06T21:16:00Z">
                    <w:tcPr>
                      <w:tcW w:w="1241" w:type="dxa"/>
                    </w:tcPr>
                  </w:tcPrChange>
                </w:tcPr>
                <w:p w14:paraId="3122F19E" w14:textId="77777777" w:rsidR="00196183" w:rsidRPr="00C701D8" w:rsidRDefault="00196183" w:rsidP="00ED4B99">
                  <w:pPr>
                    <w:pStyle w:val="Compact"/>
                    <w:spacing w:before="0" w:after="0"/>
                    <w:rPr>
                      <w:rFonts w:ascii="Times New Roman" w:hAnsi="Times New Roman" w:cs="Times New Roman"/>
                    </w:rPr>
                  </w:pPr>
                </w:p>
              </w:tc>
              <w:tc>
                <w:tcPr>
                  <w:tcW w:w="1623" w:type="dxa"/>
                  <w:tcPrChange w:id="521" w:author="Kendra Wyant" w:date="2026-06-06T16:16:00Z" w16du:dateUtc="2026-06-06T21:16:00Z">
                    <w:tcPr>
                      <w:tcW w:w="1620" w:type="dxa"/>
                    </w:tcPr>
                  </w:tcPrChange>
                </w:tcPr>
                <w:p w14:paraId="249C146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F77711F" w14:textId="77777777" w:rsidTr="00196183">
              <w:trPr>
                <w:trHeight w:val="783"/>
                <w:trPrChange w:id="522" w:author="Kendra Wyant" w:date="2026-06-06T16:16:00Z" w16du:dateUtc="2026-06-06T21:16:00Z">
                  <w:trPr>
                    <w:trHeight w:val="783"/>
                  </w:trPr>
                </w:trPrChange>
              </w:trPr>
              <w:tc>
                <w:tcPr>
                  <w:tcW w:w="4590" w:type="dxa"/>
                  <w:tcPrChange w:id="523" w:author="Kendra Wyant" w:date="2026-06-06T16:16:00Z" w16du:dateUtc="2026-06-06T21:16:00Z">
                    <w:tcPr>
                      <w:tcW w:w="4590" w:type="dxa"/>
                    </w:tcPr>
                  </w:tcPrChange>
                </w:tcPr>
                <w:p w14:paraId="76614D8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DSM-5 Alcohol Use Disorder Symptom Count</w:t>
                  </w:r>
                </w:p>
              </w:tc>
              <w:tc>
                <w:tcPr>
                  <w:tcW w:w="666" w:type="dxa"/>
                  <w:tcPrChange w:id="524" w:author="Kendra Wyant" w:date="2026-06-06T16:16:00Z" w16du:dateUtc="2026-06-06T21:16:00Z">
                    <w:tcPr>
                      <w:tcW w:w="666" w:type="dxa"/>
                    </w:tcPr>
                  </w:tcPrChange>
                </w:tcPr>
                <w:p w14:paraId="0DE8E933" w14:textId="77777777" w:rsidR="00196183" w:rsidRPr="00C701D8" w:rsidRDefault="00196183" w:rsidP="00ED4B99">
                  <w:pPr>
                    <w:pStyle w:val="Compact"/>
                    <w:spacing w:before="0" w:after="0"/>
                    <w:rPr>
                      <w:rFonts w:ascii="Times New Roman" w:hAnsi="Times New Roman" w:cs="Times New Roman"/>
                    </w:rPr>
                  </w:pPr>
                </w:p>
              </w:tc>
              <w:tc>
                <w:tcPr>
                  <w:tcW w:w="859" w:type="dxa"/>
                  <w:tcPrChange w:id="525" w:author="Kendra Wyant" w:date="2026-06-06T16:16:00Z" w16du:dateUtc="2026-06-06T21:16:00Z">
                    <w:tcPr>
                      <w:tcW w:w="859" w:type="dxa"/>
                    </w:tcPr>
                  </w:tcPrChange>
                </w:tcPr>
                <w:p w14:paraId="3B470E63" w14:textId="77777777" w:rsidR="00196183" w:rsidRPr="00C701D8" w:rsidRDefault="00196183" w:rsidP="00ED4B99">
                  <w:pPr>
                    <w:pStyle w:val="Compact"/>
                    <w:spacing w:before="0" w:after="0"/>
                    <w:rPr>
                      <w:rFonts w:ascii="Times New Roman" w:hAnsi="Times New Roman" w:cs="Times New Roman"/>
                    </w:rPr>
                  </w:pPr>
                </w:p>
              </w:tc>
              <w:tc>
                <w:tcPr>
                  <w:tcW w:w="1146" w:type="dxa"/>
                  <w:tcPrChange w:id="526" w:author="Kendra Wyant" w:date="2026-06-06T16:16:00Z" w16du:dateUtc="2026-06-06T21:16:00Z">
                    <w:tcPr>
                      <w:tcW w:w="1146" w:type="dxa"/>
                    </w:tcPr>
                  </w:tcPrChange>
                </w:tcPr>
                <w:p w14:paraId="2FFFC30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8.9</w:t>
                  </w:r>
                </w:p>
              </w:tc>
              <w:tc>
                <w:tcPr>
                  <w:tcW w:w="1241" w:type="dxa"/>
                  <w:tcPrChange w:id="527" w:author="Kendra Wyant" w:date="2026-06-06T16:16:00Z" w16du:dateUtc="2026-06-06T21:16:00Z">
                    <w:tcPr>
                      <w:tcW w:w="1241" w:type="dxa"/>
                    </w:tcPr>
                  </w:tcPrChange>
                </w:tcPr>
                <w:p w14:paraId="01E9E64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1.9</w:t>
                  </w:r>
                </w:p>
              </w:tc>
              <w:tc>
                <w:tcPr>
                  <w:tcW w:w="1623" w:type="dxa"/>
                  <w:tcPrChange w:id="528" w:author="Kendra Wyant" w:date="2026-06-06T16:16:00Z" w16du:dateUtc="2026-06-06T21:16:00Z">
                    <w:tcPr>
                      <w:tcW w:w="1620" w:type="dxa"/>
                    </w:tcPr>
                  </w:tcPrChange>
                </w:tcPr>
                <w:p w14:paraId="0534A3A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4-11</w:t>
                  </w:r>
                </w:p>
              </w:tc>
            </w:tr>
            <w:tr w:rsidR="00196183" w:rsidRPr="00C701D8" w14:paraId="6F17CD76" w14:textId="77777777" w:rsidTr="00ED4B99">
              <w:trPr>
                <w:trHeight w:val="380"/>
              </w:trPr>
              <w:tc>
                <w:tcPr>
                  <w:tcW w:w="10125" w:type="dxa"/>
                  <w:gridSpan w:val="6"/>
                </w:tcPr>
                <w:p w14:paraId="343BA43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Alcohol Use Disorder Milestones</w:t>
                  </w:r>
                </w:p>
              </w:tc>
            </w:tr>
            <w:tr w:rsidR="00196183" w:rsidRPr="00C701D8" w14:paraId="456F5840" w14:textId="77777777" w:rsidTr="00196183">
              <w:trPr>
                <w:trHeight w:val="402"/>
                <w:trPrChange w:id="529" w:author="Kendra Wyant" w:date="2026-06-06T16:16:00Z" w16du:dateUtc="2026-06-06T21:16:00Z">
                  <w:trPr>
                    <w:trHeight w:val="402"/>
                  </w:trPr>
                </w:trPrChange>
              </w:trPr>
              <w:tc>
                <w:tcPr>
                  <w:tcW w:w="4590" w:type="dxa"/>
                  <w:tcPrChange w:id="530" w:author="Kendra Wyant" w:date="2026-06-06T16:16:00Z" w16du:dateUtc="2026-06-06T21:16:00Z">
                    <w:tcPr>
                      <w:tcW w:w="4590" w:type="dxa"/>
                    </w:tcPr>
                  </w:tcPrChange>
                </w:tcPr>
                <w:p w14:paraId="7F320EE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of first drink</w:t>
                  </w:r>
                </w:p>
              </w:tc>
              <w:tc>
                <w:tcPr>
                  <w:tcW w:w="666" w:type="dxa"/>
                  <w:tcPrChange w:id="531" w:author="Kendra Wyant" w:date="2026-06-06T16:16:00Z" w16du:dateUtc="2026-06-06T21:16:00Z">
                    <w:tcPr>
                      <w:tcW w:w="666" w:type="dxa"/>
                    </w:tcPr>
                  </w:tcPrChange>
                </w:tcPr>
                <w:p w14:paraId="3E7237BD" w14:textId="77777777" w:rsidR="00196183" w:rsidRPr="00C701D8" w:rsidRDefault="00196183" w:rsidP="00ED4B99">
                  <w:pPr>
                    <w:pStyle w:val="Compact"/>
                    <w:spacing w:before="0" w:after="0"/>
                    <w:rPr>
                      <w:rFonts w:ascii="Times New Roman" w:hAnsi="Times New Roman" w:cs="Times New Roman"/>
                    </w:rPr>
                  </w:pPr>
                </w:p>
              </w:tc>
              <w:tc>
                <w:tcPr>
                  <w:tcW w:w="859" w:type="dxa"/>
                  <w:tcPrChange w:id="532" w:author="Kendra Wyant" w:date="2026-06-06T16:16:00Z" w16du:dateUtc="2026-06-06T21:16:00Z">
                    <w:tcPr>
                      <w:tcW w:w="859" w:type="dxa"/>
                    </w:tcPr>
                  </w:tcPrChange>
                </w:tcPr>
                <w:p w14:paraId="3ED131B1" w14:textId="77777777" w:rsidR="00196183" w:rsidRPr="00C701D8" w:rsidRDefault="00196183" w:rsidP="00ED4B99">
                  <w:pPr>
                    <w:pStyle w:val="Compact"/>
                    <w:spacing w:before="0" w:after="0"/>
                    <w:rPr>
                      <w:rFonts w:ascii="Times New Roman" w:hAnsi="Times New Roman" w:cs="Times New Roman"/>
                    </w:rPr>
                  </w:pPr>
                </w:p>
              </w:tc>
              <w:tc>
                <w:tcPr>
                  <w:tcW w:w="1146" w:type="dxa"/>
                  <w:tcPrChange w:id="533" w:author="Kendra Wyant" w:date="2026-06-06T16:16:00Z" w16du:dateUtc="2026-06-06T21:16:00Z">
                    <w:tcPr>
                      <w:tcW w:w="1146" w:type="dxa"/>
                    </w:tcPr>
                  </w:tcPrChange>
                </w:tcPr>
                <w:p w14:paraId="7A6C199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14.6</w:t>
                  </w:r>
                </w:p>
              </w:tc>
              <w:tc>
                <w:tcPr>
                  <w:tcW w:w="1241" w:type="dxa"/>
                  <w:tcPrChange w:id="534" w:author="Kendra Wyant" w:date="2026-06-06T16:16:00Z" w16du:dateUtc="2026-06-06T21:16:00Z">
                    <w:tcPr>
                      <w:tcW w:w="1241" w:type="dxa"/>
                    </w:tcPr>
                  </w:tcPrChange>
                </w:tcPr>
                <w:p w14:paraId="201E518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2.9</w:t>
                  </w:r>
                </w:p>
              </w:tc>
              <w:tc>
                <w:tcPr>
                  <w:tcW w:w="1623" w:type="dxa"/>
                  <w:tcPrChange w:id="535" w:author="Kendra Wyant" w:date="2026-06-06T16:16:00Z" w16du:dateUtc="2026-06-06T21:16:00Z">
                    <w:tcPr>
                      <w:tcW w:w="1620" w:type="dxa"/>
                    </w:tcPr>
                  </w:tcPrChange>
                </w:tcPr>
                <w:p w14:paraId="46299CC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6-24</w:t>
                  </w:r>
                </w:p>
              </w:tc>
            </w:tr>
            <w:tr w:rsidR="00196183" w:rsidRPr="00C701D8" w14:paraId="6C3E21CB" w14:textId="77777777" w:rsidTr="00196183">
              <w:trPr>
                <w:trHeight w:val="380"/>
                <w:trPrChange w:id="536" w:author="Kendra Wyant" w:date="2026-06-06T16:16:00Z" w16du:dateUtc="2026-06-06T21:16:00Z">
                  <w:trPr>
                    <w:trHeight w:val="380"/>
                  </w:trPr>
                </w:trPrChange>
              </w:trPr>
              <w:tc>
                <w:tcPr>
                  <w:tcW w:w="4590" w:type="dxa"/>
                  <w:tcPrChange w:id="537" w:author="Kendra Wyant" w:date="2026-06-06T16:16:00Z" w16du:dateUtc="2026-06-06T21:16:00Z">
                    <w:tcPr>
                      <w:tcW w:w="4590" w:type="dxa"/>
                    </w:tcPr>
                  </w:tcPrChange>
                </w:tcPr>
                <w:p w14:paraId="5B997BAB"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of regular drinking</w:t>
                  </w:r>
                </w:p>
              </w:tc>
              <w:tc>
                <w:tcPr>
                  <w:tcW w:w="666" w:type="dxa"/>
                  <w:tcPrChange w:id="538" w:author="Kendra Wyant" w:date="2026-06-06T16:16:00Z" w16du:dateUtc="2026-06-06T21:16:00Z">
                    <w:tcPr>
                      <w:tcW w:w="666" w:type="dxa"/>
                    </w:tcPr>
                  </w:tcPrChange>
                </w:tcPr>
                <w:p w14:paraId="2A2A48F5" w14:textId="77777777" w:rsidR="00196183" w:rsidRPr="00C701D8" w:rsidRDefault="00196183" w:rsidP="00ED4B99">
                  <w:pPr>
                    <w:pStyle w:val="Compact"/>
                    <w:spacing w:before="0" w:after="0"/>
                    <w:rPr>
                      <w:rFonts w:ascii="Times New Roman" w:hAnsi="Times New Roman" w:cs="Times New Roman"/>
                    </w:rPr>
                  </w:pPr>
                </w:p>
              </w:tc>
              <w:tc>
                <w:tcPr>
                  <w:tcW w:w="859" w:type="dxa"/>
                  <w:tcPrChange w:id="539" w:author="Kendra Wyant" w:date="2026-06-06T16:16:00Z" w16du:dateUtc="2026-06-06T21:16:00Z">
                    <w:tcPr>
                      <w:tcW w:w="859" w:type="dxa"/>
                    </w:tcPr>
                  </w:tcPrChange>
                </w:tcPr>
                <w:p w14:paraId="333D9FD1" w14:textId="77777777" w:rsidR="00196183" w:rsidRPr="00C701D8" w:rsidRDefault="00196183" w:rsidP="00ED4B99">
                  <w:pPr>
                    <w:pStyle w:val="Compact"/>
                    <w:spacing w:before="0" w:after="0"/>
                    <w:rPr>
                      <w:rFonts w:ascii="Times New Roman" w:hAnsi="Times New Roman" w:cs="Times New Roman"/>
                    </w:rPr>
                  </w:pPr>
                </w:p>
              </w:tc>
              <w:tc>
                <w:tcPr>
                  <w:tcW w:w="1146" w:type="dxa"/>
                  <w:tcPrChange w:id="540" w:author="Kendra Wyant" w:date="2026-06-06T16:16:00Z" w16du:dateUtc="2026-06-06T21:16:00Z">
                    <w:tcPr>
                      <w:tcW w:w="1146" w:type="dxa"/>
                    </w:tcPr>
                  </w:tcPrChange>
                </w:tcPr>
                <w:p w14:paraId="5E28F35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19.5</w:t>
                  </w:r>
                </w:p>
              </w:tc>
              <w:tc>
                <w:tcPr>
                  <w:tcW w:w="1241" w:type="dxa"/>
                  <w:tcPrChange w:id="541" w:author="Kendra Wyant" w:date="2026-06-06T16:16:00Z" w16du:dateUtc="2026-06-06T21:16:00Z">
                    <w:tcPr>
                      <w:tcW w:w="1241" w:type="dxa"/>
                    </w:tcPr>
                  </w:tcPrChange>
                </w:tcPr>
                <w:p w14:paraId="640BFEF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6.6</w:t>
                  </w:r>
                </w:p>
              </w:tc>
              <w:tc>
                <w:tcPr>
                  <w:tcW w:w="1623" w:type="dxa"/>
                  <w:tcPrChange w:id="542" w:author="Kendra Wyant" w:date="2026-06-06T16:16:00Z" w16du:dateUtc="2026-06-06T21:16:00Z">
                    <w:tcPr>
                      <w:tcW w:w="1620" w:type="dxa"/>
                    </w:tcPr>
                  </w:tcPrChange>
                </w:tcPr>
                <w:p w14:paraId="3B41F41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11-56</w:t>
                  </w:r>
                </w:p>
              </w:tc>
            </w:tr>
            <w:tr w:rsidR="00196183" w:rsidRPr="00C701D8" w14:paraId="5345422E" w14:textId="77777777" w:rsidTr="00196183">
              <w:trPr>
                <w:trHeight w:val="783"/>
                <w:trPrChange w:id="543" w:author="Kendra Wyant" w:date="2026-06-06T16:16:00Z" w16du:dateUtc="2026-06-06T21:16:00Z">
                  <w:trPr>
                    <w:trHeight w:val="783"/>
                  </w:trPr>
                </w:trPrChange>
              </w:trPr>
              <w:tc>
                <w:tcPr>
                  <w:tcW w:w="4590" w:type="dxa"/>
                  <w:tcPrChange w:id="544" w:author="Kendra Wyant" w:date="2026-06-06T16:16:00Z" w16du:dateUtc="2026-06-06T21:16:00Z">
                    <w:tcPr>
                      <w:tcW w:w="4590" w:type="dxa"/>
                    </w:tcPr>
                  </w:tcPrChange>
                </w:tcPr>
                <w:p w14:paraId="26A36A3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at which drinking became </w:t>
                  </w:r>
                </w:p>
                <w:p w14:paraId="662EE1C0"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problematic</w:t>
                  </w:r>
                </w:p>
              </w:tc>
              <w:tc>
                <w:tcPr>
                  <w:tcW w:w="666" w:type="dxa"/>
                  <w:tcPrChange w:id="545" w:author="Kendra Wyant" w:date="2026-06-06T16:16:00Z" w16du:dateUtc="2026-06-06T21:16:00Z">
                    <w:tcPr>
                      <w:tcW w:w="666" w:type="dxa"/>
                    </w:tcPr>
                  </w:tcPrChange>
                </w:tcPr>
                <w:p w14:paraId="2F9762CF" w14:textId="77777777" w:rsidR="00196183" w:rsidRPr="00C701D8" w:rsidRDefault="00196183" w:rsidP="00ED4B99">
                  <w:pPr>
                    <w:pStyle w:val="Compact"/>
                    <w:spacing w:before="0" w:after="0"/>
                    <w:rPr>
                      <w:rFonts w:ascii="Times New Roman" w:hAnsi="Times New Roman" w:cs="Times New Roman"/>
                    </w:rPr>
                  </w:pPr>
                </w:p>
              </w:tc>
              <w:tc>
                <w:tcPr>
                  <w:tcW w:w="859" w:type="dxa"/>
                  <w:tcPrChange w:id="546" w:author="Kendra Wyant" w:date="2026-06-06T16:16:00Z" w16du:dateUtc="2026-06-06T21:16:00Z">
                    <w:tcPr>
                      <w:tcW w:w="859" w:type="dxa"/>
                    </w:tcPr>
                  </w:tcPrChange>
                </w:tcPr>
                <w:p w14:paraId="5DB673CB" w14:textId="77777777" w:rsidR="00196183" w:rsidRPr="00C701D8" w:rsidRDefault="00196183" w:rsidP="00ED4B99">
                  <w:pPr>
                    <w:pStyle w:val="Compact"/>
                    <w:spacing w:before="0" w:after="0"/>
                    <w:rPr>
                      <w:rFonts w:ascii="Times New Roman" w:hAnsi="Times New Roman" w:cs="Times New Roman"/>
                    </w:rPr>
                  </w:pPr>
                </w:p>
              </w:tc>
              <w:tc>
                <w:tcPr>
                  <w:tcW w:w="1146" w:type="dxa"/>
                  <w:tcPrChange w:id="547" w:author="Kendra Wyant" w:date="2026-06-06T16:16:00Z" w16du:dateUtc="2026-06-06T21:16:00Z">
                    <w:tcPr>
                      <w:tcW w:w="1146" w:type="dxa"/>
                    </w:tcPr>
                  </w:tcPrChange>
                </w:tcPr>
                <w:p w14:paraId="3B850F5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27.8</w:t>
                  </w:r>
                </w:p>
              </w:tc>
              <w:tc>
                <w:tcPr>
                  <w:tcW w:w="1241" w:type="dxa"/>
                  <w:tcPrChange w:id="548" w:author="Kendra Wyant" w:date="2026-06-06T16:16:00Z" w16du:dateUtc="2026-06-06T21:16:00Z">
                    <w:tcPr>
                      <w:tcW w:w="1241" w:type="dxa"/>
                    </w:tcPr>
                  </w:tcPrChange>
                </w:tcPr>
                <w:p w14:paraId="7AAB036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9.6</w:t>
                  </w:r>
                </w:p>
              </w:tc>
              <w:tc>
                <w:tcPr>
                  <w:tcW w:w="1623" w:type="dxa"/>
                  <w:tcPrChange w:id="549" w:author="Kendra Wyant" w:date="2026-06-06T16:16:00Z" w16du:dateUtc="2026-06-06T21:16:00Z">
                    <w:tcPr>
                      <w:tcW w:w="1620" w:type="dxa"/>
                    </w:tcPr>
                  </w:tcPrChange>
                </w:tcPr>
                <w:p w14:paraId="0DAD7A9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15-60</w:t>
                  </w:r>
                </w:p>
              </w:tc>
            </w:tr>
            <w:tr w:rsidR="00196183" w:rsidRPr="00C701D8" w14:paraId="73098E53" w14:textId="77777777" w:rsidTr="00196183">
              <w:trPr>
                <w:trHeight w:val="380"/>
                <w:trPrChange w:id="550" w:author="Kendra Wyant" w:date="2026-06-06T16:16:00Z" w16du:dateUtc="2026-06-06T21:16:00Z">
                  <w:trPr>
                    <w:trHeight w:val="380"/>
                  </w:trPr>
                </w:trPrChange>
              </w:trPr>
              <w:tc>
                <w:tcPr>
                  <w:tcW w:w="4590" w:type="dxa"/>
                  <w:tcPrChange w:id="551" w:author="Kendra Wyant" w:date="2026-06-06T16:16:00Z" w16du:dateUtc="2026-06-06T21:16:00Z">
                    <w:tcPr>
                      <w:tcW w:w="4590" w:type="dxa"/>
                    </w:tcPr>
                  </w:tcPrChange>
                </w:tcPr>
                <w:p w14:paraId="2308CF8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of first quit attempt</w:t>
                  </w:r>
                </w:p>
              </w:tc>
              <w:tc>
                <w:tcPr>
                  <w:tcW w:w="666" w:type="dxa"/>
                  <w:tcPrChange w:id="552" w:author="Kendra Wyant" w:date="2026-06-06T16:16:00Z" w16du:dateUtc="2026-06-06T21:16:00Z">
                    <w:tcPr>
                      <w:tcW w:w="666" w:type="dxa"/>
                    </w:tcPr>
                  </w:tcPrChange>
                </w:tcPr>
                <w:p w14:paraId="240F4332" w14:textId="77777777" w:rsidR="00196183" w:rsidRPr="00C701D8" w:rsidRDefault="00196183" w:rsidP="00ED4B99">
                  <w:pPr>
                    <w:pStyle w:val="Compact"/>
                    <w:spacing w:before="0" w:after="0"/>
                    <w:rPr>
                      <w:rFonts w:ascii="Times New Roman" w:hAnsi="Times New Roman" w:cs="Times New Roman"/>
                    </w:rPr>
                  </w:pPr>
                </w:p>
              </w:tc>
              <w:tc>
                <w:tcPr>
                  <w:tcW w:w="859" w:type="dxa"/>
                  <w:tcPrChange w:id="553" w:author="Kendra Wyant" w:date="2026-06-06T16:16:00Z" w16du:dateUtc="2026-06-06T21:16:00Z">
                    <w:tcPr>
                      <w:tcW w:w="859" w:type="dxa"/>
                    </w:tcPr>
                  </w:tcPrChange>
                </w:tcPr>
                <w:p w14:paraId="78918903" w14:textId="77777777" w:rsidR="00196183" w:rsidRPr="00C701D8" w:rsidRDefault="00196183" w:rsidP="00ED4B99">
                  <w:pPr>
                    <w:pStyle w:val="Compact"/>
                    <w:spacing w:before="0" w:after="0"/>
                    <w:rPr>
                      <w:rFonts w:ascii="Times New Roman" w:hAnsi="Times New Roman" w:cs="Times New Roman"/>
                    </w:rPr>
                  </w:pPr>
                </w:p>
              </w:tc>
              <w:tc>
                <w:tcPr>
                  <w:tcW w:w="1146" w:type="dxa"/>
                  <w:tcPrChange w:id="554" w:author="Kendra Wyant" w:date="2026-06-06T16:16:00Z" w16du:dateUtc="2026-06-06T21:16:00Z">
                    <w:tcPr>
                      <w:tcW w:w="1146" w:type="dxa"/>
                    </w:tcPr>
                  </w:tcPrChange>
                </w:tcPr>
                <w:p w14:paraId="02422C9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31.5</w:t>
                  </w:r>
                </w:p>
              </w:tc>
              <w:tc>
                <w:tcPr>
                  <w:tcW w:w="1241" w:type="dxa"/>
                  <w:tcPrChange w:id="555" w:author="Kendra Wyant" w:date="2026-06-06T16:16:00Z" w16du:dateUtc="2026-06-06T21:16:00Z">
                    <w:tcPr>
                      <w:tcW w:w="1241" w:type="dxa"/>
                    </w:tcPr>
                  </w:tcPrChange>
                </w:tcPr>
                <w:p w14:paraId="3FB5FB2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10.4</w:t>
                  </w:r>
                </w:p>
              </w:tc>
              <w:tc>
                <w:tcPr>
                  <w:tcW w:w="1623" w:type="dxa"/>
                  <w:tcPrChange w:id="556" w:author="Kendra Wyant" w:date="2026-06-06T16:16:00Z" w16du:dateUtc="2026-06-06T21:16:00Z">
                    <w:tcPr>
                      <w:tcW w:w="1620" w:type="dxa"/>
                    </w:tcPr>
                  </w:tcPrChange>
                </w:tcPr>
                <w:p w14:paraId="437177B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15-65</w:t>
                  </w:r>
                </w:p>
              </w:tc>
            </w:tr>
            <w:tr w:rsidR="00196183" w:rsidRPr="00C701D8" w14:paraId="29CE2E4F" w14:textId="77777777" w:rsidTr="00196183">
              <w:trPr>
                <w:trHeight w:val="402"/>
                <w:trPrChange w:id="557" w:author="Kendra Wyant" w:date="2026-06-06T16:16:00Z" w16du:dateUtc="2026-06-06T21:16:00Z">
                  <w:trPr>
                    <w:trHeight w:val="402"/>
                  </w:trPr>
                </w:trPrChange>
              </w:trPr>
              <w:tc>
                <w:tcPr>
                  <w:tcW w:w="4590" w:type="dxa"/>
                  <w:tcPrChange w:id="558" w:author="Kendra Wyant" w:date="2026-06-06T16:16:00Z" w16du:dateUtc="2026-06-06T21:16:00Z">
                    <w:tcPr>
                      <w:tcW w:w="4590" w:type="dxa"/>
                    </w:tcPr>
                  </w:tcPrChange>
                </w:tcPr>
                <w:p w14:paraId="50A5FBD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Number of Quit Attempts*</w:t>
                  </w:r>
                </w:p>
              </w:tc>
              <w:tc>
                <w:tcPr>
                  <w:tcW w:w="666" w:type="dxa"/>
                  <w:tcPrChange w:id="559" w:author="Kendra Wyant" w:date="2026-06-06T16:16:00Z" w16du:dateUtc="2026-06-06T21:16:00Z">
                    <w:tcPr>
                      <w:tcW w:w="666" w:type="dxa"/>
                    </w:tcPr>
                  </w:tcPrChange>
                </w:tcPr>
                <w:p w14:paraId="0ABC34EA" w14:textId="77777777" w:rsidR="00196183" w:rsidRPr="00C701D8" w:rsidRDefault="00196183" w:rsidP="00ED4B99">
                  <w:pPr>
                    <w:pStyle w:val="Compact"/>
                    <w:spacing w:before="0" w:after="0"/>
                    <w:rPr>
                      <w:rFonts w:ascii="Times New Roman" w:hAnsi="Times New Roman" w:cs="Times New Roman"/>
                    </w:rPr>
                  </w:pPr>
                </w:p>
              </w:tc>
              <w:tc>
                <w:tcPr>
                  <w:tcW w:w="859" w:type="dxa"/>
                  <w:tcPrChange w:id="560" w:author="Kendra Wyant" w:date="2026-06-06T16:16:00Z" w16du:dateUtc="2026-06-06T21:16:00Z">
                    <w:tcPr>
                      <w:tcW w:w="859" w:type="dxa"/>
                    </w:tcPr>
                  </w:tcPrChange>
                </w:tcPr>
                <w:p w14:paraId="7146B080" w14:textId="77777777" w:rsidR="00196183" w:rsidRPr="00C701D8" w:rsidRDefault="00196183" w:rsidP="00ED4B99">
                  <w:pPr>
                    <w:pStyle w:val="Compact"/>
                    <w:spacing w:before="0" w:after="0"/>
                    <w:rPr>
                      <w:rFonts w:ascii="Times New Roman" w:hAnsi="Times New Roman" w:cs="Times New Roman"/>
                    </w:rPr>
                  </w:pPr>
                </w:p>
              </w:tc>
              <w:tc>
                <w:tcPr>
                  <w:tcW w:w="1146" w:type="dxa"/>
                  <w:tcPrChange w:id="561" w:author="Kendra Wyant" w:date="2026-06-06T16:16:00Z" w16du:dateUtc="2026-06-06T21:16:00Z">
                    <w:tcPr>
                      <w:tcW w:w="1146" w:type="dxa"/>
                    </w:tcPr>
                  </w:tcPrChange>
                </w:tcPr>
                <w:p w14:paraId="3FEE00E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5.5</w:t>
                  </w:r>
                </w:p>
              </w:tc>
              <w:tc>
                <w:tcPr>
                  <w:tcW w:w="1241" w:type="dxa"/>
                  <w:tcPrChange w:id="562" w:author="Kendra Wyant" w:date="2026-06-06T16:16:00Z" w16du:dateUtc="2026-06-06T21:16:00Z">
                    <w:tcPr>
                      <w:tcW w:w="1241" w:type="dxa"/>
                    </w:tcPr>
                  </w:tcPrChange>
                </w:tcPr>
                <w:p w14:paraId="28A4A49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5.8</w:t>
                  </w:r>
                </w:p>
              </w:tc>
              <w:tc>
                <w:tcPr>
                  <w:tcW w:w="1623" w:type="dxa"/>
                  <w:tcPrChange w:id="563" w:author="Kendra Wyant" w:date="2026-06-06T16:16:00Z" w16du:dateUtc="2026-06-06T21:16:00Z">
                    <w:tcPr>
                      <w:tcW w:w="1620" w:type="dxa"/>
                    </w:tcPr>
                  </w:tcPrChange>
                </w:tcPr>
                <w:p w14:paraId="4F4BCB9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0-30</w:t>
                  </w:r>
                </w:p>
              </w:tc>
            </w:tr>
            <w:tr w:rsidR="00196183" w:rsidRPr="00C701D8" w14:paraId="7557643F" w14:textId="77777777" w:rsidTr="00ED4B99">
              <w:trPr>
                <w:trHeight w:val="380"/>
              </w:trPr>
              <w:tc>
                <w:tcPr>
                  <w:tcW w:w="10125" w:type="dxa"/>
                  <w:gridSpan w:val="6"/>
                </w:tcPr>
                <w:p w14:paraId="65D346F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Lifetime History of Treatment (Can choose more than 1)</w:t>
                  </w:r>
                </w:p>
              </w:tc>
            </w:tr>
            <w:tr w:rsidR="00196183" w:rsidRPr="00C701D8" w14:paraId="0FFD3239" w14:textId="77777777" w:rsidTr="00196183">
              <w:trPr>
                <w:trHeight w:val="402"/>
                <w:trPrChange w:id="564" w:author="Kendra Wyant" w:date="2026-06-06T16:16:00Z" w16du:dateUtc="2026-06-06T21:16:00Z">
                  <w:trPr>
                    <w:trHeight w:val="402"/>
                  </w:trPr>
                </w:trPrChange>
              </w:trPr>
              <w:tc>
                <w:tcPr>
                  <w:tcW w:w="4590" w:type="dxa"/>
                  <w:tcPrChange w:id="565" w:author="Kendra Wyant" w:date="2026-06-06T16:16:00Z" w16du:dateUtc="2026-06-06T21:16:00Z">
                    <w:tcPr>
                      <w:tcW w:w="4590" w:type="dxa"/>
                    </w:tcPr>
                  </w:tcPrChange>
                </w:tcPr>
                <w:p w14:paraId="34ADCD4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Long-term residential (6+ months)</w:t>
                  </w:r>
                </w:p>
              </w:tc>
              <w:tc>
                <w:tcPr>
                  <w:tcW w:w="666" w:type="dxa"/>
                  <w:tcPrChange w:id="566" w:author="Kendra Wyant" w:date="2026-06-06T16:16:00Z" w16du:dateUtc="2026-06-06T21:16:00Z">
                    <w:tcPr>
                      <w:tcW w:w="666" w:type="dxa"/>
                    </w:tcPr>
                  </w:tcPrChange>
                </w:tcPr>
                <w:p w14:paraId="0AA826E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w:t>
                  </w:r>
                </w:p>
              </w:tc>
              <w:tc>
                <w:tcPr>
                  <w:tcW w:w="859" w:type="dxa"/>
                  <w:tcPrChange w:id="567" w:author="Kendra Wyant" w:date="2026-06-06T16:16:00Z" w16du:dateUtc="2026-06-06T21:16:00Z">
                    <w:tcPr>
                      <w:tcW w:w="859" w:type="dxa"/>
                    </w:tcPr>
                  </w:tcPrChange>
                </w:tcPr>
                <w:p w14:paraId="6FEA5D0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1146" w:type="dxa"/>
                  <w:tcPrChange w:id="568" w:author="Kendra Wyant" w:date="2026-06-06T16:16:00Z" w16du:dateUtc="2026-06-06T21:16:00Z">
                    <w:tcPr>
                      <w:tcW w:w="1146" w:type="dxa"/>
                    </w:tcPr>
                  </w:tcPrChange>
                </w:tcPr>
                <w:p w14:paraId="0CFF3328" w14:textId="77777777" w:rsidR="00196183" w:rsidRPr="00C701D8" w:rsidRDefault="00196183" w:rsidP="00ED4B99">
                  <w:pPr>
                    <w:pStyle w:val="Compact"/>
                    <w:spacing w:before="0" w:after="0"/>
                    <w:rPr>
                      <w:rFonts w:ascii="Times New Roman" w:hAnsi="Times New Roman" w:cs="Times New Roman"/>
                    </w:rPr>
                  </w:pPr>
                </w:p>
              </w:tc>
              <w:tc>
                <w:tcPr>
                  <w:tcW w:w="1241" w:type="dxa"/>
                  <w:tcPrChange w:id="569" w:author="Kendra Wyant" w:date="2026-06-06T16:16:00Z" w16du:dateUtc="2026-06-06T21:16:00Z">
                    <w:tcPr>
                      <w:tcW w:w="1241" w:type="dxa"/>
                    </w:tcPr>
                  </w:tcPrChange>
                </w:tcPr>
                <w:p w14:paraId="355A2AC6" w14:textId="77777777" w:rsidR="00196183" w:rsidRPr="00C701D8" w:rsidRDefault="00196183" w:rsidP="00ED4B99">
                  <w:pPr>
                    <w:pStyle w:val="Compact"/>
                    <w:spacing w:before="0" w:after="0"/>
                    <w:rPr>
                      <w:rFonts w:ascii="Times New Roman" w:hAnsi="Times New Roman" w:cs="Times New Roman"/>
                    </w:rPr>
                  </w:pPr>
                </w:p>
              </w:tc>
              <w:tc>
                <w:tcPr>
                  <w:tcW w:w="1623" w:type="dxa"/>
                  <w:tcPrChange w:id="570" w:author="Kendra Wyant" w:date="2026-06-06T16:16:00Z" w16du:dateUtc="2026-06-06T21:16:00Z">
                    <w:tcPr>
                      <w:tcW w:w="1620" w:type="dxa"/>
                    </w:tcPr>
                  </w:tcPrChange>
                </w:tcPr>
                <w:p w14:paraId="5F27ABF8"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D1A6FB1" w14:textId="77777777" w:rsidTr="00196183">
              <w:trPr>
                <w:trHeight w:val="380"/>
                <w:trPrChange w:id="571" w:author="Kendra Wyant" w:date="2026-06-06T16:16:00Z" w16du:dateUtc="2026-06-06T21:16:00Z">
                  <w:trPr>
                    <w:trHeight w:val="380"/>
                  </w:trPr>
                </w:trPrChange>
              </w:trPr>
              <w:tc>
                <w:tcPr>
                  <w:tcW w:w="4590" w:type="dxa"/>
                  <w:tcPrChange w:id="572" w:author="Kendra Wyant" w:date="2026-06-06T16:16:00Z" w16du:dateUtc="2026-06-06T21:16:00Z">
                    <w:tcPr>
                      <w:tcW w:w="4590" w:type="dxa"/>
                    </w:tcPr>
                  </w:tcPrChange>
                </w:tcPr>
                <w:p w14:paraId="7F7C621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Short-term residential (&lt; 6 months)</w:t>
                  </w:r>
                </w:p>
              </w:tc>
              <w:tc>
                <w:tcPr>
                  <w:tcW w:w="666" w:type="dxa"/>
                  <w:tcPrChange w:id="573" w:author="Kendra Wyant" w:date="2026-06-06T16:16:00Z" w16du:dateUtc="2026-06-06T21:16:00Z">
                    <w:tcPr>
                      <w:tcW w:w="666" w:type="dxa"/>
                    </w:tcPr>
                  </w:tcPrChange>
                </w:tcPr>
                <w:p w14:paraId="61CCCF3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49</w:t>
                  </w:r>
                </w:p>
              </w:tc>
              <w:tc>
                <w:tcPr>
                  <w:tcW w:w="859" w:type="dxa"/>
                  <w:tcPrChange w:id="574" w:author="Kendra Wyant" w:date="2026-06-06T16:16:00Z" w16du:dateUtc="2026-06-06T21:16:00Z">
                    <w:tcPr>
                      <w:tcW w:w="859" w:type="dxa"/>
                    </w:tcPr>
                  </w:tcPrChange>
                </w:tcPr>
                <w:p w14:paraId="09368BB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32.5</w:t>
                  </w:r>
                </w:p>
              </w:tc>
              <w:tc>
                <w:tcPr>
                  <w:tcW w:w="1146" w:type="dxa"/>
                  <w:tcPrChange w:id="575" w:author="Kendra Wyant" w:date="2026-06-06T16:16:00Z" w16du:dateUtc="2026-06-06T21:16:00Z">
                    <w:tcPr>
                      <w:tcW w:w="1146" w:type="dxa"/>
                    </w:tcPr>
                  </w:tcPrChange>
                </w:tcPr>
                <w:p w14:paraId="0C9A7BF8" w14:textId="77777777" w:rsidR="00196183" w:rsidRPr="00C701D8" w:rsidRDefault="00196183" w:rsidP="00ED4B99">
                  <w:pPr>
                    <w:pStyle w:val="Compact"/>
                    <w:spacing w:before="0" w:after="0"/>
                    <w:rPr>
                      <w:rFonts w:ascii="Times New Roman" w:hAnsi="Times New Roman" w:cs="Times New Roman"/>
                    </w:rPr>
                  </w:pPr>
                </w:p>
              </w:tc>
              <w:tc>
                <w:tcPr>
                  <w:tcW w:w="1241" w:type="dxa"/>
                  <w:tcPrChange w:id="576" w:author="Kendra Wyant" w:date="2026-06-06T16:16:00Z" w16du:dateUtc="2026-06-06T21:16:00Z">
                    <w:tcPr>
                      <w:tcW w:w="1241" w:type="dxa"/>
                    </w:tcPr>
                  </w:tcPrChange>
                </w:tcPr>
                <w:p w14:paraId="1D928B13" w14:textId="77777777" w:rsidR="00196183" w:rsidRPr="00C701D8" w:rsidRDefault="00196183" w:rsidP="00ED4B99">
                  <w:pPr>
                    <w:pStyle w:val="Compact"/>
                    <w:spacing w:before="0" w:after="0"/>
                    <w:rPr>
                      <w:rFonts w:ascii="Times New Roman" w:hAnsi="Times New Roman" w:cs="Times New Roman"/>
                    </w:rPr>
                  </w:pPr>
                </w:p>
              </w:tc>
              <w:tc>
                <w:tcPr>
                  <w:tcW w:w="1623" w:type="dxa"/>
                  <w:tcPrChange w:id="577" w:author="Kendra Wyant" w:date="2026-06-06T16:16:00Z" w16du:dateUtc="2026-06-06T21:16:00Z">
                    <w:tcPr>
                      <w:tcW w:w="1620" w:type="dxa"/>
                    </w:tcPr>
                  </w:tcPrChange>
                </w:tcPr>
                <w:p w14:paraId="19EE114D"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EBDAE75" w14:textId="77777777" w:rsidTr="00196183">
              <w:trPr>
                <w:trHeight w:val="380"/>
                <w:trPrChange w:id="578" w:author="Kendra Wyant" w:date="2026-06-06T16:16:00Z" w16du:dateUtc="2026-06-06T21:16:00Z">
                  <w:trPr>
                    <w:trHeight w:val="380"/>
                  </w:trPr>
                </w:trPrChange>
              </w:trPr>
              <w:tc>
                <w:tcPr>
                  <w:tcW w:w="4590" w:type="dxa"/>
                  <w:tcPrChange w:id="579" w:author="Kendra Wyant" w:date="2026-06-06T16:16:00Z" w16du:dateUtc="2026-06-06T21:16:00Z">
                    <w:tcPr>
                      <w:tcW w:w="4590" w:type="dxa"/>
                    </w:tcPr>
                  </w:tcPrChange>
                </w:tcPr>
                <w:p w14:paraId="5A3BC665"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Outpatient</w:t>
                  </w:r>
                </w:p>
              </w:tc>
              <w:tc>
                <w:tcPr>
                  <w:tcW w:w="666" w:type="dxa"/>
                  <w:tcPrChange w:id="580" w:author="Kendra Wyant" w:date="2026-06-06T16:16:00Z" w16du:dateUtc="2026-06-06T21:16:00Z">
                    <w:tcPr>
                      <w:tcW w:w="666" w:type="dxa"/>
                    </w:tcPr>
                  </w:tcPrChange>
                </w:tcPr>
                <w:p w14:paraId="4236FC8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74</w:t>
                  </w:r>
                </w:p>
              </w:tc>
              <w:tc>
                <w:tcPr>
                  <w:tcW w:w="859" w:type="dxa"/>
                  <w:tcPrChange w:id="581" w:author="Kendra Wyant" w:date="2026-06-06T16:16:00Z" w16du:dateUtc="2026-06-06T21:16:00Z">
                    <w:tcPr>
                      <w:tcW w:w="859" w:type="dxa"/>
                    </w:tcPr>
                  </w:tcPrChange>
                </w:tcPr>
                <w:p w14:paraId="5282160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49.0</w:t>
                  </w:r>
                </w:p>
              </w:tc>
              <w:tc>
                <w:tcPr>
                  <w:tcW w:w="1146" w:type="dxa"/>
                  <w:tcPrChange w:id="582" w:author="Kendra Wyant" w:date="2026-06-06T16:16:00Z" w16du:dateUtc="2026-06-06T21:16:00Z">
                    <w:tcPr>
                      <w:tcW w:w="1146" w:type="dxa"/>
                    </w:tcPr>
                  </w:tcPrChange>
                </w:tcPr>
                <w:p w14:paraId="63945F6A" w14:textId="77777777" w:rsidR="00196183" w:rsidRPr="00C701D8" w:rsidRDefault="00196183" w:rsidP="00ED4B99">
                  <w:pPr>
                    <w:pStyle w:val="Compact"/>
                    <w:spacing w:before="0" w:after="0"/>
                    <w:rPr>
                      <w:rFonts w:ascii="Times New Roman" w:hAnsi="Times New Roman" w:cs="Times New Roman"/>
                    </w:rPr>
                  </w:pPr>
                </w:p>
              </w:tc>
              <w:tc>
                <w:tcPr>
                  <w:tcW w:w="1241" w:type="dxa"/>
                  <w:tcPrChange w:id="583" w:author="Kendra Wyant" w:date="2026-06-06T16:16:00Z" w16du:dateUtc="2026-06-06T21:16:00Z">
                    <w:tcPr>
                      <w:tcW w:w="1241" w:type="dxa"/>
                    </w:tcPr>
                  </w:tcPrChange>
                </w:tcPr>
                <w:p w14:paraId="4E1D40EB" w14:textId="77777777" w:rsidR="00196183" w:rsidRPr="00C701D8" w:rsidRDefault="00196183" w:rsidP="00ED4B99">
                  <w:pPr>
                    <w:pStyle w:val="Compact"/>
                    <w:spacing w:before="0" w:after="0"/>
                    <w:rPr>
                      <w:rFonts w:ascii="Times New Roman" w:hAnsi="Times New Roman" w:cs="Times New Roman"/>
                    </w:rPr>
                  </w:pPr>
                </w:p>
              </w:tc>
              <w:tc>
                <w:tcPr>
                  <w:tcW w:w="1623" w:type="dxa"/>
                  <w:tcPrChange w:id="584" w:author="Kendra Wyant" w:date="2026-06-06T16:16:00Z" w16du:dateUtc="2026-06-06T21:16:00Z">
                    <w:tcPr>
                      <w:tcW w:w="1620" w:type="dxa"/>
                    </w:tcPr>
                  </w:tcPrChange>
                </w:tcPr>
                <w:p w14:paraId="5350684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DA0C0FD" w14:textId="77777777" w:rsidTr="00196183">
              <w:trPr>
                <w:trHeight w:val="402"/>
                <w:trPrChange w:id="585" w:author="Kendra Wyant" w:date="2026-06-06T16:16:00Z" w16du:dateUtc="2026-06-06T21:16:00Z">
                  <w:trPr>
                    <w:trHeight w:val="402"/>
                  </w:trPr>
                </w:trPrChange>
              </w:trPr>
              <w:tc>
                <w:tcPr>
                  <w:tcW w:w="4590" w:type="dxa"/>
                  <w:tcPrChange w:id="586" w:author="Kendra Wyant" w:date="2026-06-06T16:16:00Z" w16du:dateUtc="2026-06-06T21:16:00Z">
                    <w:tcPr>
                      <w:tcW w:w="4590" w:type="dxa"/>
                    </w:tcPr>
                  </w:tcPrChange>
                </w:tcPr>
                <w:p w14:paraId="5DDA949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Individual counseling</w:t>
                  </w:r>
                </w:p>
              </w:tc>
              <w:tc>
                <w:tcPr>
                  <w:tcW w:w="666" w:type="dxa"/>
                  <w:tcPrChange w:id="587" w:author="Kendra Wyant" w:date="2026-06-06T16:16:00Z" w16du:dateUtc="2026-06-06T21:16:00Z">
                    <w:tcPr>
                      <w:tcW w:w="666" w:type="dxa"/>
                    </w:tcPr>
                  </w:tcPrChange>
                </w:tcPr>
                <w:p w14:paraId="2583801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97</w:t>
                  </w:r>
                </w:p>
              </w:tc>
              <w:tc>
                <w:tcPr>
                  <w:tcW w:w="859" w:type="dxa"/>
                  <w:tcPrChange w:id="588" w:author="Kendra Wyant" w:date="2026-06-06T16:16:00Z" w16du:dateUtc="2026-06-06T21:16:00Z">
                    <w:tcPr>
                      <w:tcW w:w="859" w:type="dxa"/>
                    </w:tcPr>
                  </w:tcPrChange>
                </w:tcPr>
                <w:p w14:paraId="40D6736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64.2</w:t>
                  </w:r>
                </w:p>
              </w:tc>
              <w:tc>
                <w:tcPr>
                  <w:tcW w:w="1146" w:type="dxa"/>
                  <w:tcPrChange w:id="589" w:author="Kendra Wyant" w:date="2026-06-06T16:16:00Z" w16du:dateUtc="2026-06-06T21:16:00Z">
                    <w:tcPr>
                      <w:tcW w:w="1146" w:type="dxa"/>
                    </w:tcPr>
                  </w:tcPrChange>
                </w:tcPr>
                <w:p w14:paraId="7E174B2D" w14:textId="77777777" w:rsidR="00196183" w:rsidRPr="00C701D8" w:rsidRDefault="00196183" w:rsidP="00ED4B99">
                  <w:pPr>
                    <w:pStyle w:val="Compact"/>
                    <w:spacing w:before="0" w:after="0"/>
                    <w:rPr>
                      <w:rFonts w:ascii="Times New Roman" w:hAnsi="Times New Roman" w:cs="Times New Roman"/>
                    </w:rPr>
                  </w:pPr>
                </w:p>
              </w:tc>
              <w:tc>
                <w:tcPr>
                  <w:tcW w:w="1241" w:type="dxa"/>
                  <w:tcPrChange w:id="590" w:author="Kendra Wyant" w:date="2026-06-06T16:16:00Z" w16du:dateUtc="2026-06-06T21:16:00Z">
                    <w:tcPr>
                      <w:tcW w:w="1241" w:type="dxa"/>
                    </w:tcPr>
                  </w:tcPrChange>
                </w:tcPr>
                <w:p w14:paraId="5EAC0617" w14:textId="77777777" w:rsidR="00196183" w:rsidRPr="00C701D8" w:rsidRDefault="00196183" w:rsidP="00ED4B99">
                  <w:pPr>
                    <w:pStyle w:val="Compact"/>
                    <w:spacing w:before="0" w:after="0"/>
                    <w:rPr>
                      <w:rFonts w:ascii="Times New Roman" w:hAnsi="Times New Roman" w:cs="Times New Roman"/>
                    </w:rPr>
                  </w:pPr>
                </w:p>
              </w:tc>
              <w:tc>
                <w:tcPr>
                  <w:tcW w:w="1623" w:type="dxa"/>
                  <w:tcPrChange w:id="591" w:author="Kendra Wyant" w:date="2026-06-06T16:16:00Z" w16du:dateUtc="2026-06-06T21:16:00Z">
                    <w:tcPr>
                      <w:tcW w:w="1620" w:type="dxa"/>
                    </w:tcPr>
                  </w:tcPrChange>
                </w:tcPr>
                <w:p w14:paraId="08728D3B"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AB1CEAC" w14:textId="77777777" w:rsidTr="00196183">
              <w:trPr>
                <w:trHeight w:val="380"/>
                <w:trPrChange w:id="592" w:author="Kendra Wyant" w:date="2026-06-06T16:16:00Z" w16du:dateUtc="2026-06-06T21:16:00Z">
                  <w:trPr>
                    <w:trHeight w:val="380"/>
                  </w:trPr>
                </w:trPrChange>
              </w:trPr>
              <w:tc>
                <w:tcPr>
                  <w:tcW w:w="4590" w:type="dxa"/>
                  <w:tcPrChange w:id="593" w:author="Kendra Wyant" w:date="2026-06-06T16:16:00Z" w16du:dateUtc="2026-06-06T21:16:00Z">
                    <w:tcPr>
                      <w:tcW w:w="4590" w:type="dxa"/>
                    </w:tcPr>
                  </w:tcPrChange>
                </w:tcPr>
                <w:p w14:paraId="0B18785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Group counseling</w:t>
                  </w:r>
                </w:p>
              </w:tc>
              <w:tc>
                <w:tcPr>
                  <w:tcW w:w="666" w:type="dxa"/>
                  <w:tcPrChange w:id="594" w:author="Kendra Wyant" w:date="2026-06-06T16:16:00Z" w16du:dateUtc="2026-06-06T21:16:00Z">
                    <w:tcPr>
                      <w:tcW w:w="666" w:type="dxa"/>
                    </w:tcPr>
                  </w:tcPrChange>
                </w:tcPr>
                <w:p w14:paraId="44CE421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62</w:t>
                  </w:r>
                </w:p>
              </w:tc>
              <w:tc>
                <w:tcPr>
                  <w:tcW w:w="859" w:type="dxa"/>
                  <w:tcPrChange w:id="595" w:author="Kendra Wyant" w:date="2026-06-06T16:16:00Z" w16du:dateUtc="2026-06-06T21:16:00Z">
                    <w:tcPr>
                      <w:tcW w:w="859" w:type="dxa"/>
                    </w:tcPr>
                  </w:tcPrChange>
                </w:tcPr>
                <w:p w14:paraId="37C9DF3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41.1</w:t>
                  </w:r>
                </w:p>
              </w:tc>
              <w:tc>
                <w:tcPr>
                  <w:tcW w:w="1146" w:type="dxa"/>
                  <w:tcPrChange w:id="596" w:author="Kendra Wyant" w:date="2026-06-06T16:16:00Z" w16du:dateUtc="2026-06-06T21:16:00Z">
                    <w:tcPr>
                      <w:tcW w:w="1146" w:type="dxa"/>
                    </w:tcPr>
                  </w:tcPrChange>
                </w:tcPr>
                <w:p w14:paraId="56862F87" w14:textId="77777777" w:rsidR="00196183" w:rsidRPr="00C701D8" w:rsidRDefault="00196183" w:rsidP="00ED4B99">
                  <w:pPr>
                    <w:pStyle w:val="Compact"/>
                    <w:spacing w:before="0" w:after="0"/>
                    <w:rPr>
                      <w:rFonts w:ascii="Times New Roman" w:hAnsi="Times New Roman" w:cs="Times New Roman"/>
                    </w:rPr>
                  </w:pPr>
                </w:p>
              </w:tc>
              <w:tc>
                <w:tcPr>
                  <w:tcW w:w="1241" w:type="dxa"/>
                  <w:tcPrChange w:id="597" w:author="Kendra Wyant" w:date="2026-06-06T16:16:00Z" w16du:dateUtc="2026-06-06T21:16:00Z">
                    <w:tcPr>
                      <w:tcW w:w="1241" w:type="dxa"/>
                    </w:tcPr>
                  </w:tcPrChange>
                </w:tcPr>
                <w:p w14:paraId="74DA3E5C" w14:textId="77777777" w:rsidR="00196183" w:rsidRPr="00C701D8" w:rsidRDefault="00196183" w:rsidP="00ED4B99">
                  <w:pPr>
                    <w:pStyle w:val="Compact"/>
                    <w:spacing w:before="0" w:after="0"/>
                    <w:rPr>
                      <w:rFonts w:ascii="Times New Roman" w:hAnsi="Times New Roman" w:cs="Times New Roman"/>
                    </w:rPr>
                  </w:pPr>
                </w:p>
              </w:tc>
              <w:tc>
                <w:tcPr>
                  <w:tcW w:w="1623" w:type="dxa"/>
                  <w:tcPrChange w:id="598" w:author="Kendra Wyant" w:date="2026-06-06T16:16:00Z" w16du:dateUtc="2026-06-06T21:16:00Z">
                    <w:tcPr>
                      <w:tcW w:w="1620" w:type="dxa"/>
                    </w:tcPr>
                  </w:tcPrChange>
                </w:tcPr>
                <w:p w14:paraId="739733F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4683CA7" w14:textId="77777777" w:rsidTr="00196183">
              <w:trPr>
                <w:trHeight w:val="783"/>
                <w:trPrChange w:id="599" w:author="Kendra Wyant" w:date="2026-06-06T16:16:00Z" w16du:dateUtc="2026-06-06T21:16:00Z">
                  <w:trPr>
                    <w:trHeight w:val="783"/>
                  </w:trPr>
                </w:trPrChange>
              </w:trPr>
              <w:tc>
                <w:tcPr>
                  <w:tcW w:w="4590" w:type="dxa"/>
                  <w:tcPrChange w:id="600" w:author="Kendra Wyant" w:date="2026-06-06T16:16:00Z" w16du:dateUtc="2026-06-06T21:16:00Z">
                    <w:tcPr>
                      <w:tcW w:w="4590" w:type="dxa"/>
                    </w:tcPr>
                  </w:tcPrChange>
                </w:tcPr>
                <w:p w14:paraId="62524FA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Alcoholics Anonymous/Narcotics </w:t>
                  </w:r>
                </w:p>
                <w:p w14:paraId="0AC6E28F"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Anonymous</w:t>
                  </w:r>
                </w:p>
              </w:tc>
              <w:tc>
                <w:tcPr>
                  <w:tcW w:w="666" w:type="dxa"/>
                  <w:tcPrChange w:id="601" w:author="Kendra Wyant" w:date="2026-06-06T16:16:00Z" w16du:dateUtc="2026-06-06T21:16:00Z">
                    <w:tcPr>
                      <w:tcW w:w="666" w:type="dxa"/>
                    </w:tcPr>
                  </w:tcPrChange>
                </w:tcPr>
                <w:p w14:paraId="0AEE4B7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859" w:type="dxa"/>
                  <w:tcPrChange w:id="602" w:author="Kendra Wyant" w:date="2026-06-06T16:16:00Z" w16du:dateUtc="2026-06-06T21:16:00Z">
                    <w:tcPr>
                      <w:tcW w:w="859" w:type="dxa"/>
                    </w:tcPr>
                  </w:tcPrChange>
                </w:tcPr>
                <w:p w14:paraId="72D1BA9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61.6</w:t>
                  </w:r>
                </w:p>
              </w:tc>
              <w:tc>
                <w:tcPr>
                  <w:tcW w:w="1146" w:type="dxa"/>
                  <w:tcPrChange w:id="603" w:author="Kendra Wyant" w:date="2026-06-06T16:16:00Z" w16du:dateUtc="2026-06-06T21:16:00Z">
                    <w:tcPr>
                      <w:tcW w:w="1146" w:type="dxa"/>
                    </w:tcPr>
                  </w:tcPrChange>
                </w:tcPr>
                <w:p w14:paraId="72F0330E" w14:textId="77777777" w:rsidR="00196183" w:rsidRPr="00C701D8" w:rsidRDefault="00196183" w:rsidP="00ED4B99">
                  <w:pPr>
                    <w:pStyle w:val="Compact"/>
                    <w:spacing w:before="0" w:after="0"/>
                    <w:rPr>
                      <w:rFonts w:ascii="Times New Roman" w:hAnsi="Times New Roman" w:cs="Times New Roman"/>
                    </w:rPr>
                  </w:pPr>
                </w:p>
              </w:tc>
              <w:tc>
                <w:tcPr>
                  <w:tcW w:w="1241" w:type="dxa"/>
                  <w:tcPrChange w:id="604" w:author="Kendra Wyant" w:date="2026-06-06T16:16:00Z" w16du:dateUtc="2026-06-06T21:16:00Z">
                    <w:tcPr>
                      <w:tcW w:w="1241" w:type="dxa"/>
                    </w:tcPr>
                  </w:tcPrChange>
                </w:tcPr>
                <w:p w14:paraId="03E39833" w14:textId="77777777" w:rsidR="00196183" w:rsidRPr="00C701D8" w:rsidRDefault="00196183" w:rsidP="00ED4B99">
                  <w:pPr>
                    <w:pStyle w:val="Compact"/>
                    <w:spacing w:before="0" w:after="0"/>
                    <w:rPr>
                      <w:rFonts w:ascii="Times New Roman" w:hAnsi="Times New Roman" w:cs="Times New Roman"/>
                    </w:rPr>
                  </w:pPr>
                </w:p>
              </w:tc>
              <w:tc>
                <w:tcPr>
                  <w:tcW w:w="1623" w:type="dxa"/>
                  <w:tcPrChange w:id="605" w:author="Kendra Wyant" w:date="2026-06-06T16:16:00Z" w16du:dateUtc="2026-06-06T21:16:00Z">
                    <w:tcPr>
                      <w:tcW w:w="1620" w:type="dxa"/>
                    </w:tcPr>
                  </w:tcPrChange>
                </w:tcPr>
                <w:p w14:paraId="4D52969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0266E2C" w14:textId="77777777" w:rsidTr="00196183">
              <w:trPr>
                <w:trHeight w:val="380"/>
                <w:trPrChange w:id="606" w:author="Kendra Wyant" w:date="2026-06-06T16:16:00Z" w16du:dateUtc="2026-06-06T21:16:00Z">
                  <w:trPr>
                    <w:trHeight w:val="380"/>
                  </w:trPr>
                </w:trPrChange>
              </w:trPr>
              <w:tc>
                <w:tcPr>
                  <w:tcW w:w="4590" w:type="dxa"/>
                  <w:tcPrChange w:id="607" w:author="Kendra Wyant" w:date="2026-06-06T16:16:00Z" w16du:dateUtc="2026-06-06T21:16:00Z">
                    <w:tcPr>
                      <w:tcW w:w="4590" w:type="dxa"/>
                    </w:tcPr>
                  </w:tcPrChange>
                </w:tcPr>
                <w:p w14:paraId="5DEBC10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Other</w:t>
                  </w:r>
                </w:p>
              </w:tc>
              <w:tc>
                <w:tcPr>
                  <w:tcW w:w="666" w:type="dxa"/>
                  <w:tcPrChange w:id="608" w:author="Kendra Wyant" w:date="2026-06-06T16:16:00Z" w16du:dateUtc="2026-06-06T21:16:00Z">
                    <w:tcPr>
                      <w:tcW w:w="666" w:type="dxa"/>
                    </w:tcPr>
                  </w:tcPrChange>
                </w:tcPr>
                <w:p w14:paraId="3859658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40</w:t>
                  </w:r>
                </w:p>
              </w:tc>
              <w:tc>
                <w:tcPr>
                  <w:tcW w:w="859" w:type="dxa"/>
                  <w:tcPrChange w:id="609" w:author="Kendra Wyant" w:date="2026-06-06T16:16:00Z" w16du:dateUtc="2026-06-06T21:16:00Z">
                    <w:tcPr>
                      <w:tcW w:w="859" w:type="dxa"/>
                    </w:tcPr>
                  </w:tcPrChange>
                </w:tcPr>
                <w:p w14:paraId="58992ED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26.5</w:t>
                  </w:r>
                </w:p>
              </w:tc>
              <w:tc>
                <w:tcPr>
                  <w:tcW w:w="1146" w:type="dxa"/>
                  <w:tcPrChange w:id="610" w:author="Kendra Wyant" w:date="2026-06-06T16:16:00Z" w16du:dateUtc="2026-06-06T21:16:00Z">
                    <w:tcPr>
                      <w:tcW w:w="1146" w:type="dxa"/>
                    </w:tcPr>
                  </w:tcPrChange>
                </w:tcPr>
                <w:p w14:paraId="07A76B97" w14:textId="77777777" w:rsidR="00196183" w:rsidRPr="00C701D8" w:rsidRDefault="00196183" w:rsidP="00ED4B99">
                  <w:pPr>
                    <w:pStyle w:val="Compact"/>
                    <w:spacing w:before="0" w:after="0"/>
                    <w:rPr>
                      <w:rFonts w:ascii="Times New Roman" w:hAnsi="Times New Roman" w:cs="Times New Roman"/>
                    </w:rPr>
                  </w:pPr>
                </w:p>
              </w:tc>
              <w:tc>
                <w:tcPr>
                  <w:tcW w:w="1241" w:type="dxa"/>
                  <w:tcPrChange w:id="611" w:author="Kendra Wyant" w:date="2026-06-06T16:16:00Z" w16du:dateUtc="2026-06-06T21:16:00Z">
                    <w:tcPr>
                      <w:tcW w:w="1241" w:type="dxa"/>
                    </w:tcPr>
                  </w:tcPrChange>
                </w:tcPr>
                <w:p w14:paraId="3CD74624" w14:textId="77777777" w:rsidR="00196183" w:rsidRPr="00C701D8" w:rsidRDefault="00196183" w:rsidP="00ED4B99">
                  <w:pPr>
                    <w:pStyle w:val="Compact"/>
                    <w:spacing w:before="0" w:after="0"/>
                    <w:rPr>
                      <w:rFonts w:ascii="Times New Roman" w:hAnsi="Times New Roman" w:cs="Times New Roman"/>
                    </w:rPr>
                  </w:pPr>
                </w:p>
              </w:tc>
              <w:tc>
                <w:tcPr>
                  <w:tcW w:w="1623" w:type="dxa"/>
                  <w:tcPrChange w:id="612" w:author="Kendra Wyant" w:date="2026-06-06T16:16:00Z" w16du:dateUtc="2026-06-06T21:16:00Z">
                    <w:tcPr>
                      <w:tcW w:w="1620" w:type="dxa"/>
                    </w:tcPr>
                  </w:tcPrChange>
                </w:tcPr>
                <w:p w14:paraId="29AA951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E7F93B5" w14:textId="77777777" w:rsidTr="00ED4B99">
              <w:trPr>
                <w:trHeight w:val="402"/>
              </w:trPr>
              <w:tc>
                <w:tcPr>
                  <w:tcW w:w="10125" w:type="dxa"/>
                  <w:gridSpan w:val="6"/>
                </w:tcPr>
                <w:p w14:paraId="2D5D472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Received Medication for Alcohol Use Disorder</w:t>
                  </w:r>
                </w:p>
              </w:tc>
            </w:tr>
            <w:tr w:rsidR="00196183" w:rsidRPr="00C701D8" w14:paraId="34ECFB41" w14:textId="77777777" w:rsidTr="00196183">
              <w:trPr>
                <w:trHeight w:val="380"/>
                <w:trPrChange w:id="613" w:author="Kendra Wyant" w:date="2026-06-06T16:16:00Z" w16du:dateUtc="2026-06-06T21:16:00Z">
                  <w:trPr>
                    <w:trHeight w:val="380"/>
                  </w:trPr>
                </w:trPrChange>
              </w:trPr>
              <w:tc>
                <w:tcPr>
                  <w:tcW w:w="4590" w:type="dxa"/>
                  <w:tcPrChange w:id="614" w:author="Kendra Wyant" w:date="2026-06-06T16:16:00Z" w16du:dateUtc="2026-06-06T21:16:00Z">
                    <w:tcPr>
                      <w:tcW w:w="4590" w:type="dxa"/>
                    </w:tcPr>
                  </w:tcPrChange>
                </w:tcPr>
                <w:p w14:paraId="2F52803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Change w:id="615" w:author="Kendra Wyant" w:date="2026-06-06T16:16:00Z" w16du:dateUtc="2026-06-06T21:16:00Z">
                    <w:tcPr>
                      <w:tcW w:w="666" w:type="dxa"/>
                    </w:tcPr>
                  </w:tcPrChange>
                </w:tcPr>
                <w:p w14:paraId="0B0D826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59</w:t>
                  </w:r>
                </w:p>
              </w:tc>
              <w:tc>
                <w:tcPr>
                  <w:tcW w:w="859" w:type="dxa"/>
                  <w:tcPrChange w:id="616" w:author="Kendra Wyant" w:date="2026-06-06T16:16:00Z" w16du:dateUtc="2026-06-06T21:16:00Z">
                    <w:tcPr>
                      <w:tcW w:w="859" w:type="dxa"/>
                    </w:tcPr>
                  </w:tcPrChange>
                </w:tcPr>
                <w:p w14:paraId="205009F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39.1</w:t>
                  </w:r>
                </w:p>
              </w:tc>
              <w:tc>
                <w:tcPr>
                  <w:tcW w:w="1146" w:type="dxa"/>
                  <w:tcPrChange w:id="617" w:author="Kendra Wyant" w:date="2026-06-06T16:16:00Z" w16du:dateUtc="2026-06-06T21:16:00Z">
                    <w:tcPr>
                      <w:tcW w:w="1146" w:type="dxa"/>
                    </w:tcPr>
                  </w:tcPrChange>
                </w:tcPr>
                <w:p w14:paraId="399A7E07" w14:textId="77777777" w:rsidR="00196183" w:rsidRPr="00C701D8" w:rsidRDefault="00196183" w:rsidP="00ED4B99">
                  <w:pPr>
                    <w:pStyle w:val="Compact"/>
                    <w:spacing w:before="0" w:after="0"/>
                    <w:rPr>
                      <w:rFonts w:ascii="Times New Roman" w:hAnsi="Times New Roman" w:cs="Times New Roman"/>
                    </w:rPr>
                  </w:pPr>
                </w:p>
              </w:tc>
              <w:tc>
                <w:tcPr>
                  <w:tcW w:w="1241" w:type="dxa"/>
                  <w:tcPrChange w:id="618" w:author="Kendra Wyant" w:date="2026-06-06T16:16:00Z" w16du:dateUtc="2026-06-06T21:16:00Z">
                    <w:tcPr>
                      <w:tcW w:w="1241" w:type="dxa"/>
                    </w:tcPr>
                  </w:tcPrChange>
                </w:tcPr>
                <w:p w14:paraId="76E1A8B5" w14:textId="77777777" w:rsidR="00196183" w:rsidRPr="00C701D8" w:rsidRDefault="00196183" w:rsidP="00ED4B99">
                  <w:pPr>
                    <w:pStyle w:val="Compact"/>
                    <w:spacing w:before="0" w:after="0"/>
                    <w:rPr>
                      <w:rFonts w:ascii="Times New Roman" w:hAnsi="Times New Roman" w:cs="Times New Roman"/>
                    </w:rPr>
                  </w:pPr>
                </w:p>
              </w:tc>
              <w:tc>
                <w:tcPr>
                  <w:tcW w:w="1623" w:type="dxa"/>
                  <w:tcPrChange w:id="619" w:author="Kendra Wyant" w:date="2026-06-06T16:16:00Z" w16du:dateUtc="2026-06-06T21:16:00Z">
                    <w:tcPr>
                      <w:tcW w:w="1620" w:type="dxa"/>
                    </w:tcPr>
                  </w:tcPrChange>
                </w:tcPr>
                <w:p w14:paraId="4A12239C"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EE16868" w14:textId="77777777" w:rsidTr="00196183">
              <w:trPr>
                <w:trHeight w:val="402"/>
                <w:trPrChange w:id="620" w:author="Kendra Wyant" w:date="2026-06-06T16:16:00Z" w16du:dateUtc="2026-06-06T21:16:00Z">
                  <w:trPr>
                    <w:trHeight w:val="402"/>
                  </w:trPr>
                </w:trPrChange>
              </w:trPr>
              <w:tc>
                <w:tcPr>
                  <w:tcW w:w="4590" w:type="dxa"/>
                  <w:tcPrChange w:id="621" w:author="Kendra Wyant" w:date="2026-06-06T16:16:00Z" w16du:dateUtc="2026-06-06T21:16:00Z">
                    <w:tcPr>
                      <w:tcW w:w="4590" w:type="dxa"/>
                    </w:tcPr>
                  </w:tcPrChange>
                </w:tcPr>
                <w:p w14:paraId="026FAF7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Change w:id="622" w:author="Kendra Wyant" w:date="2026-06-06T16:16:00Z" w16du:dateUtc="2026-06-06T21:16:00Z">
                    <w:tcPr>
                      <w:tcW w:w="666" w:type="dxa"/>
                    </w:tcPr>
                  </w:tcPrChange>
                </w:tcPr>
                <w:p w14:paraId="11AAA98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92</w:t>
                  </w:r>
                </w:p>
              </w:tc>
              <w:tc>
                <w:tcPr>
                  <w:tcW w:w="859" w:type="dxa"/>
                  <w:tcPrChange w:id="623" w:author="Kendra Wyant" w:date="2026-06-06T16:16:00Z" w16du:dateUtc="2026-06-06T21:16:00Z">
                    <w:tcPr>
                      <w:tcW w:w="859" w:type="dxa"/>
                    </w:tcPr>
                  </w:tcPrChange>
                </w:tcPr>
                <w:p w14:paraId="5B36058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60.9</w:t>
                  </w:r>
                </w:p>
              </w:tc>
              <w:tc>
                <w:tcPr>
                  <w:tcW w:w="1146" w:type="dxa"/>
                  <w:tcPrChange w:id="624" w:author="Kendra Wyant" w:date="2026-06-06T16:16:00Z" w16du:dateUtc="2026-06-06T21:16:00Z">
                    <w:tcPr>
                      <w:tcW w:w="1146" w:type="dxa"/>
                    </w:tcPr>
                  </w:tcPrChange>
                </w:tcPr>
                <w:p w14:paraId="427EA49F" w14:textId="77777777" w:rsidR="00196183" w:rsidRPr="00C701D8" w:rsidRDefault="00196183" w:rsidP="00ED4B99">
                  <w:pPr>
                    <w:pStyle w:val="Compact"/>
                    <w:spacing w:before="0" w:after="0"/>
                    <w:rPr>
                      <w:rFonts w:ascii="Times New Roman" w:hAnsi="Times New Roman" w:cs="Times New Roman"/>
                    </w:rPr>
                  </w:pPr>
                </w:p>
              </w:tc>
              <w:tc>
                <w:tcPr>
                  <w:tcW w:w="1241" w:type="dxa"/>
                  <w:tcPrChange w:id="625" w:author="Kendra Wyant" w:date="2026-06-06T16:16:00Z" w16du:dateUtc="2026-06-06T21:16:00Z">
                    <w:tcPr>
                      <w:tcW w:w="1241" w:type="dxa"/>
                    </w:tcPr>
                  </w:tcPrChange>
                </w:tcPr>
                <w:p w14:paraId="0F7E316B" w14:textId="77777777" w:rsidR="00196183" w:rsidRPr="00C701D8" w:rsidRDefault="00196183" w:rsidP="00ED4B99">
                  <w:pPr>
                    <w:pStyle w:val="Compact"/>
                    <w:spacing w:before="0" w:after="0"/>
                    <w:rPr>
                      <w:rFonts w:ascii="Times New Roman" w:hAnsi="Times New Roman" w:cs="Times New Roman"/>
                    </w:rPr>
                  </w:pPr>
                </w:p>
              </w:tc>
              <w:tc>
                <w:tcPr>
                  <w:tcW w:w="1623" w:type="dxa"/>
                  <w:tcPrChange w:id="626" w:author="Kendra Wyant" w:date="2026-06-06T16:16:00Z" w16du:dateUtc="2026-06-06T21:16:00Z">
                    <w:tcPr>
                      <w:tcW w:w="1620" w:type="dxa"/>
                    </w:tcPr>
                  </w:tcPrChange>
                </w:tcPr>
                <w:p w14:paraId="773A9E8C"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B59FB97" w14:textId="77777777" w:rsidTr="00ED4B99">
              <w:trPr>
                <w:trHeight w:val="380"/>
              </w:trPr>
              <w:tc>
                <w:tcPr>
                  <w:tcW w:w="10125" w:type="dxa"/>
                  <w:gridSpan w:val="6"/>
                </w:tcPr>
                <w:p w14:paraId="486F27E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Current (Past 3 Month) Drug Use</w:t>
                  </w:r>
                </w:p>
              </w:tc>
            </w:tr>
            <w:tr w:rsidR="00196183" w:rsidRPr="00C701D8" w14:paraId="70B52C89" w14:textId="77777777" w:rsidTr="00196183">
              <w:trPr>
                <w:trHeight w:val="783"/>
                <w:trPrChange w:id="627" w:author="Kendra Wyant" w:date="2026-06-06T16:16:00Z" w16du:dateUtc="2026-06-06T21:16:00Z">
                  <w:trPr>
                    <w:trHeight w:val="783"/>
                  </w:trPr>
                </w:trPrChange>
              </w:trPr>
              <w:tc>
                <w:tcPr>
                  <w:tcW w:w="4590" w:type="dxa"/>
                  <w:tcPrChange w:id="628" w:author="Kendra Wyant" w:date="2026-06-06T16:16:00Z" w16du:dateUtc="2026-06-06T21:16:00Z">
                    <w:tcPr>
                      <w:tcW w:w="4590" w:type="dxa"/>
                    </w:tcPr>
                  </w:tcPrChange>
                </w:tcPr>
                <w:p w14:paraId="7615BEA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lastRenderedPageBreak/>
                    <w:t xml:space="preserve">     Tobacco products (cigarettes, </w:t>
                  </w:r>
                </w:p>
                <w:p w14:paraId="3B40BF3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chewing tobacco, cigars, etc.)</w:t>
                  </w:r>
                </w:p>
              </w:tc>
              <w:tc>
                <w:tcPr>
                  <w:tcW w:w="666" w:type="dxa"/>
                  <w:tcPrChange w:id="629" w:author="Kendra Wyant" w:date="2026-06-06T16:16:00Z" w16du:dateUtc="2026-06-06T21:16:00Z">
                    <w:tcPr>
                      <w:tcW w:w="666" w:type="dxa"/>
                    </w:tcPr>
                  </w:tcPrChange>
                </w:tcPr>
                <w:p w14:paraId="3DF3E4F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84</w:t>
                  </w:r>
                </w:p>
              </w:tc>
              <w:tc>
                <w:tcPr>
                  <w:tcW w:w="859" w:type="dxa"/>
                  <w:tcPrChange w:id="630" w:author="Kendra Wyant" w:date="2026-06-06T16:16:00Z" w16du:dateUtc="2026-06-06T21:16:00Z">
                    <w:tcPr>
                      <w:tcW w:w="859" w:type="dxa"/>
                    </w:tcPr>
                  </w:tcPrChange>
                </w:tcPr>
                <w:p w14:paraId="50A39E9D"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55.6</w:t>
                  </w:r>
                </w:p>
              </w:tc>
              <w:tc>
                <w:tcPr>
                  <w:tcW w:w="1146" w:type="dxa"/>
                  <w:tcPrChange w:id="631" w:author="Kendra Wyant" w:date="2026-06-06T16:16:00Z" w16du:dateUtc="2026-06-06T21:16:00Z">
                    <w:tcPr>
                      <w:tcW w:w="1146" w:type="dxa"/>
                    </w:tcPr>
                  </w:tcPrChange>
                </w:tcPr>
                <w:p w14:paraId="3008C06F" w14:textId="77777777" w:rsidR="00196183" w:rsidRPr="00C701D8" w:rsidRDefault="00196183" w:rsidP="00ED4B99">
                  <w:pPr>
                    <w:pStyle w:val="Compact"/>
                    <w:spacing w:before="0" w:after="0"/>
                    <w:rPr>
                      <w:rFonts w:ascii="Times New Roman" w:hAnsi="Times New Roman" w:cs="Times New Roman"/>
                    </w:rPr>
                  </w:pPr>
                </w:p>
              </w:tc>
              <w:tc>
                <w:tcPr>
                  <w:tcW w:w="1241" w:type="dxa"/>
                  <w:tcPrChange w:id="632" w:author="Kendra Wyant" w:date="2026-06-06T16:16:00Z" w16du:dateUtc="2026-06-06T21:16:00Z">
                    <w:tcPr>
                      <w:tcW w:w="1241" w:type="dxa"/>
                    </w:tcPr>
                  </w:tcPrChange>
                </w:tcPr>
                <w:p w14:paraId="5ACB1C2B" w14:textId="77777777" w:rsidR="00196183" w:rsidRPr="00C701D8" w:rsidRDefault="00196183" w:rsidP="00ED4B99">
                  <w:pPr>
                    <w:pStyle w:val="Compact"/>
                    <w:spacing w:before="0" w:after="0"/>
                    <w:rPr>
                      <w:rFonts w:ascii="Times New Roman" w:hAnsi="Times New Roman" w:cs="Times New Roman"/>
                    </w:rPr>
                  </w:pPr>
                </w:p>
              </w:tc>
              <w:tc>
                <w:tcPr>
                  <w:tcW w:w="1623" w:type="dxa"/>
                  <w:tcPrChange w:id="633" w:author="Kendra Wyant" w:date="2026-06-06T16:16:00Z" w16du:dateUtc="2026-06-06T21:16:00Z">
                    <w:tcPr>
                      <w:tcW w:w="1620" w:type="dxa"/>
                    </w:tcPr>
                  </w:tcPrChange>
                </w:tcPr>
                <w:p w14:paraId="3D04802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FC8A2CE" w14:textId="77777777" w:rsidTr="00196183">
              <w:trPr>
                <w:trHeight w:val="783"/>
                <w:trPrChange w:id="634" w:author="Kendra Wyant" w:date="2026-06-06T16:16:00Z" w16du:dateUtc="2026-06-06T21:16:00Z">
                  <w:trPr>
                    <w:trHeight w:val="783"/>
                  </w:trPr>
                </w:trPrChange>
              </w:trPr>
              <w:tc>
                <w:tcPr>
                  <w:tcW w:w="4590" w:type="dxa"/>
                  <w:tcPrChange w:id="635" w:author="Kendra Wyant" w:date="2026-06-06T16:16:00Z" w16du:dateUtc="2026-06-06T21:16:00Z">
                    <w:tcPr>
                      <w:tcW w:w="4590" w:type="dxa"/>
                    </w:tcPr>
                  </w:tcPrChange>
                </w:tcPr>
                <w:p w14:paraId="717A71D6"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Cannabis (marijuana, pot, grass, </w:t>
                  </w:r>
                </w:p>
                <w:p w14:paraId="016E188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hash, etc.)</w:t>
                  </w:r>
                </w:p>
              </w:tc>
              <w:tc>
                <w:tcPr>
                  <w:tcW w:w="666" w:type="dxa"/>
                  <w:tcPrChange w:id="636" w:author="Kendra Wyant" w:date="2026-06-06T16:16:00Z" w16du:dateUtc="2026-06-06T21:16:00Z">
                    <w:tcPr>
                      <w:tcW w:w="666" w:type="dxa"/>
                    </w:tcPr>
                  </w:tcPrChange>
                </w:tcPr>
                <w:p w14:paraId="77AEC6C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66</w:t>
                  </w:r>
                </w:p>
              </w:tc>
              <w:tc>
                <w:tcPr>
                  <w:tcW w:w="859" w:type="dxa"/>
                  <w:tcPrChange w:id="637" w:author="Kendra Wyant" w:date="2026-06-06T16:16:00Z" w16du:dateUtc="2026-06-06T21:16:00Z">
                    <w:tcPr>
                      <w:tcW w:w="859" w:type="dxa"/>
                    </w:tcPr>
                  </w:tcPrChange>
                </w:tcPr>
                <w:p w14:paraId="070CD02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43.7</w:t>
                  </w:r>
                </w:p>
              </w:tc>
              <w:tc>
                <w:tcPr>
                  <w:tcW w:w="1146" w:type="dxa"/>
                  <w:tcPrChange w:id="638" w:author="Kendra Wyant" w:date="2026-06-06T16:16:00Z" w16du:dateUtc="2026-06-06T21:16:00Z">
                    <w:tcPr>
                      <w:tcW w:w="1146" w:type="dxa"/>
                    </w:tcPr>
                  </w:tcPrChange>
                </w:tcPr>
                <w:p w14:paraId="119A6A52" w14:textId="77777777" w:rsidR="00196183" w:rsidRPr="00C701D8" w:rsidRDefault="00196183" w:rsidP="00ED4B99">
                  <w:pPr>
                    <w:pStyle w:val="Compact"/>
                    <w:spacing w:before="0" w:after="0"/>
                    <w:rPr>
                      <w:rFonts w:ascii="Times New Roman" w:hAnsi="Times New Roman" w:cs="Times New Roman"/>
                    </w:rPr>
                  </w:pPr>
                </w:p>
              </w:tc>
              <w:tc>
                <w:tcPr>
                  <w:tcW w:w="1241" w:type="dxa"/>
                  <w:tcPrChange w:id="639" w:author="Kendra Wyant" w:date="2026-06-06T16:16:00Z" w16du:dateUtc="2026-06-06T21:16:00Z">
                    <w:tcPr>
                      <w:tcW w:w="1241" w:type="dxa"/>
                    </w:tcPr>
                  </w:tcPrChange>
                </w:tcPr>
                <w:p w14:paraId="6BED92D2" w14:textId="77777777" w:rsidR="00196183" w:rsidRPr="00C701D8" w:rsidRDefault="00196183" w:rsidP="00ED4B99">
                  <w:pPr>
                    <w:pStyle w:val="Compact"/>
                    <w:spacing w:before="0" w:after="0"/>
                    <w:rPr>
                      <w:rFonts w:ascii="Times New Roman" w:hAnsi="Times New Roman" w:cs="Times New Roman"/>
                    </w:rPr>
                  </w:pPr>
                </w:p>
              </w:tc>
              <w:tc>
                <w:tcPr>
                  <w:tcW w:w="1623" w:type="dxa"/>
                  <w:tcPrChange w:id="640" w:author="Kendra Wyant" w:date="2026-06-06T16:16:00Z" w16du:dateUtc="2026-06-06T21:16:00Z">
                    <w:tcPr>
                      <w:tcW w:w="1620" w:type="dxa"/>
                    </w:tcPr>
                  </w:tcPrChange>
                </w:tcPr>
                <w:p w14:paraId="142663A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45CB51F" w14:textId="77777777" w:rsidTr="00196183">
              <w:trPr>
                <w:trHeight w:val="380"/>
                <w:trPrChange w:id="641" w:author="Kendra Wyant" w:date="2026-06-06T16:16:00Z" w16du:dateUtc="2026-06-06T21:16:00Z">
                  <w:trPr>
                    <w:trHeight w:val="380"/>
                  </w:trPr>
                </w:trPrChange>
              </w:trPr>
              <w:tc>
                <w:tcPr>
                  <w:tcW w:w="4590" w:type="dxa"/>
                  <w:tcPrChange w:id="642" w:author="Kendra Wyant" w:date="2026-06-06T16:16:00Z" w16du:dateUtc="2026-06-06T21:16:00Z">
                    <w:tcPr>
                      <w:tcW w:w="4590" w:type="dxa"/>
                    </w:tcPr>
                  </w:tcPrChange>
                </w:tcPr>
                <w:p w14:paraId="6F1A7CB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Cocaine (coke, crack, etc.)</w:t>
                  </w:r>
                </w:p>
              </w:tc>
              <w:tc>
                <w:tcPr>
                  <w:tcW w:w="666" w:type="dxa"/>
                  <w:tcPrChange w:id="643" w:author="Kendra Wyant" w:date="2026-06-06T16:16:00Z" w16du:dateUtc="2026-06-06T21:16:00Z">
                    <w:tcPr>
                      <w:tcW w:w="666" w:type="dxa"/>
                    </w:tcPr>
                  </w:tcPrChange>
                </w:tcPr>
                <w:p w14:paraId="662F8E6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18</w:t>
                  </w:r>
                </w:p>
              </w:tc>
              <w:tc>
                <w:tcPr>
                  <w:tcW w:w="859" w:type="dxa"/>
                  <w:tcPrChange w:id="644" w:author="Kendra Wyant" w:date="2026-06-06T16:16:00Z" w16du:dateUtc="2026-06-06T21:16:00Z">
                    <w:tcPr>
                      <w:tcW w:w="859" w:type="dxa"/>
                    </w:tcPr>
                  </w:tcPrChange>
                </w:tcPr>
                <w:p w14:paraId="49773DD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11.9</w:t>
                  </w:r>
                </w:p>
              </w:tc>
              <w:tc>
                <w:tcPr>
                  <w:tcW w:w="1146" w:type="dxa"/>
                  <w:tcPrChange w:id="645" w:author="Kendra Wyant" w:date="2026-06-06T16:16:00Z" w16du:dateUtc="2026-06-06T21:16:00Z">
                    <w:tcPr>
                      <w:tcW w:w="1146" w:type="dxa"/>
                    </w:tcPr>
                  </w:tcPrChange>
                </w:tcPr>
                <w:p w14:paraId="7E8B5570" w14:textId="77777777" w:rsidR="00196183" w:rsidRPr="00C701D8" w:rsidRDefault="00196183" w:rsidP="00ED4B99">
                  <w:pPr>
                    <w:pStyle w:val="Compact"/>
                    <w:spacing w:before="0" w:after="0"/>
                    <w:rPr>
                      <w:rFonts w:ascii="Times New Roman" w:hAnsi="Times New Roman" w:cs="Times New Roman"/>
                    </w:rPr>
                  </w:pPr>
                </w:p>
              </w:tc>
              <w:tc>
                <w:tcPr>
                  <w:tcW w:w="1241" w:type="dxa"/>
                  <w:tcPrChange w:id="646" w:author="Kendra Wyant" w:date="2026-06-06T16:16:00Z" w16du:dateUtc="2026-06-06T21:16:00Z">
                    <w:tcPr>
                      <w:tcW w:w="1241" w:type="dxa"/>
                    </w:tcPr>
                  </w:tcPrChange>
                </w:tcPr>
                <w:p w14:paraId="425993B6" w14:textId="77777777" w:rsidR="00196183" w:rsidRPr="00C701D8" w:rsidRDefault="00196183" w:rsidP="00ED4B99">
                  <w:pPr>
                    <w:pStyle w:val="Compact"/>
                    <w:spacing w:before="0" w:after="0"/>
                    <w:rPr>
                      <w:rFonts w:ascii="Times New Roman" w:hAnsi="Times New Roman" w:cs="Times New Roman"/>
                    </w:rPr>
                  </w:pPr>
                </w:p>
              </w:tc>
              <w:tc>
                <w:tcPr>
                  <w:tcW w:w="1623" w:type="dxa"/>
                  <w:tcPrChange w:id="647" w:author="Kendra Wyant" w:date="2026-06-06T16:16:00Z" w16du:dateUtc="2026-06-06T21:16:00Z">
                    <w:tcPr>
                      <w:tcW w:w="1620" w:type="dxa"/>
                    </w:tcPr>
                  </w:tcPrChange>
                </w:tcPr>
                <w:p w14:paraId="018487DC"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AF11FA4" w14:textId="77777777" w:rsidTr="00196183">
              <w:trPr>
                <w:trHeight w:val="783"/>
                <w:trPrChange w:id="648" w:author="Kendra Wyant" w:date="2026-06-06T16:16:00Z" w16du:dateUtc="2026-06-06T21:16:00Z">
                  <w:trPr>
                    <w:trHeight w:val="783"/>
                  </w:trPr>
                </w:trPrChange>
              </w:trPr>
              <w:tc>
                <w:tcPr>
                  <w:tcW w:w="4590" w:type="dxa"/>
                  <w:tcPrChange w:id="649" w:author="Kendra Wyant" w:date="2026-06-06T16:16:00Z" w16du:dateUtc="2026-06-06T21:16:00Z">
                    <w:tcPr>
                      <w:tcW w:w="4590" w:type="dxa"/>
                    </w:tcPr>
                  </w:tcPrChange>
                </w:tcPr>
                <w:p w14:paraId="039D5AE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Amphetamine type stimulants </w:t>
                  </w:r>
                </w:p>
                <w:p w14:paraId="46B6144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(speed, diet pills, ecstasy, etc.)</w:t>
                  </w:r>
                </w:p>
              </w:tc>
              <w:tc>
                <w:tcPr>
                  <w:tcW w:w="666" w:type="dxa"/>
                  <w:tcPrChange w:id="650" w:author="Kendra Wyant" w:date="2026-06-06T16:16:00Z" w16du:dateUtc="2026-06-06T21:16:00Z">
                    <w:tcPr>
                      <w:tcW w:w="666" w:type="dxa"/>
                    </w:tcPr>
                  </w:tcPrChange>
                </w:tcPr>
                <w:p w14:paraId="5234F45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w:t>
                  </w:r>
                </w:p>
              </w:tc>
              <w:tc>
                <w:tcPr>
                  <w:tcW w:w="859" w:type="dxa"/>
                  <w:tcPrChange w:id="651" w:author="Kendra Wyant" w:date="2026-06-06T16:16:00Z" w16du:dateUtc="2026-06-06T21:16:00Z">
                    <w:tcPr>
                      <w:tcW w:w="859" w:type="dxa"/>
                    </w:tcPr>
                  </w:tcPrChange>
                </w:tcPr>
                <w:p w14:paraId="548F3DF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9.9</w:t>
                  </w:r>
                </w:p>
              </w:tc>
              <w:tc>
                <w:tcPr>
                  <w:tcW w:w="1146" w:type="dxa"/>
                  <w:tcPrChange w:id="652" w:author="Kendra Wyant" w:date="2026-06-06T16:16:00Z" w16du:dateUtc="2026-06-06T21:16:00Z">
                    <w:tcPr>
                      <w:tcW w:w="1146" w:type="dxa"/>
                    </w:tcPr>
                  </w:tcPrChange>
                </w:tcPr>
                <w:p w14:paraId="1649370D" w14:textId="77777777" w:rsidR="00196183" w:rsidRPr="00C701D8" w:rsidRDefault="00196183" w:rsidP="00ED4B99">
                  <w:pPr>
                    <w:pStyle w:val="Compact"/>
                    <w:spacing w:before="0" w:after="0"/>
                    <w:rPr>
                      <w:rFonts w:ascii="Times New Roman" w:hAnsi="Times New Roman" w:cs="Times New Roman"/>
                    </w:rPr>
                  </w:pPr>
                </w:p>
              </w:tc>
              <w:tc>
                <w:tcPr>
                  <w:tcW w:w="1241" w:type="dxa"/>
                  <w:tcPrChange w:id="653" w:author="Kendra Wyant" w:date="2026-06-06T16:16:00Z" w16du:dateUtc="2026-06-06T21:16:00Z">
                    <w:tcPr>
                      <w:tcW w:w="1241" w:type="dxa"/>
                    </w:tcPr>
                  </w:tcPrChange>
                </w:tcPr>
                <w:p w14:paraId="11D1AD0A" w14:textId="77777777" w:rsidR="00196183" w:rsidRPr="00C701D8" w:rsidRDefault="00196183" w:rsidP="00ED4B99">
                  <w:pPr>
                    <w:pStyle w:val="Compact"/>
                    <w:spacing w:before="0" w:after="0"/>
                    <w:rPr>
                      <w:rFonts w:ascii="Times New Roman" w:hAnsi="Times New Roman" w:cs="Times New Roman"/>
                    </w:rPr>
                  </w:pPr>
                </w:p>
              </w:tc>
              <w:tc>
                <w:tcPr>
                  <w:tcW w:w="1623" w:type="dxa"/>
                  <w:tcPrChange w:id="654" w:author="Kendra Wyant" w:date="2026-06-06T16:16:00Z" w16du:dateUtc="2026-06-06T21:16:00Z">
                    <w:tcPr>
                      <w:tcW w:w="1620" w:type="dxa"/>
                    </w:tcPr>
                  </w:tcPrChange>
                </w:tcPr>
                <w:p w14:paraId="33E81EC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11FF432" w14:textId="77777777" w:rsidTr="00196183">
              <w:trPr>
                <w:trHeight w:val="783"/>
                <w:trPrChange w:id="655" w:author="Kendra Wyant" w:date="2026-06-06T16:16:00Z" w16du:dateUtc="2026-06-06T21:16:00Z">
                  <w:trPr>
                    <w:trHeight w:val="783"/>
                  </w:trPr>
                </w:trPrChange>
              </w:trPr>
              <w:tc>
                <w:tcPr>
                  <w:tcW w:w="4590" w:type="dxa"/>
                  <w:tcPrChange w:id="656" w:author="Kendra Wyant" w:date="2026-06-06T16:16:00Z" w16du:dateUtc="2026-06-06T21:16:00Z">
                    <w:tcPr>
                      <w:tcW w:w="4590" w:type="dxa"/>
                    </w:tcPr>
                  </w:tcPrChange>
                </w:tcPr>
                <w:p w14:paraId="3F57B9A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Inhalants (nitrous, glue, petrol, paint </w:t>
                  </w:r>
                </w:p>
                <w:p w14:paraId="23795AC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thinner, etc.)</w:t>
                  </w:r>
                </w:p>
              </w:tc>
              <w:tc>
                <w:tcPr>
                  <w:tcW w:w="666" w:type="dxa"/>
                  <w:tcPrChange w:id="657" w:author="Kendra Wyant" w:date="2026-06-06T16:16:00Z" w16du:dateUtc="2026-06-06T21:16:00Z">
                    <w:tcPr>
                      <w:tcW w:w="666" w:type="dxa"/>
                    </w:tcPr>
                  </w:tcPrChange>
                </w:tcPr>
                <w:p w14:paraId="019CB02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w:t>
                  </w:r>
                </w:p>
              </w:tc>
              <w:tc>
                <w:tcPr>
                  <w:tcW w:w="859" w:type="dxa"/>
                  <w:tcPrChange w:id="658" w:author="Kendra Wyant" w:date="2026-06-06T16:16:00Z" w16du:dateUtc="2026-06-06T21:16:00Z">
                    <w:tcPr>
                      <w:tcW w:w="859" w:type="dxa"/>
                    </w:tcPr>
                  </w:tcPrChange>
                </w:tcPr>
                <w:p w14:paraId="731FA26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2.0</w:t>
                  </w:r>
                </w:p>
              </w:tc>
              <w:tc>
                <w:tcPr>
                  <w:tcW w:w="1146" w:type="dxa"/>
                  <w:tcPrChange w:id="659" w:author="Kendra Wyant" w:date="2026-06-06T16:16:00Z" w16du:dateUtc="2026-06-06T21:16:00Z">
                    <w:tcPr>
                      <w:tcW w:w="1146" w:type="dxa"/>
                    </w:tcPr>
                  </w:tcPrChange>
                </w:tcPr>
                <w:p w14:paraId="1FA67DD9" w14:textId="77777777" w:rsidR="00196183" w:rsidRPr="00C701D8" w:rsidRDefault="00196183" w:rsidP="00ED4B99">
                  <w:pPr>
                    <w:pStyle w:val="Compact"/>
                    <w:spacing w:before="0" w:after="0"/>
                    <w:rPr>
                      <w:rFonts w:ascii="Times New Roman" w:hAnsi="Times New Roman" w:cs="Times New Roman"/>
                    </w:rPr>
                  </w:pPr>
                </w:p>
              </w:tc>
              <w:tc>
                <w:tcPr>
                  <w:tcW w:w="1241" w:type="dxa"/>
                  <w:tcPrChange w:id="660" w:author="Kendra Wyant" w:date="2026-06-06T16:16:00Z" w16du:dateUtc="2026-06-06T21:16:00Z">
                    <w:tcPr>
                      <w:tcW w:w="1241" w:type="dxa"/>
                    </w:tcPr>
                  </w:tcPrChange>
                </w:tcPr>
                <w:p w14:paraId="5136BBD5" w14:textId="77777777" w:rsidR="00196183" w:rsidRPr="00C701D8" w:rsidRDefault="00196183" w:rsidP="00ED4B99">
                  <w:pPr>
                    <w:pStyle w:val="Compact"/>
                    <w:spacing w:before="0" w:after="0"/>
                    <w:rPr>
                      <w:rFonts w:ascii="Times New Roman" w:hAnsi="Times New Roman" w:cs="Times New Roman"/>
                    </w:rPr>
                  </w:pPr>
                </w:p>
              </w:tc>
              <w:tc>
                <w:tcPr>
                  <w:tcW w:w="1623" w:type="dxa"/>
                  <w:tcPrChange w:id="661" w:author="Kendra Wyant" w:date="2026-06-06T16:16:00Z" w16du:dateUtc="2026-06-06T21:16:00Z">
                    <w:tcPr>
                      <w:tcW w:w="1620" w:type="dxa"/>
                    </w:tcPr>
                  </w:tcPrChange>
                </w:tcPr>
                <w:p w14:paraId="3BD0B79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DA81F73" w14:textId="77777777" w:rsidTr="00196183">
              <w:trPr>
                <w:trHeight w:val="762"/>
                <w:trPrChange w:id="662" w:author="Kendra Wyant" w:date="2026-06-06T16:16:00Z" w16du:dateUtc="2026-06-06T21:16:00Z">
                  <w:trPr>
                    <w:trHeight w:val="762"/>
                  </w:trPr>
                </w:trPrChange>
              </w:trPr>
              <w:tc>
                <w:tcPr>
                  <w:tcW w:w="4590" w:type="dxa"/>
                  <w:tcPrChange w:id="663" w:author="Kendra Wyant" w:date="2026-06-06T16:16:00Z" w16du:dateUtc="2026-06-06T21:16:00Z">
                    <w:tcPr>
                      <w:tcW w:w="4590" w:type="dxa"/>
                    </w:tcPr>
                  </w:tcPrChange>
                </w:tcPr>
                <w:p w14:paraId="51E801E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Sedatives or sleeping pills (Valium, </w:t>
                  </w:r>
                </w:p>
                <w:p w14:paraId="4C9E99D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w:t>
                  </w:r>
                  <w:proofErr w:type="spellStart"/>
                  <w:r w:rsidRPr="00C701D8">
                    <w:rPr>
                      <w:rFonts w:ascii="Times New Roman" w:hAnsi="Times New Roman" w:cs="Times New Roman"/>
                    </w:rPr>
                    <w:t>Serepax</w:t>
                  </w:r>
                  <w:proofErr w:type="spellEnd"/>
                  <w:r w:rsidRPr="00C701D8">
                    <w:rPr>
                      <w:rFonts w:ascii="Times New Roman" w:hAnsi="Times New Roman" w:cs="Times New Roman"/>
                    </w:rPr>
                    <w:t>, Rohypnol, etc.)</w:t>
                  </w:r>
                </w:p>
              </w:tc>
              <w:tc>
                <w:tcPr>
                  <w:tcW w:w="666" w:type="dxa"/>
                  <w:tcPrChange w:id="664" w:author="Kendra Wyant" w:date="2026-06-06T16:16:00Z" w16du:dateUtc="2026-06-06T21:16:00Z">
                    <w:tcPr>
                      <w:tcW w:w="666" w:type="dxa"/>
                    </w:tcPr>
                  </w:tcPrChange>
                </w:tcPr>
                <w:p w14:paraId="7B7FD40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22</w:t>
                  </w:r>
                </w:p>
              </w:tc>
              <w:tc>
                <w:tcPr>
                  <w:tcW w:w="859" w:type="dxa"/>
                  <w:tcPrChange w:id="665" w:author="Kendra Wyant" w:date="2026-06-06T16:16:00Z" w16du:dateUtc="2026-06-06T21:16:00Z">
                    <w:tcPr>
                      <w:tcW w:w="859" w:type="dxa"/>
                    </w:tcPr>
                  </w:tcPrChange>
                </w:tcPr>
                <w:p w14:paraId="71F5AFA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14.6</w:t>
                  </w:r>
                </w:p>
              </w:tc>
              <w:tc>
                <w:tcPr>
                  <w:tcW w:w="1146" w:type="dxa"/>
                  <w:tcPrChange w:id="666" w:author="Kendra Wyant" w:date="2026-06-06T16:16:00Z" w16du:dateUtc="2026-06-06T21:16:00Z">
                    <w:tcPr>
                      <w:tcW w:w="1146" w:type="dxa"/>
                    </w:tcPr>
                  </w:tcPrChange>
                </w:tcPr>
                <w:p w14:paraId="795FE8BD" w14:textId="77777777" w:rsidR="00196183" w:rsidRPr="00C701D8" w:rsidRDefault="00196183" w:rsidP="00ED4B99">
                  <w:pPr>
                    <w:pStyle w:val="Compact"/>
                    <w:spacing w:before="0" w:after="0"/>
                    <w:rPr>
                      <w:rFonts w:ascii="Times New Roman" w:hAnsi="Times New Roman" w:cs="Times New Roman"/>
                    </w:rPr>
                  </w:pPr>
                </w:p>
              </w:tc>
              <w:tc>
                <w:tcPr>
                  <w:tcW w:w="1241" w:type="dxa"/>
                  <w:tcPrChange w:id="667" w:author="Kendra Wyant" w:date="2026-06-06T16:16:00Z" w16du:dateUtc="2026-06-06T21:16:00Z">
                    <w:tcPr>
                      <w:tcW w:w="1241" w:type="dxa"/>
                    </w:tcPr>
                  </w:tcPrChange>
                </w:tcPr>
                <w:p w14:paraId="6F70837B" w14:textId="77777777" w:rsidR="00196183" w:rsidRPr="00C701D8" w:rsidRDefault="00196183" w:rsidP="00ED4B99">
                  <w:pPr>
                    <w:pStyle w:val="Compact"/>
                    <w:spacing w:before="0" w:after="0"/>
                    <w:rPr>
                      <w:rFonts w:ascii="Times New Roman" w:hAnsi="Times New Roman" w:cs="Times New Roman"/>
                    </w:rPr>
                  </w:pPr>
                </w:p>
              </w:tc>
              <w:tc>
                <w:tcPr>
                  <w:tcW w:w="1623" w:type="dxa"/>
                  <w:tcPrChange w:id="668" w:author="Kendra Wyant" w:date="2026-06-06T16:16:00Z" w16du:dateUtc="2026-06-06T21:16:00Z">
                    <w:tcPr>
                      <w:tcW w:w="1620" w:type="dxa"/>
                    </w:tcPr>
                  </w:tcPrChange>
                </w:tcPr>
                <w:p w14:paraId="4A710A62"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ED84F25" w14:textId="77777777" w:rsidTr="00196183">
              <w:trPr>
                <w:trHeight w:val="783"/>
                <w:trPrChange w:id="669" w:author="Kendra Wyant" w:date="2026-06-06T16:16:00Z" w16du:dateUtc="2026-06-06T21:16:00Z">
                  <w:trPr>
                    <w:trHeight w:val="783"/>
                  </w:trPr>
                </w:trPrChange>
              </w:trPr>
              <w:tc>
                <w:tcPr>
                  <w:tcW w:w="4590" w:type="dxa"/>
                  <w:tcPrChange w:id="670" w:author="Kendra Wyant" w:date="2026-06-06T16:16:00Z" w16du:dateUtc="2026-06-06T21:16:00Z">
                    <w:tcPr>
                      <w:tcW w:w="4590" w:type="dxa"/>
                    </w:tcPr>
                  </w:tcPrChange>
                </w:tcPr>
                <w:p w14:paraId="65CB746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Hallucinogens (LSD, acid, </w:t>
                  </w:r>
                </w:p>
                <w:p w14:paraId="493DE73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mushrooms, PCP, Special K, etc.)</w:t>
                  </w:r>
                </w:p>
              </w:tc>
              <w:tc>
                <w:tcPr>
                  <w:tcW w:w="666" w:type="dxa"/>
                  <w:tcPrChange w:id="671" w:author="Kendra Wyant" w:date="2026-06-06T16:16:00Z" w16du:dateUtc="2026-06-06T21:16:00Z">
                    <w:tcPr>
                      <w:tcW w:w="666" w:type="dxa"/>
                    </w:tcPr>
                  </w:tcPrChange>
                </w:tcPr>
                <w:p w14:paraId="66DCFC1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Change w:id="672" w:author="Kendra Wyant" w:date="2026-06-06T16:16:00Z" w16du:dateUtc="2026-06-06T21:16:00Z">
                    <w:tcPr>
                      <w:tcW w:w="859" w:type="dxa"/>
                    </w:tcPr>
                  </w:tcPrChange>
                </w:tcPr>
                <w:p w14:paraId="46C075B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Change w:id="673" w:author="Kendra Wyant" w:date="2026-06-06T16:16:00Z" w16du:dateUtc="2026-06-06T21:16:00Z">
                    <w:tcPr>
                      <w:tcW w:w="1146" w:type="dxa"/>
                    </w:tcPr>
                  </w:tcPrChange>
                </w:tcPr>
                <w:p w14:paraId="606FF7FE" w14:textId="77777777" w:rsidR="00196183" w:rsidRPr="00C701D8" w:rsidRDefault="00196183" w:rsidP="00ED4B99">
                  <w:pPr>
                    <w:pStyle w:val="Compact"/>
                    <w:spacing w:before="0" w:after="0"/>
                    <w:rPr>
                      <w:rFonts w:ascii="Times New Roman" w:hAnsi="Times New Roman" w:cs="Times New Roman"/>
                    </w:rPr>
                  </w:pPr>
                </w:p>
              </w:tc>
              <w:tc>
                <w:tcPr>
                  <w:tcW w:w="1241" w:type="dxa"/>
                  <w:tcPrChange w:id="674" w:author="Kendra Wyant" w:date="2026-06-06T16:16:00Z" w16du:dateUtc="2026-06-06T21:16:00Z">
                    <w:tcPr>
                      <w:tcW w:w="1241" w:type="dxa"/>
                    </w:tcPr>
                  </w:tcPrChange>
                </w:tcPr>
                <w:p w14:paraId="4289AC4E" w14:textId="77777777" w:rsidR="00196183" w:rsidRPr="00C701D8" w:rsidRDefault="00196183" w:rsidP="00ED4B99">
                  <w:pPr>
                    <w:pStyle w:val="Compact"/>
                    <w:spacing w:before="0" w:after="0"/>
                    <w:rPr>
                      <w:rFonts w:ascii="Times New Roman" w:hAnsi="Times New Roman" w:cs="Times New Roman"/>
                    </w:rPr>
                  </w:pPr>
                </w:p>
              </w:tc>
              <w:tc>
                <w:tcPr>
                  <w:tcW w:w="1623" w:type="dxa"/>
                  <w:tcPrChange w:id="675" w:author="Kendra Wyant" w:date="2026-06-06T16:16:00Z" w16du:dateUtc="2026-06-06T21:16:00Z">
                    <w:tcPr>
                      <w:tcW w:w="1620" w:type="dxa"/>
                    </w:tcPr>
                  </w:tcPrChange>
                </w:tcPr>
                <w:p w14:paraId="36A40ECB"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64BEB78" w14:textId="77777777" w:rsidTr="00196183">
              <w:trPr>
                <w:trHeight w:val="783"/>
                <w:trPrChange w:id="676" w:author="Kendra Wyant" w:date="2026-06-06T16:16:00Z" w16du:dateUtc="2026-06-06T21:16:00Z">
                  <w:trPr>
                    <w:trHeight w:val="783"/>
                  </w:trPr>
                </w:trPrChange>
              </w:trPr>
              <w:tc>
                <w:tcPr>
                  <w:tcW w:w="4590" w:type="dxa"/>
                  <w:tcPrChange w:id="677" w:author="Kendra Wyant" w:date="2026-06-06T16:16:00Z" w16du:dateUtc="2026-06-06T21:16:00Z">
                    <w:tcPr>
                      <w:tcW w:w="4590" w:type="dxa"/>
                    </w:tcPr>
                  </w:tcPrChange>
                </w:tcPr>
                <w:p w14:paraId="5B6130A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Opioids (heroin, morphine, </w:t>
                  </w:r>
                </w:p>
                <w:p w14:paraId="3A9389C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methadone, codeine, etc.)</w:t>
                  </w:r>
                </w:p>
              </w:tc>
              <w:tc>
                <w:tcPr>
                  <w:tcW w:w="666" w:type="dxa"/>
                  <w:tcPrChange w:id="678" w:author="Kendra Wyant" w:date="2026-06-06T16:16:00Z" w16du:dateUtc="2026-06-06T21:16:00Z">
                    <w:tcPr>
                      <w:tcW w:w="666" w:type="dxa"/>
                    </w:tcPr>
                  </w:tcPrChange>
                </w:tcPr>
                <w:p w14:paraId="491A33D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16</w:t>
                  </w:r>
                </w:p>
              </w:tc>
              <w:tc>
                <w:tcPr>
                  <w:tcW w:w="859" w:type="dxa"/>
                  <w:tcPrChange w:id="679" w:author="Kendra Wyant" w:date="2026-06-06T16:16:00Z" w16du:dateUtc="2026-06-06T21:16:00Z">
                    <w:tcPr>
                      <w:tcW w:w="859" w:type="dxa"/>
                    </w:tcPr>
                  </w:tcPrChange>
                </w:tcPr>
                <w:p w14:paraId="0D44C6E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10.6</w:t>
                  </w:r>
                </w:p>
              </w:tc>
              <w:tc>
                <w:tcPr>
                  <w:tcW w:w="1146" w:type="dxa"/>
                  <w:tcPrChange w:id="680" w:author="Kendra Wyant" w:date="2026-06-06T16:16:00Z" w16du:dateUtc="2026-06-06T21:16:00Z">
                    <w:tcPr>
                      <w:tcW w:w="1146" w:type="dxa"/>
                    </w:tcPr>
                  </w:tcPrChange>
                </w:tcPr>
                <w:p w14:paraId="228F8468" w14:textId="77777777" w:rsidR="00196183" w:rsidRPr="00C701D8" w:rsidRDefault="00196183" w:rsidP="00ED4B99">
                  <w:pPr>
                    <w:pStyle w:val="Compact"/>
                    <w:spacing w:before="0" w:after="0"/>
                    <w:rPr>
                      <w:rFonts w:ascii="Times New Roman" w:hAnsi="Times New Roman" w:cs="Times New Roman"/>
                    </w:rPr>
                  </w:pPr>
                </w:p>
              </w:tc>
              <w:tc>
                <w:tcPr>
                  <w:tcW w:w="1241" w:type="dxa"/>
                  <w:tcPrChange w:id="681" w:author="Kendra Wyant" w:date="2026-06-06T16:16:00Z" w16du:dateUtc="2026-06-06T21:16:00Z">
                    <w:tcPr>
                      <w:tcW w:w="1241" w:type="dxa"/>
                    </w:tcPr>
                  </w:tcPrChange>
                </w:tcPr>
                <w:p w14:paraId="76D74040" w14:textId="77777777" w:rsidR="00196183" w:rsidRPr="00C701D8" w:rsidRDefault="00196183" w:rsidP="00ED4B99">
                  <w:pPr>
                    <w:pStyle w:val="Compact"/>
                    <w:spacing w:before="0" w:after="0"/>
                    <w:rPr>
                      <w:rFonts w:ascii="Times New Roman" w:hAnsi="Times New Roman" w:cs="Times New Roman"/>
                    </w:rPr>
                  </w:pPr>
                </w:p>
              </w:tc>
              <w:tc>
                <w:tcPr>
                  <w:tcW w:w="1623" w:type="dxa"/>
                  <w:tcPrChange w:id="682" w:author="Kendra Wyant" w:date="2026-06-06T16:16:00Z" w16du:dateUtc="2026-06-06T21:16:00Z">
                    <w:tcPr>
                      <w:tcW w:w="1620" w:type="dxa"/>
                    </w:tcPr>
                  </w:tcPrChange>
                </w:tcPr>
                <w:p w14:paraId="3AC8D97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763BAC3" w14:textId="77777777" w:rsidTr="00196183">
              <w:trPr>
                <w:trHeight w:val="380"/>
                <w:trPrChange w:id="683" w:author="Kendra Wyant" w:date="2026-06-06T16:16:00Z" w16du:dateUtc="2026-06-06T21:16:00Z">
                  <w:trPr>
                    <w:trHeight w:val="380"/>
                  </w:trPr>
                </w:trPrChange>
              </w:trPr>
              <w:tc>
                <w:tcPr>
                  <w:tcW w:w="4590" w:type="dxa"/>
                  <w:tcPrChange w:id="684" w:author="Kendra Wyant" w:date="2026-06-06T16:16:00Z" w16du:dateUtc="2026-06-06T21:16:00Z">
                    <w:tcPr>
                      <w:tcW w:w="4590" w:type="dxa"/>
                    </w:tcPr>
                  </w:tcPrChange>
                </w:tcPr>
                <w:p w14:paraId="699545B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Reported 1+ Lapse During Study Period</w:t>
                  </w:r>
                </w:p>
              </w:tc>
              <w:tc>
                <w:tcPr>
                  <w:tcW w:w="666" w:type="dxa"/>
                  <w:tcPrChange w:id="685" w:author="Kendra Wyant" w:date="2026-06-06T16:16:00Z" w16du:dateUtc="2026-06-06T21:16:00Z">
                    <w:tcPr>
                      <w:tcW w:w="666" w:type="dxa"/>
                    </w:tcPr>
                  </w:tcPrChange>
                </w:tcPr>
                <w:p w14:paraId="1EA15A20" w14:textId="77777777" w:rsidR="00196183" w:rsidRPr="00C701D8" w:rsidRDefault="00196183" w:rsidP="00ED4B99">
                  <w:pPr>
                    <w:pStyle w:val="Compact"/>
                    <w:spacing w:before="0" w:after="0"/>
                    <w:rPr>
                      <w:rFonts w:ascii="Times New Roman" w:hAnsi="Times New Roman" w:cs="Times New Roman"/>
                    </w:rPr>
                  </w:pPr>
                </w:p>
              </w:tc>
              <w:tc>
                <w:tcPr>
                  <w:tcW w:w="859" w:type="dxa"/>
                  <w:tcPrChange w:id="686" w:author="Kendra Wyant" w:date="2026-06-06T16:16:00Z" w16du:dateUtc="2026-06-06T21:16:00Z">
                    <w:tcPr>
                      <w:tcW w:w="859" w:type="dxa"/>
                    </w:tcPr>
                  </w:tcPrChange>
                </w:tcPr>
                <w:p w14:paraId="2F0B37C5" w14:textId="77777777" w:rsidR="00196183" w:rsidRPr="00C701D8" w:rsidRDefault="00196183" w:rsidP="00ED4B99">
                  <w:pPr>
                    <w:pStyle w:val="Compact"/>
                    <w:spacing w:before="0" w:after="0"/>
                    <w:rPr>
                      <w:rFonts w:ascii="Times New Roman" w:hAnsi="Times New Roman" w:cs="Times New Roman"/>
                    </w:rPr>
                  </w:pPr>
                </w:p>
              </w:tc>
              <w:tc>
                <w:tcPr>
                  <w:tcW w:w="1146" w:type="dxa"/>
                  <w:tcPrChange w:id="687" w:author="Kendra Wyant" w:date="2026-06-06T16:16:00Z" w16du:dateUtc="2026-06-06T21:16:00Z">
                    <w:tcPr>
                      <w:tcW w:w="1146" w:type="dxa"/>
                    </w:tcPr>
                  </w:tcPrChange>
                </w:tcPr>
                <w:p w14:paraId="5C67589B" w14:textId="77777777" w:rsidR="00196183" w:rsidRPr="00C701D8" w:rsidRDefault="00196183" w:rsidP="00ED4B99">
                  <w:pPr>
                    <w:pStyle w:val="Compact"/>
                    <w:spacing w:before="0" w:after="0"/>
                    <w:rPr>
                      <w:rFonts w:ascii="Times New Roman" w:hAnsi="Times New Roman" w:cs="Times New Roman"/>
                    </w:rPr>
                  </w:pPr>
                </w:p>
              </w:tc>
              <w:tc>
                <w:tcPr>
                  <w:tcW w:w="1241" w:type="dxa"/>
                  <w:tcPrChange w:id="688" w:author="Kendra Wyant" w:date="2026-06-06T16:16:00Z" w16du:dateUtc="2026-06-06T21:16:00Z">
                    <w:tcPr>
                      <w:tcW w:w="1241" w:type="dxa"/>
                    </w:tcPr>
                  </w:tcPrChange>
                </w:tcPr>
                <w:p w14:paraId="03BF1C90" w14:textId="77777777" w:rsidR="00196183" w:rsidRPr="00C701D8" w:rsidRDefault="00196183" w:rsidP="00ED4B99">
                  <w:pPr>
                    <w:pStyle w:val="Compact"/>
                    <w:spacing w:before="0" w:after="0"/>
                    <w:rPr>
                      <w:rFonts w:ascii="Times New Roman" w:hAnsi="Times New Roman" w:cs="Times New Roman"/>
                    </w:rPr>
                  </w:pPr>
                </w:p>
              </w:tc>
              <w:tc>
                <w:tcPr>
                  <w:tcW w:w="1623" w:type="dxa"/>
                  <w:tcPrChange w:id="689" w:author="Kendra Wyant" w:date="2026-06-06T16:16:00Z" w16du:dateUtc="2026-06-06T21:16:00Z">
                    <w:tcPr>
                      <w:tcW w:w="1620" w:type="dxa"/>
                    </w:tcPr>
                  </w:tcPrChange>
                </w:tcPr>
                <w:p w14:paraId="55B7632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D746C24" w14:textId="77777777" w:rsidTr="00196183">
              <w:trPr>
                <w:trHeight w:val="402"/>
                <w:trPrChange w:id="690" w:author="Kendra Wyant" w:date="2026-06-06T16:16:00Z" w16du:dateUtc="2026-06-06T21:16:00Z">
                  <w:trPr>
                    <w:trHeight w:val="402"/>
                  </w:trPr>
                </w:trPrChange>
              </w:trPr>
              <w:tc>
                <w:tcPr>
                  <w:tcW w:w="4590" w:type="dxa"/>
                  <w:tcPrChange w:id="691" w:author="Kendra Wyant" w:date="2026-06-06T16:16:00Z" w16du:dateUtc="2026-06-06T21:16:00Z">
                    <w:tcPr>
                      <w:tcW w:w="4590" w:type="dxa"/>
                    </w:tcPr>
                  </w:tcPrChange>
                </w:tcPr>
                <w:p w14:paraId="4800C4BF"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Change w:id="692" w:author="Kendra Wyant" w:date="2026-06-06T16:16:00Z" w16du:dateUtc="2026-06-06T21:16:00Z">
                    <w:tcPr>
                      <w:tcW w:w="666" w:type="dxa"/>
                    </w:tcPr>
                  </w:tcPrChange>
                </w:tcPr>
                <w:p w14:paraId="6088C19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84</w:t>
                  </w:r>
                </w:p>
              </w:tc>
              <w:tc>
                <w:tcPr>
                  <w:tcW w:w="859" w:type="dxa"/>
                  <w:tcPrChange w:id="693" w:author="Kendra Wyant" w:date="2026-06-06T16:16:00Z" w16du:dateUtc="2026-06-06T21:16:00Z">
                    <w:tcPr>
                      <w:tcW w:w="859" w:type="dxa"/>
                    </w:tcPr>
                  </w:tcPrChange>
                </w:tcPr>
                <w:p w14:paraId="7978389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55.6</w:t>
                  </w:r>
                </w:p>
              </w:tc>
              <w:tc>
                <w:tcPr>
                  <w:tcW w:w="1146" w:type="dxa"/>
                  <w:tcPrChange w:id="694" w:author="Kendra Wyant" w:date="2026-06-06T16:16:00Z" w16du:dateUtc="2026-06-06T21:16:00Z">
                    <w:tcPr>
                      <w:tcW w:w="1146" w:type="dxa"/>
                    </w:tcPr>
                  </w:tcPrChange>
                </w:tcPr>
                <w:p w14:paraId="141EE3AD" w14:textId="77777777" w:rsidR="00196183" w:rsidRPr="00C701D8" w:rsidRDefault="00196183" w:rsidP="00ED4B99">
                  <w:pPr>
                    <w:pStyle w:val="Compact"/>
                    <w:spacing w:before="0" w:after="0"/>
                    <w:rPr>
                      <w:rFonts w:ascii="Times New Roman" w:hAnsi="Times New Roman" w:cs="Times New Roman"/>
                    </w:rPr>
                  </w:pPr>
                </w:p>
              </w:tc>
              <w:tc>
                <w:tcPr>
                  <w:tcW w:w="1241" w:type="dxa"/>
                  <w:tcPrChange w:id="695" w:author="Kendra Wyant" w:date="2026-06-06T16:16:00Z" w16du:dateUtc="2026-06-06T21:16:00Z">
                    <w:tcPr>
                      <w:tcW w:w="1241" w:type="dxa"/>
                    </w:tcPr>
                  </w:tcPrChange>
                </w:tcPr>
                <w:p w14:paraId="001124F7" w14:textId="77777777" w:rsidR="00196183" w:rsidRPr="00C701D8" w:rsidRDefault="00196183" w:rsidP="00ED4B99">
                  <w:pPr>
                    <w:pStyle w:val="Compact"/>
                    <w:spacing w:before="0" w:after="0"/>
                    <w:rPr>
                      <w:rFonts w:ascii="Times New Roman" w:hAnsi="Times New Roman" w:cs="Times New Roman"/>
                    </w:rPr>
                  </w:pPr>
                </w:p>
              </w:tc>
              <w:tc>
                <w:tcPr>
                  <w:tcW w:w="1623" w:type="dxa"/>
                  <w:tcPrChange w:id="696" w:author="Kendra Wyant" w:date="2026-06-06T16:16:00Z" w16du:dateUtc="2026-06-06T21:16:00Z">
                    <w:tcPr>
                      <w:tcW w:w="1620" w:type="dxa"/>
                    </w:tcPr>
                  </w:tcPrChange>
                </w:tcPr>
                <w:p w14:paraId="2CC3C54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524FAD7" w14:textId="77777777" w:rsidTr="00196183">
              <w:trPr>
                <w:trHeight w:val="380"/>
                <w:trPrChange w:id="697" w:author="Kendra Wyant" w:date="2026-06-06T16:16:00Z" w16du:dateUtc="2026-06-06T21:16:00Z">
                  <w:trPr>
                    <w:trHeight w:val="380"/>
                  </w:trPr>
                </w:trPrChange>
              </w:trPr>
              <w:tc>
                <w:tcPr>
                  <w:tcW w:w="4590" w:type="dxa"/>
                  <w:tcPrChange w:id="698" w:author="Kendra Wyant" w:date="2026-06-06T16:16:00Z" w16du:dateUtc="2026-06-06T21:16:00Z">
                    <w:tcPr>
                      <w:tcW w:w="4590" w:type="dxa"/>
                    </w:tcPr>
                  </w:tcPrChange>
                </w:tcPr>
                <w:p w14:paraId="26659AC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Change w:id="699" w:author="Kendra Wyant" w:date="2026-06-06T16:16:00Z" w16du:dateUtc="2026-06-06T21:16:00Z">
                    <w:tcPr>
                      <w:tcW w:w="666" w:type="dxa"/>
                    </w:tcPr>
                  </w:tcPrChange>
                </w:tcPr>
                <w:p w14:paraId="22EF041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67</w:t>
                  </w:r>
                </w:p>
              </w:tc>
              <w:tc>
                <w:tcPr>
                  <w:tcW w:w="859" w:type="dxa"/>
                  <w:tcPrChange w:id="700" w:author="Kendra Wyant" w:date="2026-06-06T16:16:00Z" w16du:dateUtc="2026-06-06T21:16:00Z">
                    <w:tcPr>
                      <w:tcW w:w="859" w:type="dxa"/>
                    </w:tcPr>
                  </w:tcPrChange>
                </w:tcPr>
                <w:p w14:paraId="467C59E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44.4</w:t>
                  </w:r>
                </w:p>
              </w:tc>
              <w:tc>
                <w:tcPr>
                  <w:tcW w:w="1146" w:type="dxa"/>
                  <w:tcPrChange w:id="701" w:author="Kendra Wyant" w:date="2026-06-06T16:16:00Z" w16du:dateUtc="2026-06-06T21:16:00Z">
                    <w:tcPr>
                      <w:tcW w:w="1146" w:type="dxa"/>
                    </w:tcPr>
                  </w:tcPrChange>
                </w:tcPr>
                <w:p w14:paraId="2B92605E" w14:textId="77777777" w:rsidR="00196183" w:rsidRPr="00C701D8" w:rsidRDefault="00196183" w:rsidP="00ED4B99">
                  <w:pPr>
                    <w:pStyle w:val="Compact"/>
                    <w:spacing w:before="0" w:after="0"/>
                    <w:rPr>
                      <w:rFonts w:ascii="Times New Roman" w:hAnsi="Times New Roman" w:cs="Times New Roman"/>
                    </w:rPr>
                  </w:pPr>
                </w:p>
              </w:tc>
              <w:tc>
                <w:tcPr>
                  <w:tcW w:w="1241" w:type="dxa"/>
                  <w:tcPrChange w:id="702" w:author="Kendra Wyant" w:date="2026-06-06T16:16:00Z" w16du:dateUtc="2026-06-06T21:16:00Z">
                    <w:tcPr>
                      <w:tcW w:w="1241" w:type="dxa"/>
                    </w:tcPr>
                  </w:tcPrChange>
                </w:tcPr>
                <w:p w14:paraId="2987C161" w14:textId="77777777" w:rsidR="00196183" w:rsidRPr="00C701D8" w:rsidRDefault="00196183" w:rsidP="00ED4B99">
                  <w:pPr>
                    <w:pStyle w:val="Compact"/>
                    <w:spacing w:before="0" w:after="0"/>
                    <w:rPr>
                      <w:rFonts w:ascii="Times New Roman" w:hAnsi="Times New Roman" w:cs="Times New Roman"/>
                    </w:rPr>
                  </w:pPr>
                </w:p>
              </w:tc>
              <w:tc>
                <w:tcPr>
                  <w:tcW w:w="1623" w:type="dxa"/>
                  <w:tcPrChange w:id="703" w:author="Kendra Wyant" w:date="2026-06-06T16:16:00Z" w16du:dateUtc="2026-06-06T21:16:00Z">
                    <w:tcPr>
                      <w:tcW w:w="1620" w:type="dxa"/>
                    </w:tcPr>
                  </w:tcPrChange>
                </w:tcPr>
                <w:p w14:paraId="581267CD"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E91D2CF" w14:textId="77777777" w:rsidTr="00196183">
              <w:trPr>
                <w:trHeight w:val="402"/>
                <w:trPrChange w:id="704" w:author="Kendra Wyant" w:date="2026-06-06T16:16:00Z" w16du:dateUtc="2026-06-06T21:16:00Z">
                  <w:trPr>
                    <w:trHeight w:val="402"/>
                  </w:trPr>
                </w:trPrChange>
              </w:trPr>
              <w:tc>
                <w:tcPr>
                  <w:tcW w:w="4590" w:type="dxa"/>
                  <w:tcBorders>
                    <w:bottom w:val="single" w:sz="4" w:space="0" w:color="auto"/>
                  </w:tcBorders>
                  <w:tcPrChange w:id="705" w:author="Kendra Wyant" w:date="2026-06-06T16:16:00Z" w16du:dateUtc="2026-06-06T21:16:00Z">
                    <w:tcPr>
                      <w:tcW w:w="4590" w:type="dxa"/>
                      <w:tcBorders>
                        <w:bottom w:val="single" w:sz="4" w:space="0" w:color="auto"/>
                      </w:tcBorders>
                    </w:tcPr>
                  </w:tcPrChange>
                </w:tcPr>
                <w:p w14:paraId="06B7DC0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Number of reported lapses</w:t>
                  </w:r>
                </w:p>
              </w:tc>
              <w:tc>
                <w:tcPr>
                  <w:tcW w:w="666" w:type="dxa"/>
                  <w:tcBorders>
                    <w:bottom w:val="single" w:sz="4" w:space="0" w:color="auto"/>
                  </w:tcBorders>
                  <w:tcPrChange w:id="706" w:author="Kendra Wyant" w:date="2026-06-06T16:16:00Z" w16du:dateUtc="2026-06-06T21:16:00Z">
                    <w:tcPr>
                      <w:tcW w:w="666" w:type="dxa"/>
                      <w:tcBorders>
                        <w:bottom w:val="single" w:sz="4" w:space="0" w:color="auto"/>
                      </w:tcBorders>
                    </w:tcPr>
                  </w:tcPrChange>
                </w:tcPr>
                <w:p w14:paraId="567FDA4B" w14:textId="77777777" w:rsidR="00196183" w:rsidRPr="00C701D8" w:rsidRDefault="00196183" w:rsidP="00ED4B99">
                  <w:pPr>
                    <w:pStyle w:val="Compact"/>
                    <w:spacing w:before="0" w:after="0"/>
                    <w:rPr>
                      <w:rFonts w:ascii="Times New Roman" w:hAnsi="Times New Roman" w:cs="Times New Roman"/>
                    </w:rPr>
                  </w:pPr>
                </w:p>
              </w:tc>
              <w:tc>
                <w:tcPr>
                  <w:tcW w:w="859" w:type="dxa"/>
                  <w:tcBorders>
                    <w:bottom w:val="single" w:sz="4" w:space="0" w:color="auto"/>
                  </w:tcBorders>
                  <w:tcPrChange w:id="707" w:author="Kendra Wyant" w:date="2026-06-06T16:16:00Z" w16du:dateUtc="2026-06-06T21:16:00Z">
                    <w:tcPr>
                      <w:tcW w:w="859" w:type="dxa"/>
                      <w:tcBorders>
                        <w:bottom w:val="single" w:sz="4" w:space="0" w:color="auto"/>
                      </w:tcBorders>
                    </w:tcPr>
                  </w:tcPrChange>
                </w:tcPr>
                <w:p w14:paraId="01E6577A" w14:textId="77777777" w:rsidR="00196183" w:rsidRPr="00C701D8" w:rsidRDefault="00196183" w:rsidP="00ED4B99">
                  <w:pPr>
                    <w:pStyle w:val="Compact"/>
                    <w:spacing w:before="0" w:after="0"/>
                    <w:rPr>
                      <w:rFonts w:ascii="Times New Roman" w:hAnsi="Times New Roman" w:cs="Times New Roman"/>
                    </w:rPr>
                  </w:pPr>
                </w:p>
              </w:tc>
              <w:tc>
                <w:tcPr>
                  <w:tcW w:w="1146" w:type="dxa"/>
                  <w:tcBorders>
                    <w:bottom w:val="single" w:sz="4" w:space="0" w:color="auto"/>
                  </w:tcBorders>
                  <w:tcPrChange w:id="708" w:author="Kendra Wyant" w:date="2026-06-06T16:16:00Z" w16du:dateUtc="2026-06-06T21:16:00Z">
                    <w:tcPr>
                      <w:tcW w:w="1146" w:type="dxa"/>
                      <w:tcBorders>
                        <w:bottom w:val="single" w:sz="4" w:space="0" w:color="auto"/>
                      </w:tcBorders>
                    </w:tcPr>
                  </w:tcPrChange>
                </w:tcPr>
                <w:p w14:paraId="7CB689D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6.8</w:t>
                  </w:r>
                </w:p>
              </w:tc>
              <w:tc>
                <w:tcPr>
                  <w:tcW w:w="1241" w:type="dxa"/>
                  <w:tcBorders>
                    <w:bottom w:val="single" w:sz="4" w:space="0" w:color="auto"/>
                  </w:tcBorders>
                  <w:tcPrChange w:id="709" w:author="Kendra Wyant" w:date="2026-06-06T16:16:00Z" w16du:dateUtc="2026-06-06T21:16:00Z">
                    <w:tcPr>
                      <w:tcW w:w="1241" w:type="dxa"/>
                      <w:tcBorders>
                        <w:bottom w:val="single" w:sz="4" w:space="0" w:color="auto"/>
                      </w:tcBorders>
                    </w:tcPr>
                  </w:tcPrChange>
                </w:tcPr>
                <w:p w14:paraId="01D2982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12</w:t>
                  </w:r>
                </w:p>
              </w:tc>
              <w:tc>
                <w:tcPr>
                  <w:tcW w:w="1623" w:type="dxa"/>
                  <w:tcBorders>
                    <w:bottom w:val="single" w:sz="4" w:space="0" w:color="auto"/>
                  </w:tcBorders>
                  <w:tcPrChange w:id="710" w:author="Kendra Wyant" w:date="2026-06-06T16:16:00Z" w16du:dateUtc="2026-06-06T21:16:00Z">
                    <w:tcPr>
                      <w:tcW w:w="1620" w:type="dxa"/>
                      <w:tcBorders>
                        <w:bottom w:val="single" w:sz="4" w:space="0" w:color="auto"/>
                      </w:tcBorders>
                    </w:tcPr>
                  </w:tcPrChange>
                </w:tcPr>
                <w:p w14:paraId="072416F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0-75</w:t>
                  </w:r>
                </w:p>
              </w:tc>
            </w:tr>
            <w:tr w:rsidR="0061210A" w:rsidRPr="00C701D8" w14:paraId="2E0DB035" w14:textId="77777777" w:rsidTr="00632B53">
              <w:trPr>
                <w:trHeight w:val="380"/>
                <w:del w:id="711" w:author="Kendra Wyant" w:date="2026-06-06T16:16:00Z" w16du:dateUtc="2026-06-06T21:16:00Z"/>
              </w:trPr>
              <w:tc>
                <w:tcPr>
                  <w:tcW w:w="4590" w:type="dxa"/>
                  <w:tcBorders>
                    <w:top w:val="single" w:sz="4" w:space="0" w:color="auto"/>
                  </w:tcBorders>
                </w:tcPr>
                <w:p w14:paraId="3248DB8A" w14:textId="77777777" w:rsidR="0061210A" w:rsidRPr="00C701D8" w:rsidRDefault="0061210A" w:rsidP="00632B53">
                  <w:pPr>
                    <w:pStyle w:val="Compact"/>
                    <w:spacing w:before="0" w:after="0"/>
                    <w:rPr>
                      <w:del w:id="712" w:author="Kendra Wyant" w:date="2026-06-06T16:16:00Z" w16du:dateUtc="2026-06-06T21:16:00Z"/>
                      <w:rFonts w:ascii="Times New Roman" w:hAnsi="Times New Roman" w:cs="Times New Roman"/>
                    </w:rPr>
                  </w:pPr>
                  <w:del w:id="713" w:author="Kendra Wyant" w:date="2026-06-06T16:16:00Z" w16du:dateUtc="2026-06-06T21:16:00Z">
                    <w:r w:rsidRPr="00C701D8">
                      <w:rPr>
                        <w:rFonts w:ascii="Times New Roman" w:hAnsi="Times New Roman" w:cs="Times New Roman"/>
                      </w:rPr>
                      <w:delText xml:space="preserve">Note: </w:delText>
                    </w:r>
                  </w:del>
                </w:p>
              </w:tc>
              <w:tc>
                <w:tcPr>
                  <w:tcW w:w="666" w:type="dxa"/>
                  <w:tcBorders>
                    <w:top w:val="single" w:sz="4" w:space="0" w:color="auto"/>
                  </w:tcBorders>
                </w:tcPr>
                <w:p w14:paraId="301B08D0" w14:textId="77777777" w:rsidR="0061210A" w:rsidRPr="00C701D8" w:rsidRDefault="0061210A" w:rsidP="00632B53">
                  <w:pPr>
                    <w:pStyle w:val="Compact"/>
                    <w:spacing w:before="0" w:after="0"/>
                    <w:rPr>
                      <w:del w:id="714" w:author="Kendra Wyant" w:date="2026-06-06T16:16:00Z" w16du:dateUtc="2026-06-06T21:16:00Z"/>
                      <w:rFonts w:ascii="Times New Roman" w:hAnsi="Times New Roman" w:cs="Times New Roman"/>
                    </w:rPr>
                  </w:pPr>
                </w:p>
              </w:tc>
              <w:tc>
                <w:tcPr>
                  <w:tcW w:w="859" w:type="dxa"/>
                  <w:tcBorders>
                    <w:top w:val="single" w:sz="4" w:space="0" w:color="auto"/>
                  </w:tcBorders>
                </w:tcPr>
                <w:p w14:paraId="182DD893" w14:textId="77777777" w:rsidR="0061210A" w:rsidRPr="00C701D8" w:rsidRDefault="0061210A" w:rsidP="00632B53">
                  <w:pPr>
                    <w:pStyle w:val="Compact"/>
                    <w:spacing w:before="0" w:after="0"/>
                    <w:rPr>
                      <w:del w:id="715" w:author="Kendra Wyant" w:date="2026-06-06T16:16:00Z" w16du:dateUtc="2026-06-06T21:16:00Z"/>
                      <w:rFonts w:ascii="Times New Roman" w:hAnsi="Times New Roman" w:cs="Times New Roman"/>
                    </w:rPr>
                  </w:pPr>
                </w:p>
              </w:tc>
              <w:tc>
                <w:tcPr>
                  <w:tcW w:w="1146" w:type="dxa"/>
                  <w:tcBorders>
                    <w:top w:val="single" w:sz="4" w:space="0" w:color="auto"/>
                  </w:tcBorders>
                </w:tcPr>
                <w:p w14:paraId="31DA3E0B" w14:textId="77777777" w:rsidR="0061210A" w:rsidRPr="00C701D8" w:rsidRDefault="0061210A" w:rsidP="00632B53">
                  <w:pPr>
                    <w:pStyle w:val="Compact"/>
                    <w:spacing w:before="0" w:after="0"/>
                    <w:rPr>
                      <w:del w:id="716" w:author="Kendra Wyant" w:date="2026-06-06T16:16:00Z" w16du:dateUtc="2026-06-06T21:16:00Z"/>
                      <w:rFonts w:ascii="Times New Roman" w:hAnsi="Times New Roman" w:cs="Times New Roman"/>
                    </w:rPr>
                  </w:pPr>
                </w:p>
              </w:tc>
              <w:tc>
                <w:tcPr>
                  <w:tcW w:w="1241" w:type="dxa"/>
                  <w:tcBorders>
                    <w:top w:val="single" w:sz="4" w:space="0" w:color="auto"/>
                  </w:tcBorders>
                </w:tcPr>
                <w:p w14:paraId="1C8B0025" w14:textId="77777777" w:rsidR="0061210A" w:rsidRPr="00C701D8" w:rsidRDefault="0061210A" w:rsidP="00632B53">
                  <w:pPr>
                    <w:pStyle w:val="Compact"/>
                    <w:spacing w:before="0" w:after="0"/>
                    <w:rPr>
                      <w:del w:id="717" w:author="Kendra Wyant" w:date="2026-06-06T16:16:00Z" w16du:dateUtc="2026-06-06T21:16:00Z"/>
                      <w:rFonts w:ascii="Times New Roman" w:hAnsi="Times New Roman" w:cs="Times New Roman"/>
                    </w:rPr>
                  </w:pPr>
                </w:p>
              </w:tc>
              <w:tc>
                <w:tcPr>
                  <w:tcW w:w="1620" w:type="dxa"/>
                  <w:tcBorders>
                    <w:top w:val="single" w:sz="4" w:space="0" w:color="auto"/>
                  </w:tcBorders>
                </w:tcPr>
                <w:p w14:paraId="1B913E3F" w14:textId="77777777" w:rsidR="0061210A" w:rsidRPr="00C701D8" w:rsidRDefault="0061210A" w:rsidP="00632B53">
                  <w:pPr>
                    <w:pStyle w:val="Compact"/>
                    <w:spacing w:before="0" w:after="0"/>
                    <w:rPr>
                      <w:del w:id="718" w:author="Kendra Wyant" w:date="2026-06-06T16:16:00Z" w16du:dateUtc="2026-06-06T21:16:00Z"/>
                      <w:rFonts w:ascii="Times New Roman" w:hAnsi="Times New Roman" w:cs="Times New Roman"/>
                    </w:rPr>
                  </w:pPr>
                </w:p>
              </w:tc>
            </w:tr>
            <w:tr w:rsidR="00196183" w:rsidRPr="00C701D8" w14:paraId="52F7D59E" w14:textId="77777777" w:rsidTr="00ED4B99">
              <w:trPr>
                <w:trHeight w:val="380"/>
              </w:trPr>
              <w:tc>
                <w:tcPr>
                  <w:tcW w:w="10125" w:type="dxa"/>
                  <w:gridSpan w:val="6"/>
                </w:tcPr>
                <w:p w14:paraId="6773726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 = 151</w:t>
                  </w:r>
                </w:p>
              </w:tc>
            </w:tr>
            <w:tr w:rsidR="00196183" w:rsidRPr="00C701D8" w14:paraId="6E137D1C" w14:textId="77777777" w:rsidTr="00ED4B99">
              <w:trPr>
                <w:trHeight w:val="765"/>
              </w:trPr>
              <w:tc>
                <w:tcPr>
                  <w:tcW w:w="10125" w:type="dxa"/>
                  <w:gridSpan w:val="6"/>
                </w:tcPr>
                <w:p w14:paraId="08CAFB3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*Two participants reported 100 or more quit attempts. We removed these outliers prior to calculating the mean (M), standard deviation (SD), and range.</w:t>
                  </w:r>
                </w:p>
              </w:tc>
            </w:tr>
            <w:bookmarkEnd w:id="307"/>
            <w:bookmarkEnd w:id="313"/>
          </w:tbl>
          <w:p w14:paraId="7CB3941A" w14:textId="77777777" w:rsidR="00196183" w:rsidRPr="00C701D8" w:rsidRDefault="00196183" w:rsidP="00ED4B99">
            <w:pPr>
              <w:spacing w:after="0" w:line="480" w:lineRule="auto"/>
              <w:rPr>
                <w:rFonts w:ascii="Times New Roman" w:hAnsi="Times New Roman" w:cs="Times New Roman"/>
              </w:rPr>
            </w:pPr>
          </w:p>
        </w:tc>
      </w:tr>
    </w:tbl>
    <w:p w14:paraId="3218A5D4" w14:textId="77777777" w:rsidR="00196183" w:rsidRPr="00196183" w:rsidRDefault="00196183" w:rsidP="00196183">
      <w:pPr>
        <w:pStyle w:val="BodyText"/>
        <w:rPr>
          <w:b/>
          <w:rPrChange w:id="719" w:author="Kendra Wyant" w:date="2026-06-06T16:16:00Z" w16du:dateUtc="2026-06-06T21:16:00Z">
            <w:rPr/>
          </w:rPrChange>
        </w:rPr>
      </w:pPr>
    </w:p>
    <w:p w14:paraId="3405EBD5" w14:textId="0246C556" w:rsidR="00330A02" w:rsidRPr="003B6140" w:rsidRDefault="00000000">
      <w:pPr>
        <w:pStyle w:val="Heading2"/>
        <w:rPr>
          <w:rFonts w:ascii="Times New Roman" w:hAnsi="Times New Roman" w:cs="Times New Roman"/>
          <w:b/>
          <w:bCs/>
          <w:color w:val="auto"/>
        </w:rPr>
      </w:pPr>
      <w:bookmarkStart w:id="720" w:name="model-evaluation"/>
      <w:bookmarkEnd w:id="302"/>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e</w:t>
      </w:r>
      <w:r w:rsidRPr="003B6140">
        <w:rPr>
          <w:rFonts w:ascii="Times New Roman" w:hAnsi="Times New Roman" w:cs="Times New Roman"/>
          <w:b/>
          <w:bCs/>
          <w:color w:val="auto"/>
        </w:rPr>
        <w:t>valuation</w:t>
      </w:r>
    </w:p>
    <w:p w14:paraId="623509C4" w14:textId="5033E15C" w:rsidR="00330A02" w:rsidRDefault="00196183" w:rsidP="00196183">
      <w:pPr>
        <w:pStyle w:val="FirstParagraph"/>
        <w:spacing w:after="0" w:line="480" w:lineRule="auto"/>
        <w:ind w:firstLine="720"/>
        <w:rPr>
          <w:rFonts w:ascii="Times New Roman" w:hAnsi="Times New Roman" w:cs="Times New Roman"/>
        </w:rPr>
        <w:pPrChange w:id="721" w:author="Kendra Wyant" w:date="2026-06-06T16:16:00Z" w16du:dateUtc="2026-06-06T21:16:00Z">
          <w:pPr>
            <w:pStyle w:val="FirstParagraph"/>
            <w:spacing w:line="480" w:lineRule="auto"/>
            <w:ind w:firstLine="720"/>
          </w:pPr>
        </w:pPrChange>
      </w:pPr>
      <w:r>
        <w:rPr>
          <w:rFonts w:ascii="Times New Roman" w:hAnsi="Times New Roman" w:cs="Times New Roman"/>
        </w:rPr>
        <w:t>Fig</w:t>
      </w:r>
      <w:del w:id="722" w:author="Kendra Wyant" w:date="2026-06-06T16:16:00Z" w16du:dateUtc="2026-06-06T21:16:00Z">
        <w:r w:rsidR="007B2CBB">
          <w:rPr>
            <w:rFonts w:ascii="Times New Roman" w:hAnsi="Times New Roman" w:cs="Times New Roman"/>
          </w:rPr>
          <w:delText xml:space="preserve"> </w:delText>
        </w:r>
      </w:del>
      <w:ins w:id="723" w:author="Kendra Wyant" w:date="2026-06-06T16:16:00Z" w16du:dateUtc="2026-06-06T21:16:00Z">
        <w:r w:rsidRPr="00196183">
          <w:rPr>
            <w:rFonts w:ascii="Times New Roman" w:hAnsi="Times New Roman" w:cs="Times New Roman"/>
          </w:rPr>
          <w:t> </w:t>
        </w:r>
      </w:ins>
      <w:r w:rsidRPr="00196183">
        <w:rPr>
          <w:rFonts w:ascii="Times New Roman" w:hAnsi="Times New Roman" w:cs="Times New Roman"/>
        </w:rPr>
        <w:t>2</w:t>
      </w:r>
      <w:r w:rsidRPr="00F432CF">
        <w:rPr>
          <w:rFonts w:ascii="Times New Roman" w:hAnsi="Times New Roman" w:cs="Times New Roman"/>
        </w:rPr>
        <w:t xml:space="preserve"> presents the </w:t>
      </w:r>
      <w:del w:id="724" w:author="Kendra Wyant" w:date="2026-06-06T16:16:00Z" w16du:dateUtc="2026-06-06T21:16:00Z">
        <w:r w:rsidR="007B2CBB" w:rsidRPr="003D0047">
          <w:rPr>
            <w:rFonts w:ascii="Times New Roman" w:hAnsi="Times New Roman" w:cs="Times New Roman"/>
          </w:rPr>
          <w:delText>full</w:delText>
        </w:r>
      </w:del>
      <w:ins w:id="725" w:author="Kendra Wyant" w:date="2026-06-06T16:16:00Z" w16du:dateUtc="2026-06-06T21:16:00Z">
        <w:r w:rsidRPr="00F432CF">
          <w:rPr>
            <w:rFonts w:ascii="Times New Roman" w:hAnsi="Times New Roman" w:cs="Times New Roman"/>
          </w:rPr>
          <w:t>median</w:t>
        </w:r>
      </w:ins>
      <w:r w:rsidRPr="00F432CF">
        <w:rPr>
          <w:rFonts w:ascii="Times New Roman" w:hAnsi="Times New Roman" w:cs="Times New Roman"/>
        </w:rPr>
        <w:t xml:space="preserve"> posterior probability </w:t>
      </w:r>
      <w:del w:id="726" w:author="Kendra Wyant" w:date="2026-06-06T16:16:00Z" w16du:dateUtc="2026-06-06T21:16:00Z">
        <w:r w:rsidR="007B2CBB" w:rsidRPr="003D0047">
          <w:rPr>
            <w:rFonts w:ascii="Times New Roman" w:hAnsi="Times New Roman" w:cs="Times New Roman"/>
          </w:rPr>
          <w:delText xml:space="preserve">distributions </w:delText>
        </w:r>
      </w:del>
      <w:r w:rsidRPr="00F432CF">
        <w:rPr>
          <w:rFonts w:ascii="Times New Roman" w:hAnsi="Times New Roman" w:cs="Times New Roman"/>
        </w:rPr>
        <w:t xml:space="preserve">for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w:t>
      </w:r>
      <w:ins w:id="727" w:author="Kendra Wyant" w:date="2026-06-06T16:16:00Z" w16du:dateUtc="2026-06-06T21:16:00Z">
        <w:r w:rsidRPr="00F432CF">
          <w:rPr>
            <w:rFonts w:ascii="Times New Roman" w:hAnsi="Times New Roman" w:cs="Times New Roman"/>
          </w:rPr>
          <w:t xml:space="preserve">and 95% Bayesian CI </w:t>
        </w:r>
      </w:ins>
      <w:r w:rsidRPr="00F432CF">
        <w:rPr>
          <w:rFonts w:ascii="Times New Roman" w:hAnsi="Times New Roman" w:cs="Times New Roman"/>
        </w:rPr>
        <w:t xml:space="preserve">for each model (no lag, 1-day, </w:t>
      </w:r>
      <w:proofErr w:type="gramStart"/>
      <w:r w:rsidRPr="00F432CF">
        <w:rPr>
          <w:rFonts w:ascii="Times New Roman" w:hAnsi="Times New Roman" w:cs="Times New Roman"/>
        </w:rPr>
        <w:t>3-day, 1-week</w:t>
      </w:r>
      <w:proofErr w:type="gramEnd"/>
      <w:r w:rsidRPr="00F432CF">
        <w:rPr>
          <w:rFonts w:ascii="Times New Roman" w:hAnsi="Times New Roman" w:cs="Times New Roman"/>
        </w:rPr>
        <w:t xml:space="preserve">, and 2-week lag). The median </w:t>
      </w:r>
      <w:proofErr w:type="spellStart"/>
      <w:r w:rsidRPr="00F432CF">
        <w:rPr>
          <w:rFonts w:ascii="Times New Roman" w:hAnsi="Times New Roman" w:cs="Times New Roman"/>
        </w:rPr>
        <w:t>auROCs</w:t>
      </w:r>
      <w:proofErr w:type="spellEnd"/>
      <w:del w:id="728" w:author="Kendra Wyant" w:date="2026-06-06T16:16:00Z" w16du:dateUtc="2026-06-06T21:16:00Z">
        <w:r w:rsidR="007B2CBB" w:rsidRPr="003D0047">
          <w:rPr>
            <w:rFonts w:ascii="Times New Roman" w:hAnsi="Times New Roman" w:cs="Times New Roman"/>
          </w:rPr>
          <w:delText xml:space="preserve"> from these posterior distributions</w:delText>
        </w:r>
      </w:del>
      <w:r w:rsidRPr="00F432CF">
        <w:rPr>
          <w:rFonts w:ascii="Times New Roman" w:hAnsi="Times New Roman" w:cs="Times New Roman"/>
        </w:rPr>
        <w:t xml:space="preserve"> were 0.91 (no lag), 0.89 (1-day lag), 0.88 (3-day lag), 0.87 (1-week lag), and 0.85 (2-week lag). These values represent our best estimates for the magnitude of the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parameter for each model. The 95% Bayesian CI for the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for </w:t>
      </w:r>
      <w:r w:rsidRPr="00F432CF">
        <w:rPr>
          <w:rFonts w:ascii="Times New Roman" w:hAnsi="Times New Roman" w:cs="Times New Roman"/>
        </w:rPr>
        <w:lastRenderedPageBreak/>
        <w:t>these models were relatively narrow and did not contain 0.5: no lag [0.90-0.92], 1-day lag [0.88-0.90], 3-day lag [0.87-0.90], 1-week lag [0.85-0.88], 2-week lag [0.83-0.87].</w:t>
      </w:r>
    </w:p>
    <w:p w14:paraId="0961D709" w14:textId="66A4452D" w:rsidR="00196183" w:rsidRPr="00196183" w:rsidRDefault="001973D4" w:rsidP="00196183">
      <w:pPr>
        <w:pStyle w:val="BodyText"/>
        <w:spacing w:after="0" w:line="480" w:lineRule="auto"/>
        <w:rPr>
          <w:rPrChange w:id="729" w:author="Kendra Wyant" w:date="2026-06-06T16:16:00Z" w16du:dateUtc="2026-06-06T21:16:00Z">
            <w:rPr>
              <w:rFonts w:ascii="Times New Roman" w:hAnsi="Times New Roman"/>
            </w:rPr>
          </w:rPrChange>
        </w:rPr>
        <w:pPrChange w:id="730" w:author="Kendra Wyant" w:date="2026-06-06T16:16:00Z" w16du:dateUtc="2026-06-06T21:16:00Z">
          <w:pPr>
            <w:pStyle w:val="BodyText"/>
            <w:spacing w:line="480" w:lineRule="auto"/>
          </w:pPr>
        </w:pPrChange>
      </w:pPr>
      <w:r>
        <w:rPr>
          <w:rFonts w:ascii="Times New Roman" w:hAnsi="Times New Roman" w:cs="Times New Roman"/>
          <w:b/>
          <w:bCs/>
        </w:rPr>
        <w:t>Fig</w:t>
      </w:r>
      <w:r w:rsidR="00196183" w:rsidRPr="00196183">
        <w:rPr>
          <w:rFonts w:ascii="Times New Roman" w:hAnsi="Times New Roman" w:cs="Times New Roman"/>
          <w:b/>
          <w:bCs/>
        </w:rPr>
        <w:t xml:space="preserve"> 2. Posterior </w:t>
      </w:r>
      <w:del w:id="731" w:author="Kendra Wyant" w:date="2026-06-06T16:16:00Z" w16du:dateUtc="2026-06-06T21:16:00Z">
        <w:r w:rsidR="007B2CBB" w:rsidRPr="007B2CBB">
          <w:rPr>
            <w:rFonts w:ascii="Times New Roman" w:hAnsi="Times New Roman" w:cs="Times New Roman"/>
            <w:b/>
            <w:bCs/>
          </w:rPr>
          <w:delText>probability distributions</w:delText>
        </w:r>
      </w:del>
      <w:ins w:id="732" w:author="Kendra Wyant" w:date="2026-06-06T16:16:00Z" w16du:dateUtc="2026-06-06T21:16:00Z">
        <w:r w:rsidR="00196183" w:rsidRPr="00196183">
          <w:rPr>
            <w:rFonts w:ascii="Times New Roman" w:hAnsi="Times New Roman" w:cs="Times New Roman"/>
            <w:b/>
            <w:bCs/>
          </w:rPr>
          <w:t>Probabilities</w:t>
        </w:r>
      </w:ins>
      <w:r w:rsidR="00196183" w:rsidRPr="00196183">
        <w:rPr>
          <w:rFonts w:ascii="Times New Roman" w:hAnsi="Times New Roman" w:cs="Times New Roman"/>
          <w:b/>
          <w:bCs/>
        </w:rPr>
        <w:t xml:space="preserve"> for </w:t>
      </w:r>
      <w:del w:id="733" w:author="Kendra Wyant" w:date="2026-06-06T16:16:00Z" w16du:dateUtc="2026-06-06T21:16:00Z">
        <w:r w:rsidR="007B2CBB" w:rsidRPr="007B2CBB">
          <w:rPr>
            <w:rFonts w:ascii="Times New Roman" w:hAnsi="Times New Roman" w:cs="Times New Roman"/>
            <w:b/>
            <w:bCs/>
          </w:rPr>
          <w:delText>area under ROC curve</w:delText>
        </w:r>
      </w:del>
      <w:ins w:id="734" w:author="Kendra Wyant" w:date="2026-06-06T16:16:00Z" w16du:dateUtc="2026-06-06T21:16:00Z">
        <w:r w:rsidR="00196183" w:rsidRPr="00196183">
          <w:rPr>
            <w:rFonts w:ascii="Times New Roman" w:hAnsi="Times New Roman" w:cs="Times New Roman"/>
            <w:b/>
            <w:bCs/>
          </w:rPr>
          <w:t>Area Under the Receiver Operating Characteristic Curve</w:t>
        </w:r>
      </w:ins>
      <w:r w:rsidR="00196183" w:rsidRPr="00196183">
        <w:rPr>
          <w:rFonts w:ascii="Times New Roman" w:hAnsi="Times New Roman" w:cs="Times New Roman"/>
          <w:b/>
          <w:bCs/>
        </w:rPr>
        <w:t xml:space="preserve"> (</w:t>
      </w:r>
      <w:proofErr w:type="spellStart"/>
      <w:r w:rsidR="00196183" w:rsidRPr="00196183">
        <w:rPr>
          <w:rFonts w:ascii="Times New Roman" w:hAnsi="Times New Roman" w:cs="Times New Roman"/>
          <w:b/>
          <w:bCs/>
        </w:rPr>
        <w:t>auROC</w:t>
      </w:r>
      <w:proofErr w:type="spellEnd"/>
      <w:r w:rsidR="00196183" w:rsidRPr="00196183">
        <w:rPr>
          <w:rFonts w:ascii="Times New Roman" w:hAnsi="Times New Roman" w:cs="Times New Roman"/>
          <w:b/>
          <w:bCs/>
        </w:rPr>
        <w:t xml:space="preserve">) </w:t>
      </w:r>
      <w:del w:id="735" w:author="Kendra Wyant" w:date="2026-06-06T16:16:00Z" w16du:dateUtc="2026-06-06T21:16:00Z">
        <w:r w:rsidR="007B2CBB" w:rsidRPr="007B2CBB">
          <w:rPr>
            <w:rFonts w:ascii="Times New Roman" w:hAnsi="Times New Roman" w:cs="Times New Roman"/>
            <w:b/>
            <w:bCs/>
          </w:rPr>
          <w:delText>for each model (no</w:delText>
        </w:r>
      </w:del>
      <w:ins w:id="736" w:author="Kendra Wyant" w:date="2026-06-06T16:16:00Z" w16du:dateUtc="2026-06-06T21:16:00Z">
        <w:r w:rsidR="00196183" w:rsidRPr="00196183">
          <w:rPr>
            <w:rFonts w:ascii="Times New Roman" w:hAnsi="Times New Roman" w:cs="Times New Roman"/>
            <w:b/>
            <w:bCs/>
          </w:rPr>
          <w:t>by Model (No</w:t>
        </w:r>
      </w:ins>
      <w:r w:rsidR="00196183" w:rsidRPr="00196183">
        <w:rPr>
          <w:rFonts w:ascii="Times New Roman" w:hAnsi="Times New Roman" w:cs="Times New Roman"/>
          <w:b/>
          <w:bCs/>
        </w:rPr>
        <w:t xml:space="preserve"> lag, 1-day, 3-day, 1-week, </w:t>
      </w:r>
      <w:del w:id="737" w:author="Kendra Wyant" w:date="2026-06-06T16:16:00Z" w16du:dateUtc="2026-06-06T21:16:00Z">
        <w:r w:rsidR="007B2CBB" w:rsidRPr="007B2CBB">
          <w:rPr>
            <w:rFonts w:ascii="Times New Roman" w:hAnsi="Times New Roman" w:cs="Times New Roman"/>
            <w:b/>
            <w:bCs/>
          </w:rPr>
          <w:delText xml:space="preserve">and </w:delText>
        </w:r>
      </w:del>
      <w:r w:rsidR="00196183" w:rsidRPr="00196183">
        <w:rPr>
          <w:rFonts w:ascii="Times New Roman" w:hAnsi="Times New Roman" w:cs="Times New Roman"/>
          <w:b/>
          <w:bCs/>
        </w:rPr>
        <w:t>2-week</w:t>
      </w:r>
      <w:del w:id="738" w:author="Kendra Wyant" w:date="2026-06-06T16:16:00Z" w16du:dateUtc="2026-06-06T21:16:00Z">
        <w:r w:rsidR="007B2CBB" w:rsidRPr="007B2CBB">
          <w:rPr>
            <w:rFonts w:ascii="Times New Roman" w:hAnsi="Times New Roman" w:cs="Times New Roman"/>
            <w:b/>
            <w:bCs/>
          </w:rPr>
          <w:delText xml:space="preserve"> lag).</w:delText>
        </w:r>
        <w:r w:rsidR="007B2CBB" w:rsidRPr="003D0047">
          <w:rPr>
            <w:rFonts w:ascii="Times New Roman" w:hAnsi="Times New Roman" w:cs="Times New Roman"/>
          </w:rPr>
          <w:delText xml:space="preserve"> Each distribution reflects</w:delText>
        </w:r>
      </w:del>
      <w:ins w:id="739" w:author="Kendra Wyant" w:date="2026-06-06T16:16:00Z" w16du:dateUtc="2026-06-06T21:16:00Z">
        <w:r w:rsidR="00196183" w:rsidRPr="00196183">
          <w:rPr>
            <w:rFonts w:ascii="Times New Roman" w:hAnsi="Times New Roman" w:cs="Times New Roman"/>
            <w:b/>
            <w:bCs/>
          </w:rPr>
          <w:t>).</w:t>
        </w:r>
        <w:r w:rsidR="00196183" w:rsidRPr="00F432CF">
          <w:rPr>
            <w:rFonts w:ascii="Times New Roman" w:hAnsi="Times New Roman" w:cs="Times New Roman"/>
          </w:rPr>
          <w:t xml:space="preserve"> </w:t>
        </w:r>
        <w:proofErr w:type="spellStart"/>
        <w:r w:rsidR="00196183" w:rsidRPr="00F432CF">
          <w:rPr>
            <w:rFonts w:ascii="Times New Roman" w:hAnsi="Times New Roman" w:cs="Times New Roman"/>
          </w:rPr>
          <w:t>auROC</w:t>
        </w:r>
        <w:proofErr w:type="spellEnd"/>
        <w:r w:rsidR="00196183" w:rsidRPr="00F432CF">
          <w:rPr>
            <w:rFonts w:ascii="Times New Roman" w:hAnsi="Times New Roman" w:cs="Times New Roman"/>
          </w:rPr>
          <w:t xml:space="preserve"> ranges from .5 (chance performance) to 1 (perfect performance). Median posterior probabilities over</w:t>
        </w:r>
      </w:ins>
      <w:r w:rsidR="00196183" w:rsidRPr="00F432CF">
        <w:rPr>
          <w:rFonts w:ascii="Times New Roman" w:hAnsi="Times New Roman" w:cs="Times New Roman"/>
        </w:rPr>
        <w:t xml:space="preserve"> 12,000 posterior samples (4 chains × 3,000 samples) </w:t>
      </w:r>
      <w:del w:id="740" w:author="Kendra Wyant" w:date="2026-06-06T16:16:00Z" w16du:dateUtc="2026-06-06T21:16:00Z">
        <w:r w:rsidR="007B2CBB" w:rsidRPr="003D0047">
          <w:rPr>
            <w:rFonts w:ascii="Times New Roman" w:hAnsi="Times New Roman" w:cs="Times New Roman"/>
          </w:rPr>
          <w:delText xml:space="preserve">from a Bayesian hierarchical generalized linear model. Horizontal </w:delText>
        </w:r>
      </w:del>
      <w:ins w:id="741" w:author="Kendra Wyant" w:date="2026-06-06T16:16:00Z" w16du:dateUtc="2026-06-06T21:16:00Z">
        <w:r w:rsidR="00196183" w:rsidRPr="00F432CF">
          <w:rPr>
            <w:rFonts w:ascii="Times New Roman" w:hAnsi="Times New Roman" w:cs="Times New Roman"/>
          </w:rPr>
          <w:t xml:space="preserve">are depicted as points. Vertical </w:t>
        </w:r>
      </w:ins>
      <w:r w:rsidR="00196183" w:rsidRPr="00F432CF">
        <w:rPr>
          <w:rFonts w:ascii="Times New Roman" w:hAnsi="Times New Roman" w:cs="Times New Roman"/>
        </w:rPr>
        <w:t xml:space="preserve">lines </w:t>
      </w:r>
      <w:del w:id="742" w:author="Kendra Wyant" w:date="2026-06-06T16:16:00Z" w16du:dateUtc="2026-06-06T21:16:00Z">
        <w:r w:rsidR="007B2CBB" w:rsidRPr="003D0047">
          <w:rPr>
            <w:rFonts w:ascii="Times New Roman" w:hAnsi="Times New Roman" w:cs="Times New Roman"/>
          </w:rPr>
          <w:delText>depict</w:delText>
        </w:r>
      </w:del>
      <w:ins w:id="743" w:author="Kendra Wyant" w:date="2026-06-06T16:16:00Z" w16du:dateUtc="2026-06-06T21:16:00Z">
        <w:r w:rsidR="00196183" w:rsidRPr="00F432CF">
          <w:rPr>
            <w:rFonts w:ascii="Times New Roman" w:hAnsi="Times New Roman" w:cs="Times New Roman"/>
          </w:rPr>
          <w:t>represent the</w:t>
        </w:r>
      </w:ins>
      <w:r w:rsidR="00196183" w:rsidRPr="00F432CF">
        <w:rPr>
          <w:rFonts w:ascii="Times New Roman" w:hAnsi="Times New Roman" w:cs="Times New Roman"/>
        </w:rPr>
        <w:t xml:space="preserve"> 95% Bayesian credible intervals </w:t>
      </w:r>
      <w:del w:id="744" w:author="Kendra Wyant" w:date="2026-06-06T16:16:00Z" w16du:dateUtc="2026-06-06T21:16:00Z">
        <w:r w:rsidR="007B2CBB" w:rsidRPr="003D0047">
          <w:rPr>
            <w:rFonts w:ascii="Times New Roman" w:hAnsi="Times New Roman" w:cs="Times New Roman"/>
          </w:rPr>
          <w:delText>(CI) and vertical solid lines depict median posterior probability for auROC. Vertical dashed line represents expected performance from a random classifier (.5 auROC).</w:delText>
        </w:r>
      </w:del>
      <w:ins w:id="745" w:author="Kendra Wyant" w:date="2026-06-06T16:16:00Z" w16du:dateUtc="2026-06-06T21:16:00Z">
        <w:r w:rsidR="00196183" w:rsidRPr="00F432CF">
          <w:rPr>
            <w:rFonts w:ascii="Times New Roman" w:hAnsi="Times New Roman" w:cs="Times New Roman"/>
          </w:rPr>
          <w:t>for the posterior distribution.</w:t>
        </w:r>
      </w:ins>
    </w:p>
    <w:p w14:paraId="50355AE0" w14:textId="77777777" w:rsidR="00330A02" w:rsidRPr="00F432CF" w:rsidRDefault="00000000" w:rsidP="00196183">
      <w:pPr>
        <w:pStyle w:val="BodyText"/>
        <w:spacing w:after="0" w:line="480" w:lineRule="auto"/>
        <w:ind w:firstLine="720"/>
        <w:rPr>
          <w:ins w:id="746" w:author="Kendra Wyant" w:date="2026-06-06T16:16:00Z" w16du:dateUtc="2026-06-06T21:16:00Z"/>
          <w:rFonts w:ascii="Times New Roman" w:hAnsi="Times New Roman" w:cs="Times New Roman"/>
        </w:rPr>
      </w:pPr>
      <w:ins w:id="747" w:author="Kendra Wyant" w:date="2026-06-06T16:16:00Z" w16du:dateUtc="2026-06-06T21:16:00Z">
        <w:r w:rsidRPr="00F432CF">
          <w:rPr>
            <w:rFonts w:ascii="Times New Roman" w:hAnsi="Times New Roman" w:cs="Times New Roman"/>
          </w:rPr>
          <w:t xml:space="preserve">We also evaluated how well our models predicted first lapses compared to later lapses (Figure A in S1 Appendix). Overall, performance was worse for first lapses than for later lapses, remaining relatively stable across lag times (median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of 0.78–0.79). In contrast, the model performed very well for later lapses (median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of 0.87–0.94). Performance for later lapses also showed a moderate decline as lag time increased, mirroring the pattern observed in overall model performance.</w:t>
        </w:r>
      </w:ins>
    </w:p>
    <w:p w14:paraId="29EC1B44" w14:textId="419D27D5" w:rsidR="00330A02" w:rsidRPr="003B6140" w:rsidRDefault="00000000">
      <w:pPr>
        <w:pStyle w:val="Heading2"/>
        <w:rPr>
          <w:rFonts w:ascii="Times New Roman" w:hAnsi="Times New Roman" w:cs="Times New Roman"/>
          <w:b/>
          <w:bCs/>
          <w:color w:val="auto"/>
        </w:rPr>
      </w:pPr>
      <w:bookmarkStart w:id="748" w:name="model-comparisons"/>
      <w:bookmarkEnd w:id="720"/>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omparisons</w:t>
      </w:r>
    </w:p>
    <w:p w14:paraId="1F3E6C65" w14:textId="2089C276" w:rsidR="00196183" w:rsidRDefault="00000000" w:rsidP="009B61B6">
      <w:pPr>
        <w:pStyle w:val="FirstParagraph"/>
        <w:spacing w:after="0" w:line="480" w:lineRule="auto"/>
        <w:ind w:firstLine="720"/>
        <w:rPr>
          <w:rFonts w:ascii="Times New Roman" w:hAnsi="Times New Roman" w:cs="Times New Roman"/>
        </w:rPr>
        <w:pPrChange w:id="749" w:author="Kendra Wyant" w:date="2026-06-06T16:16:00Z" w16du:dateUtc="2026-06-06T21:16:00Z">
          <w:pPr>
            <w:pStyle w:val="FirstParagraph"/>
            <w:spacing w:line="480" w:lineRule="auto"/>
            <w:ind w:firstLine="720"/>
          </w:pPr>
        </w:pPrChange>
      </w:pPr>
      <w:r w:rsidRPr="00196183">
        <w:rPr>
          <w:rFonts w:ascii="Times New Roman" w:hAnsi="Times New Roman" w:cs="Times New Roman"/>
        </w:rPr>
        <w:t>Table</w:t>
      </w:r>
      <w:del w:id="750" w:author="Kendra Wyant" w:date="2026-06-06T16:16:00Z" w16du:dateUtc="2026-06-06T21:16:00Z">
        <w:r w:rsidR="007B2CBB">
          <w:rPr>
            <w:rFonts w:ascii="Times New Roman" w:hAnsi="Times New Roman" w:cs="Times New Roman"/>
          </w:rPr>
          <w:delText xml:space="preserve"> </w:delText>
        </w:r>
      </w:del>
      <w:ins w:id="751" w:author="Kendra Wyant" w:date="2026-06-06T16:16:00Z" w16du:dateUtc="2026-06-06T21:16:00Z">
        <w:r w:rsidRPr="00196183">
          <w:rPr>
            <w:rFonts w:ascii="Times New Roman" w:hAnsi="Times New Roman" w:cs="Times New Roman"/>
          </w:rPr>
          <w:t> </w:t>
        </w:r>
      </w:ins>
      <w:r w:rsidRPr="00196183">
        <w:rPr>
          <w:rFonts w:ascii="Times New Roman" w:hAnsi="Times New Roman" w:cs="Times New Roman"/>
        </w:rPr>
        <w:t>2</w:t>
      </w:r>
      <w:r w:rsidRPr="00F432CF">
        <w:rPr>
          <w:rFonts w:ascii="Times New Roman" w:hAnsi="Times New Roman" w:cs="Times New Roman"/>
        </w:rPr>
        <w:t xml:space="preserve"> presents the median difference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95% Bayesian CI, and posterior probability that that the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difference was smaller than 0 for all baseline and adjacent lag contrasts. Median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differences less than 0 indicate the more lagged model, on average, performed worse than the more immediate model (e.g., 1-day lag – no lag, 3-day lag – 1-day lag). There was strong evidence (probabilities = 1) that the lagged models performed worse than the </w:t>
      </w:r>
      <w:r w:rsidRPr="00F432CF">
        <w:rPr>
          <w:rFonts w:ascii="Times New Roman" w:hAnsi="Times New Roman" w:cs="Times New Roman"/>
        </w:rPr>
        <w:lastRenderedPageBreak/>
        <w:t xml:space="preserve">baseline (no lag) model, with average drops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ranging from 0.02-0.06, and the previous adjacent lagged model, with average drops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ranging from 0.01-0.02.</w:t>
      </w:r>
    </w:p>
    <w:p w14:paraId="4485FC0B" w14:textId="471505AF" w:rsidR="00196183" w:rsidRPr="00196183" w:rsidRDefault="00196183" w:rsidP="009B61B6">
      <w:pPr>
        <w:pStyle w:val="BodyText"/>
        <w:spacing w:after="0" w:line="480" w:lineRule="auto"/>
        <w:rPr>
          <w:b/>
          <w:bCs/>
        </w:rPr>
      </w:pPr>
      <w:r w:rsidRPr="00196183">
        <w:rPr>
          <w:rFonts w:ascii="Times New Roman" w:hAnsi="Times New Roman" w:cs="Times New Roman"/>
          <w:b/>
          <w:bCs/>
        </w:rPr>
        <w:t xml:space="preserve">Table 2. Median </w:t>
      </w:r>
      <w:r>
        <w:rPr>
          <w:rFonts w:ascii="Times New Roman" w:hAnsi="Times New Roman" w:cs="Times New Roman"/>
          <w:b/>
          <w:bCs/>
        </w:rPr>
        <w:t>D</w:t>
      </w:r>
      <w:r w:rsidRPr="00196183">
        <w:rPr>
          <w:rFonts w:ascii="Times New Roman" w:hAnsi="Times New Roman" w:cs="Times New Roman"/>
          <w:b/>
          <w:bCs/>
        </w:rPr>
        <w:t xml:space="preserve">ifference in </w:t>
      </w:r>
      <w:proofErr w:type="spellStart"/>
      <w:r w:rsidRPr="00196183">
        <w:rPr>
          <w:rFonts w:ascii="Times New Roman" w:hAnsi="Times New Roman" w:cs="Times New Roman"/>
          <w:b/>
          <w:bCs/>
        </w:rPr>
        <w:t>auROC</w:t>
      </w:r>
      <w:proofErr w:type="spellEnd"/>
      <w:r w:rsidRPr="00196183">
        <w:rPr>
          <w:rFonts w:ascii="Times New Roman" w:hAnsi="Times New Roman" w:cs="Times New Roman"/>
          <w:b/>
          <w:bCs/>
        </w:rPr>
        <w:t xml:space="preserve">, 95% Bayesian </w:t>
      </w:r>
      <w:r>
        <w:rPr>
          <w:rFonts w:ascii="Times New Roman" w:hAnsi="Times New Roman" w:cs="Times New Roman"/>
          <w:b/>
          <w:bCs/>
        </w:rPr>
        <w:t>C</w:t>
      </w:r>
      <w:r w:rsidRPr="00196183">
        <w:rPr>
          <w:rFonts w:ascii="Times New Roman" w:hAnsi="Times New Roman" w:cs="Times New Roman"/>
          <w:b/>
          <w:bCs/>
        </w:rPr>
        <w:t xml:space="preserve">redible </w:t>
      </w:r>
      <w:r>
        <w:rPr>
          <w:rFonts w:ascii="Times New Roman" w:hAnsi="Times New Roman" w:cs="Times New Roman"/>
          <w:b/>
          <w:bCs/>
        </w:rPr>
        <w:t>I</w:t>
      </w:r>
      <w:r w:rsidRPr="00196183">
        <w:rPr>
          <w:rFonts w:ascii="Times New Roman" w:hAnsi="Times New Roman" w:cs="Times New Roman"/>
          <w:b/>
          <w:bCs/>
        </w:rPr>
        <w:t xml:space="preserve">nterval (CI), and </w:t>
      </w:r>
      <w:r>
        <w:rPr>
          <w:rFonts w:ascii="Times New Roman" w:hAnsi="Times New Roman" w:cs="Times New Roman"/>
          <w:b/>
          <w:bCs/>
        </w:rPr>
        <w:t>P</w:t>
      </w:r>
      <w:r w:rsidRPr="00196183">
        <w:rPr>
          <w:rFonts w:ascii="Times New Roman" w:hAnsi="Times New Roman" w:cs="Times New Roman"/>
          <w:b/>
          <w:bCs/>
        </w:rPr>
        <w:t xml:space="preserve">osterior </w:t>
      </w:r>
      <w:r>
        <w:rPr>
          <w:rFonts w:ascii="Times New Roman" w:hAnsi="Times New Roman" w:cs="Times New Roman"/>
          <w:b/>
          <w:bCs/>
        </w:rPr>
        <w:t>P</w:t>
      </w:r>
      <w:r w:rsidRPr="00196183">
        <w:rPr>
          <w:rFonts w:ascii="Times New Roman" w:hAnsi="Times New Roman" w:cs="Times New Roman"/>
          <w:b/>
          <w:bCs/>
        </w:rPr>
        <w:t>robability</w:t>
      </w:r>
      <w:r>
        <w:rPr>
          <w:rFonts w:ascii="Times New Roman" w:hAnsi="Times New Roman" w:cs="Times New Roman"/>
          <w:b/>
          <w:bCs/>
        </w:rPr>
        <w:t xml:space="preserve"> </w:t>
      </w:r>
      <w:r w:rsidRPr="00196183">
        <w:rPr>
          <w:rFonts w:ascii="Times New Roman" w:hAnsi="Times New Roman" w:cs="Times New Roman"/>
          <w:b/>
          <w:bCs/>
        </w:rPr>
        <w:t xml:space="preserve">that the </w:t>
      </w:r>
      <w:proofErr w:type="spellStart"/>
      <w:r w:rsidRPr="00196183">
        <w:rPr>
          <w:rFonts w:ascii="Times New Roman" w:hAnsi="Times New Roman" w:cs="Times New Roman"/>
          <w:b/>
          <w:bCs/>
        </w:rPr>
        <w:t>auROC</w:t>
      </w:r>
      <w:proofErr w:type="spellEnd"/>
      <w:r w:rsidRPr="00196183">
        <w:rPr>
          <w:rFonts w:ascii="Times New Roman" w:hAnsi="Times New Roman" w:cs="Times New Roman"/>
          <w:b/>
          <w:bCs/>
        </w:rPr>
        <w:t xml:space="preserve"> </w:t>
      </w:r>
      <w:r>
        <w:rPr>
          <w:rFonts w:ascii="Times New Roman" w:hAnsi="Times New Roman" w:cs="Times New Roman"/>
          <w:b/>
          <w:bCs/>
        </w:rPr>
        <w:t>D</w:t>
      </w:r>
      <w:r w:rsidRPr="00196183">
        <w:rPr>
          <w:rFonts w:ascii="Times New Roman" w:hAnsi="Times New Roman" w:cs="Times New Roman"/>
          <w:b/>
          <w:bCs/>
        </w:rPr>
        <w:t xml:space="preserve">ifference was </w:t>
      </w:r>
      <w:r>
        <w:rPr>
          <w:rFonts w:ascii="Times New Roman" w:hAnsi="Times New Roman" w:cs="Times New Roman"/>
          <w:b/>
          <w:bCs/>
        </w:rPr>
        <w:t>S</w:t>
      </w:r>
      <w:r w:rsidRPr="00196183">
        <w:rPr>
          <w:rFonts w:ascii="Times New Roman" w:hAnsi="Times New Roman" w:cs="Times New Roman"/>
          <w:b/>
          <w:bCs/>
        </w:rPr>
        <w:t xml:space="preserve">maller than 0 for </w:t>
      </w:r>
      <w:r>
        <w:rPr>
          <w:rFonts w:ascii="Times New Roman" w:hAnsi="Times New Roman" w:cs="Times New Roman"/>
          <w:b/>
          <w:bCs/>
        </w:rPr>
        <w:t>A</w:t>
      </w:r>
      <w:r w:rsidRPr="00196183">
        <w:rPr>
          <w:rFonts w:ascii="Times New Roman" w:hAnsi="Times New Roman" w:cs="Times New Roman"/>
          <w:b/>
          <w:bCs/>
        </w:rPr>
        <w:t xml:space="preserve">ll </w:t>
      </w:r>
      <w:r>
        <w:rPr>
          <w:rFonts w:ascii="Times New Roman" w:hAnsi="Times New Roman" w:cs="Times New Roman"/>
          <w:b/>
          <w:bCs/>
        </w:rPr>
        <w:t>B</w:t>
      </w:r>
      <w:r w:rsidRPr="00196183">
        <w:rPr>
          <w:rFonts w:ascii="Times New Roman" w:hAnsi="Times New Roman" w:cs="Times New Roman"/>
          <w:b/>
          <w:bCs/>
        </w:rPr>
        <w:t xml:space="preserve">aseline and </w:t>
      </w:r>
      <w:r>
        <w:rPr>
          <w:rFonts w:ascii="Times New Roman" w:hAnsi="Times New Roman" w:cs="Times New Roman"/>
          <w:b/>
          <w:bCs/>
        </w:rPr>
        <w:t>A</w:t>
      </w:r>
      <w:r w:rsidRPr="00196183">
        <w:rPr>
          <w:rFonts w:ascii="Times New Roman" w:hAnsi="Times New Roman" w:cs="Times New Roman"/>
          <w:b/>
          <w:bCs/>
        </w:rPr>
        <w:t xml:space="preserve">djacent </w:t>
      </w:r>
      <w:r>
        <w:rPr>
          <w:rFonts w:ascii="Times New Roman" w:hAnsi="Times New Roman" w:cs="Times New Roman"/>
          <w:b/>
          <w:bCs/>
        </w:rPr>
        <w:t>L</w:t>
      </w:r>
      <w:r w:rsidRPr="00196183">
        <w:rPr>
          <w:rFonts w:ascii="Times New Roman" w:hAnsi="Times New Roman" w:cs="Times New Roman"/>
          <w:b/>
          <w:bCs/>
        </w:rPr>
        <w:t xml:space="preserve">ag </w:t>
      </w:r>
      <w:r>
        <w:rPr>
          <w:rFonts w:ascii="Times New Roman" w:hAnsi="Times New Roman" w:cs="Times New Roman"/>
          <w:b/>
          <w:bCs/>
        </w:rPr>
        <w:t>C</w:t>
      </w:r>
      <w:r w:rsidRPr="00196183">
        <w:rPr>
          <w:rFonts w:ascii="Times New Roman" w:hAnsi="Times New Roman" w:cs="Times New Roman"/>
          <w:b/>
          <w:bCs/>
        </w:rPr>
        <w:t>ontrasts.</w:t>
      </w:r>
    </w:p>
    <w:tbl>
      <w:tblPr>
        <w:tblStyle w:val="Table"/>
        <w:tblW w:w="9598" w:type="dxa"/>
        <w:tblInd w:w="2" w:type="dxa"/>
        <w:tblLook w:val="0060" w:firstRow="1" w:lastRow="1" w:firstColumn="0" w:lastColumn="0" w:noHBand="0" w:noVBand="0"/>
      </w:tblPr>
      <w:tblGrid>
        <w:gridCol w:w="3271"/>
        <w:gridCol w:w="1853"/>
        <w:gridCol w:w="2617"/>
        <w:gridCol w:w="1857"/>
        <w:tblGridChange w:id="752">
          <w:tblGrid>
            <w:gridCol w:w="2"/>
            <w:gridCol w:w="3271"/>
            <w:gridCol w:w="1853"/>
            <w:gridCol w:w="2617"/>
            <w:gridCol w:w="1857"/>
            <w:gridCol w:w="110"/>
          </w:tblGrid>
        </w:tblGridChange>
      </w:tblGrid>
      <w:tr w:rsidR="009B61B6" w:rsidRPr="00C701D8" w14:paraId="6D9D4F9F" w14:textId="77777777" w:rsidTr="00ED4B99">
        <w:trPr>
          <w:cnfStyle w:val="100000000000" w:firstRow="1" w:lastRow="0" w:firstColumn="0" w:lastColumn="0" w:oddVBand="0" w:evenVBand="0" w:oddHBand="0" w:evenHBand="0" w:firstRowFirstColumn="0" w:firstRowLastColumn="0" w:lastRowFirstColumn="0" w:lastRowLastColumn="0"/>
          <w:trHeight w:val="467"/>
          <w:tblHeader/>
        </w:trPr>
        <w:tc>
          <w:tcPr>
            <w:tcW w:w="3271" w:type="dxa"/>
            <w:tcBorders>
              <w:top w:val="single" w:sz="4" w:space="0" w:color="auto"/>
            </w:tcBorders>
          </w:tcPr>
          <w:p w14:paraId="1AC79B0D" w14:textId="77777777" w:rsidR="009B61B6" w:rsidRPr="00C701D8" w:rsidRDefault="009B61B6" w:rsidP="00ED4B99">
            <w:pPr>
              <w:pStyle w:val="Compact"/>
              <w:spacing w:before="0" w:after="0"/>
              <w:jc w:val="center"/>
              <w:rPr>
                <w:rFonts w:ascii="Times New Roman" w:hAnsi="Times New Roman" w:cs="Times New Roman"/>
              </w:rPr>
            </w:pPr>
            <w:bookmarkStart w:id="753" w:name="fairness-analyses-1"/>
            <w:bookmarkEnd w:id="748"/>
            <w:r w:rsidRPr="00C701D8">
              <w:rPr>
                <w:rFonts w:ascii="Times New Roman" w:hAnsi="Times New Roman" w:cs="Times New Roman"/>
              </w:rPr>
              <w:t>Contrast</w:t>
            </w:r>
          </w:p>
        </w:tc>
        <w:tc>
          <w:tcPr>
            <w:tcW w:w="1853" w:type="dxa"/>
            <w:tcBorders>
              <w:top w:val="single" w:sz="4" w:space="0" w:color="auto"/>
            </w:tcBorders>
          </w:tcPr>
          <w:p w14:paraId="769407C7" w14:textId="77777777" w:rsidR="009B61B6" w:rsidRPr="00C701D8" w:rsidRDefault="009B61B6" w:rsidP="00ED4B99">
            <w:pPr>
              <w:pStyle w:val="Compact"/>
              <w:spacing w:before="0" w:after="0"/>
              <w:jc w:val="center"/>
              <w:rPr>
                <w:rFonts w:ascii="Times New Roman" w:hAnsi="Times New Roman" w:cs="Times New Roman"/>
              </w:rPr>
            </w:pPr>
            <w:moveToRangeStart w:id="754" w:author="Kendra Wyant" w:date="2026-06-06T16:16:00Z" w:name="move231655031"/>
            <w:moveTo w:id="755" w:author="Kendra Wyant" w:date="2026-06-06T16:16:00Z" w16du:dateUtc="2026-06-06T21:16:00Z">
              <w:r w:rsidRPr="00C701D8">
                <w:rPr>
                  <w:rFonts w:ascii="Times New Roman" w:hAnsi="Times New Roman" w:cs="Times New Roman"/>
                </w:rPr>
                <w:t>Median</w:t>
              </w:r>
            </w:moveTo>
            <w:moveToRangeEnd w:id="754"/>
          </w:p>
        </w:tc>
        <w:tc>
          <w:tcPr>
            <w:tcW w:w="2617" w:type="dxa"/>
            <w:tcBorders>
              <w:top w:val="single" w:sz="4" w:space="0" w:color="auto"/>
            </w:tcBorders>
          </w:tcPr>
          <w:p w14:paraId="27FB5721"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Bayesian CI</w:t>
            </w:r>
          </w:p>
        </w:tc>
        <w:tc>
          <w:tcPr>
            <w:tcW w:w="1855" w:type="dxa"/>
            <w:tcBorders>
              <w:top w:val="single" w:sz="4" w:space="0" w:color="auto"/>
              <w:bottom w:val="single" w:sz="4" w:space="0" w:color="auto"/>
            </w:tcBorders>
          </w:tcPr>
          <w:p w14:paraId="704A4DF3"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Probability</w:t>
            </w:r>
          </w:p>
        </w:tc>
      </w:tr>
      <w:tr w:rsidR="009B61B6" w:rsidRPr="00C701D8" w14:paraId="646C1E9C" w14:textId="77777777" w:rsidTr="00ED4B99">
        <w:trPr>
          <w:trHeight w:val="486"/>
        </w:trPr>
        <w:tc>
          <w:tcPr>
            <w:tcW w:w="3271" w:type="dxa"/>
          </w:tcPr>
          <w:p w14:paraId="470479C7"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Baseline Contrasts</w:t>
            </w:r>
          </w:p>
        </w:tc>
        <w:tc>
          <w:tcPr>
            <w:tcW w:w="1853" w:type="dxa"/>
          </w:tcPr>
          <w:p w14:paraId="11C09A3E" w14:textId="77777777" w:rsidR="009B61B6" w:rsidRPr="00C701D8" w:rsidRDefault="009B61B6" w:rsidP="00ED4B99">
            <w:pPr>
              <w:pStyle w:val="Compact"/>
              <w:spacing w:before="0" w:after="0"/>
              <w:rPr>
                <w:rFonts w:ascii="Times New Roman" w:hAnsi="Times New Roman" w:cs="Times New Roman"/>
              </w:rPr>
            </w:pPr>
          </w:p>
        </w:tc>
        <w:tc>
          <w:tcPr>
            <w:tcW w:w="2617" w:type="dxa"/>
          </w:tcPr>
          <w:p w14:paraId="24E9F2EC" w14:textId="77777777" w:rsidR="009B61B6" w:rsidRPr="00C701D8" w:rsidRDefault="009B61B6" w:rsidP="00ED4B99">
            <w:pPr>
              <w:pStyle w:val="Compact"/>
              <w:spacing w:before="0" w:after="0"/>
              <w:rPr>
                <w:rFonts w:ascii="Times New Roman" w:hAnsi="Times New Roman" w:cs="Times New Roman"/>
              </w:rPr>
            </w:pPr>
          </w:p>
        </w:tc>
        <w:tc>
          <w:tcPr>
            <w:tcW w:w="1855" w:type="dxa"/>
            <w:tcBorders>
              <w:top w:val="single" w:sz="4" w:space="0" w:color="auto"/>
            </w:tcBorders>
          </w:tcPr>
          <w:p w14:paraId="3E191CA1" w14:textId="77777777" w:rsidR="009B61B6" w:rsidRPr="00C701D8" w:rsidRDefault="009B61B6" w:rsidP="00ED4B99">
            <w:pPr>
              <w:pStyle w:val="Compact"/>
              <w:spacing w:before="0" w:after="0"/>
              <w:rPr>
                <w:rFonts w:ascii="Times New Roman" w:hAnsi="Times New Roman" w:cs="Times New Roman"/>
              </w:rPr>
            </w:pPr>
          </w:p>
        </w:tc>
      </w:tr>
      <w:tr w:rsidR="009B61B6" w:rsidRPr="00C701D8" w14:paraId="01943569" w14:textId="77777777" w:rsidTr="00ED4B99">
        <w:trPr>
          <w:trHeight w:val="467"/>
        </w:trPr>
        <w:tc>
          <w:tcPr>
            <w:tcW w:w="3271" w:type="dxa"/>
          </w:tcPr>
          <w:p w14:paraId="22DF2383"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1-day vs. No lag</w:t>
            </w:r>
          </w:p>
        </w:tc>
        <w:tc>
          <w:tcPr>
            <w:tcW w:w="1853" w:type="dxa"/>
          </w:tcPr>
          <w:p w14:paraId="65620E16"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-0.021</w:t>
            </w:r>
          </w:p>
        </w:tc>
        <w:tc>
          <w:tcPr>
            <w:tcW w:w="2617" w:type="dxa"/>
          </w:tcPr>
          <w:p w14:paraId="7DC3565A"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[-0.025, -0.017]</w:t>
            </w:r>
          </w:p>
        </w:tc>
        <w:tc>
          <w:tcPr>
            <w:tcW w:w="1855" w:type="dxa"/>
          </w:tcPr>
          <w:p w14:paraId="49D4BE45"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5CCEFDF0" w14:textId="77777777" w:rsidTr="00ED4B99">
        <w:trPr>
          <w:trHeight w:val="467"/>
        </w:trPr>
        <w:tc>
          <w:tcPr>
            <w:tcW w:w="3271" w:type="dxa"/>
          </w:tcPr>
          <w:p w14:paraId="2DD1B68B"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3-day vs. No lag</w:t>
            </w:r>
          </w:p>
        </w:tc>
        <w:tc>
          <w:tcPr>
            <w:tcW w:w="1853" w:type="dxa"/>
          </w:tcPr>
          <w:p w14:paraId="6154AB3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-0.03</w:t>
            </w:r>
          </w:p>
        </w:tc>
        <w:tc>
          <w:tcPr>
            <w:tcW w:w="2617" w:type="dxa"/>
          </w:tcPr>
          <w:p w14:paraId="08395595"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[-0.035, -0.025]</w:t>
            </w:r>
          </w:p>
        </w:tc>
        <w:tc>
          <w:tcPr>
            <w:tcW w:w="1855" w:type="dxa"/>
          </w:tcPr>
          <w:p w14:paraId="1A94E2D6"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18A4E37E" w14:textId="77777777" w:rsidTr="00ED4B99">
        <w:trPr>
          <w:trHeight w:val="486"/>
        </w:trPr>
        <w:tc>
          <w:tcPr>
            <w:tcW w:w="3271" w:type="dxa"/>
          </w:tcPr>
          <w:p w14:paraId="0BF0C3FF"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1-week vs. No lag</w:t>
            </w:r>
          </w:p>
        </w:tc>
        <w:tc>
          <w:tcPr>
            <w:tcW w:w="1853" w:type="dxa"/>
          </w:tcPr>
          <w:p w14:paraId="2E9BBF0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-0.042</w:t>
            </w:r>
          </w:p>
        </w:tc>
        <w:tc>
          <w:tcPr>
            <w:tcW w:w="2617" w:type="dxa"/>
          </w:tcPr>
          <w:p w14:paraId="27FBCAD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[-0.048, -0.037]</w:t>
            </w:r>
          </w:p>
        </w:tc>
        <w:tc>
          <w:tcPr>
            <w:tcW w:w="1855" w:type="dxa"/>
          </w:tcPr>
          <w:p w14:paraId="01A100B5"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5F1DA469" w14:textId="77777777" w:rsidTr="00ED4B99">
        <w:trPr>
          <w:trHeight w:val="467"/>
        </w:trPr>
        <w:tc>
          <w:tcPr>
            <w:tcW w:w="3271" w:type="dxa"/>
            <w:tcBorders>
              <w:bottom w:val="single" w:sz="4" w:space="0" w:color="auto"/>
            </w:tcBorders>
          </w:tcPr>
          <w:p w14:paraId="08B8140C"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2-week vs. No lag</w:t>
            </w:r>
          </w:p>
        </w:tc>
        <w:tc>
          <w:tcPr>
            <w:tcW w:w="1853" w:type="dxa"/>
            <w:tcBorders>
              <w:bottom w:val="single" w:sz="4" w:space="0" w:color="auto"/>
            </w:tcBorders>
          </w:tcPr>
          <w:p w14:paraId="18E5C2FA"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-0.062</w:t>
            </w:r>
          </w:p>
        </w:tc>
        <w:tc>
          <w:tcPr>
            <w:tcW w:w="2617" w:type="dxa"/>
            <w:tcBorders>
              <w:bottom w:val="single" w:sz="4" w:space="0" w:color="auto"/>
            </w:tcBorders>
          </w:tcPr>
          <w:p w14:paraId="4175ABE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[-0.07, -0.056]</w:t>
            </w:r>
          </w:p>
        </w:tc>
        <w:tc>
          <w:tcPr>
            <w:tcW w:w="1855" w:type="dxa"/>
            <w:tcBorders>
              <w:bottom w:val="single" w:sz="4" w:space="0" w:color="auto"/>
            </w:tcBorders>
          </w:tcPr>
          <w:p w14:paraId="5A508C2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36CE09E2" w14:textId="77777777" w:rsidTr="00ED4B99">
        <w:trPr>
          <w:trHeight w:val="467"/>
        </w:trPr>
        <w:tc>
          <w:tcPr>
            <w:tcW w:w="3271" w:type="dxa"/>
            <w:tcBorders>
              <w:top w:val="single" w:sz="4" w:space="0" w:color="auto"/>
            </w:tcBorders>
          </w:tcPr>
          <w:p w14:paraId="0F392DBC"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Adjacent Contrasts</w:t>
            </w:r>
          </w:p>
        </w:tc>
        <w:tc>
          <w:tcPr>
            <w:tcW w:w="1853" w:type="dxa"/>
            <w:tcBorders>
              <w:top w:val="single" w:sz="4" w:space="0" w:color="auto"/>
            </w:tcBorders>
          </w:tcPr>
          <w:p w14:paraId="1F9C33C1" w14:textId="77777777" w:rsidR="009B61B6" w:rsidRPr="00C701D8" w:rsidRDefault="009B61B6" w:rsidP="00ED4B99">
            <w:pPr>
              <w:pStyle w:val="Compact"/>
              <w:spacing w:before="0" w:after="0"/>
              <w:rPr>
                <w:rFonts w:ascii="Times New Roman" w:hAnsi="Times New Roman" w:cs="Times New Roman"/>
              </w:rPr>
            </w:pPr>
          </w:p>
        </w:tc>
        <w:tc>
          <w:tcPr>
            <w:tcW w:w="2617" w:type="dxa"/>
            <w:tcBorders>
              <w:top w:val="single" w:sz="4" w:space="0" w:color="auto"/>
            </w:tcBorders>
          </w:tcPr>
          <w:p w14:paraId="467A3E44" w14:textId="77777777" w:rsidR="009B61B6" w:rsidRPr="00C701D8" w:rsidRDefault="009B61B6" w:rsidP="00ED4B99">
            <w:pPr>
              <w:pStyle w:val="Compact"/>
              <w:spacing w:before="0" w:after="0"/>
              <w:rPr>
                <w:rFonts w:ascii="Times New Roman" w:hAnsi="Times New Roman" w:cs="Times New Roman"/>
              </w:rPr>
            </w:pPr>
          </w:p>
        </w:tc>
        <w:tc>
          <w:tcPr>
            <w:tcW w:w="1855" w:type="dxa"/>
            <w:tcBorders>
              <w:top w:val="single" w:sz="4" w:space="0" w:color="auto"/>
            </w:tcBorders>
          </w:tcPr>
          <w:p w14:paraId="5AB397A9" w14:textId="77777777" w:rsidR="009B61B6" w:rsidRPr="00C701D8" w:rsidRDefault="009B61B6" w:rsidP="00ED4B99">
            <w:pPr>
              <w:pStyle w:val="Compact"/>
              <w:spacing w:before="0" w:after="0"/>
              <w:rPr>
                <w:rFonts w:ascii="Times New Roman" w:hAnsi="Times New Roman" w:cs="Times New Roman"/>
              </w:rPr>
            </w:pPr>
          </w:p>
        </w:tc>
      </w:tr>
      <w:tr w:rsidR="009B61B6" w:rsidRPr="00C701D8" w14:paraId="75B7647E" w14:textId="77777777" w:rsidTr="00ED4B99">
        <w:trPr>
          <w:trHeight w:val="486"/>
        </w:trPr>
        <w:tc>
          <w:tcPr>
            <w:tcW w:w="3271" w:type="dxa"/>
          </w:tcPr>
          <w:p w14:paraId="195DF4A0"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3-day vs. 1-day</w:t>
            </w:r>
          </w:p>
        </w:tc>
        <w:tc>
          <w:tcPr>
            <w:tcW w:w="1853" w:type="dxa"/>
          </w:tcPr>
          <w:p w14:paraId="447E699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-0.009</w:t>
            </w:r>
          </w:p>
        </w:tc>
        <w:tc>
          <w:tcPr>
            <w:tcW w:w="2617" w:type="dxa"/>
          </w:tcPr>
          <w:p w14:paraId="40A5293C"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[-0.013, -0.005]</w:t>
            </w:r>
          </w:p>
        </w:tc>
        <w:tc>
          <w:tcPr>
            <w:tcW w:w="1855" w:type="dxa"/>
          </w:tcPr>
          <w:p w14:paraId="1B2BADCD"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124B95DD" w14:textId="77777777" w:rsidTr="00ED4B99">
        <w:trPr>
          <w:trHeight w:val="467"/>
        </w:trPr>
        <w:tc>
          <w:tcPr>
            <w:tcW w:w="3271" w:type="dxa"/>
          </w:tcPr>
          <w:p w14:paraId="17971981"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1-week vs. 3-day</w:t>
            </w:r>
          </w:p>
        </w:tc>
        <w:tc>
          <w:tcPr>
            <w:tcW w:w="1853" w:type="dxa"/>
          </w:tcPr>
          <w:p w14:paraId="1ABA3AB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-0.012</w:t>
            </w:r>
          </w:p>
        </w:tc>
        <w:tc>
          <w:tcPr>
            <w:tcW w:w="2617" w:type="dxa"/>
          </w:tcPr>
          <w:p w14:paraId="756B319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[-0.017, -0.008]</w:t>
            </w:r>
          </w:p>
        </w:tc>
        <w:tc>
          <w:tcPr>
            <w:tcW w:w="1855" w:type="dxa"/>
          </w:tcPr>
          <w:p w14:paraId="2C59F653"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07042DB0" w14:textId="77777777" w:rsidTr="00ED4B99">
        <w:trPr>
          <w:trHeight w:val="467"/>
        </w:trPr>
        <w:tc>
          <w:tcPr>
            <w:tcW w:w="3271" w:type="dxa"/>
            <w:tcBorders>
              <w:bottom w:val="single" w:sz="4" w:space="0" w:color="auto"/>
            </w:tcBorders>
          </w:tcPr>
          <w:p w14:paraId="78C0EC3D"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2-week vs. 1-week</w:t>
            </w:r>
          </w:p>
        </w:tc>
        <w:tc>
          <w:tcPr>
            <w:tcW w:w="1853" w:type="dxa"/>
            <w:tcBorders>
              <w:bottom w:val="single" w:sz="4" w:space="0" w:color="auto"/>
            </w:tcBorders>
          </w:tcPr>
          <w:p w14:paraId="1C33DFC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w:t>
            </w:r>
          </w:p>
        </w:tc>
        <w:tc>
          <w:tcPr>
            <w:tcW w:w="2617" w:type="dxa"/>
            <w:tcBorders>
              <w:bottom w:val="single" w:sz="4" w:space="0" w:color="auto"/>
            </w:tcBorders>
          </w:tcPr>
          <w:p w14:paraId="0D1C2292"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[-0.026, -0.015]</w:t>
            </w:r>
          </w:p>
        </w:tc>
        <w:tc>
          <w:tcPr>
            <w:tcW w:w="1855" w:type="dxa"/>
            <w:tcBorders>
              <w:bottom w:val="single" w:sz="4" w:space="0" w:color="auto"/>
            </w:tcBorders>
          </w:tcPr>
          <w:p w14:paraId="0B66EFA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71CBB738" w14:textId="77777777" w:rsidTr="00ED4B99">
        <w:tblPrEx>
          <w:tblW w:w="9598" w:type="dxa"/>
          <w:tblInd w:w="2" w:type="dxa"/>
          <w:tblLook w:val="0060" w:firstRow="1" w:lastRow="1" w:firstColumn="0" w:lastColumn="0" w:noHBand="0" w:noVBand="0"/>
          <w:tblPrExChange w:id="756" w:author="Kendra Wyant" w:date="2026-06-06T16:16:00Z" w16du:dateUtc="2026-06-06T21:16:00Z">
            <w:tblPrEx>
              <w:tblW w:w="5070" w:type="pct"/>
              <w:tblLayout w:type="fixed"/>
              <w:tblLook w:val="0000" w:firstRow="0" w:lastRow="0" w:firstColumn="0" w:lastColumn="0" w:noHBand="0" w:noVBand="0"/>
            </w:tblPrEx>
          </w:tblPrExChange>
        </w:tblPrEx>
        <w:trPr>
          <w:trHeight w:val="1731"/>
          <w:trPrChange w:id="757" w:author="Kendra Wyant" w:date="2026-06-06T16:16:00Z" w16du:dateUtc="2026-06-06T21:16:00Z">
            <w:trPr>
              <w:trHeight w:val="7695"/>
            </w:trPr>
          </w:trPrChange>
        </w:trPr>
        <w:tc>
          <w:tcPr>
            <w:tcW w:w="9598" w:type="dxa"/>
            <w:gridSpan w:val="4"/>
            <w:tcPrChange w:id="758" w:author="Kendra Wyant" w:date="2026-06-06T16:16:00Z" w16du:dateUtc="2026-06-06T21:16:00Z">
              <w:tcPr>
                <w:tcW w:w="9711" w:type="dxa"/>
                <w:gridSpan w:val="6"/>
                <w:vAlign w:val="center"/>
              </w:tcPr>
            </w:tcPrChange>
          </w:tcPr>
          <w:p w14:paraId="46597AE0" w14:textId="5B3E74A8" w:rsidR="009B61B6" w:rsidRPr="00C701D8" w:rsidRDefault="007B2CBB" w:rsidP="00ED4B99">
            <w:pPr>
              <w:pStyle w:val="Compact"/>
              <w:spacing w:before="0" w:after="0"/>
              <w:rPr>
                <w:rFonts w:ascii="Times New Roman" w:hAnsi="Times New Roman" w:cs="Times New Roman"/>
              </w:rPr>
              <w:pPrChange w:id="759" w:author="Kendra Wyant" w:date="2026-06-06T16:16:00Z" w16du:dateUtc="2026-06-06T21:16:00Z">
                <w:pPr>
                  <w:spacing w:after="0"/>
                </w:pPr>
              </w:pPrChange>
            </w:pPr>
            <w:del w:id="760" w:author="Kendra Wyant" w:date="2026-06-06T16:16:00Z" w16du:dateUtc="2026-06-06T21:16:00Z">
              <w:r w:rsidRPr="007B2CBB">
                <w:rPr>
                  <w:rFonts w:ascii="Times New Roman" w:hAnsi="Times New Roman" w:cs="Times New Roman"/>
                  <w:b/>
                  <w:bCs/>
                  <w:iCs/>
                </w:rPr>
                <w:delText>Table 2</w:delText>
              </w:r>
              <w:r>
                <w:rPr>
                  <w:rFonts w:ascii="Times New Roman" w:hAnsi="Times New Roman" w:cs="Times New Roman"/>
                  <w:b/>
                  <w:bCs/>
                  <w:iCs/>
                </w:rPr>
                <w:delText>.</w:delText>
              </w:r>
              <w:r w:rsidRPr="007B2CBB">
                <w:rPr>
                  <w:rFonts w:ascii="Times New Roman" w:hAnsi="Times New Roman" w:cs="Times New Roman"/>
                  <w:b/>
                  <w:bCs/>
                  <w:iCs/>
                </w:rPr>
                <w:delText xml:space="preserve"> </w:delText>
              </w:r>
            </w:del>
            <w:r w:rsidR="009B61B6" w:rsidRPr="00C701D8">
              <w:rPr>
                <w:rFonts w:ascii="Times New Roman" w:hAnsi="Times New Roman"/>
                <w:rPrChange w:id="761" w:author="Kendra Wyant" w:date="2026-06-06T16:16:00Z" w16du:dateUtc="2026-06-06T21:16:00Z">
                  <w:rPr>
                    <w:rFonts w:ascii="Times New Roman" w:hAnsi="Times New Roman"/>
                    <w:b/>
                  </w:rPr>
                </w:rPrChange>
              </w:rPr>
              <w:t xml:space="preserve">Median </w:t>
            </w:r>
            <w:del w:id="762" w:author="Kendra Wyant" w:date="2026-06-06T16:16:00Z" w16du:dateUtc="2026-06-06T21:16:00Z">
              <w:r w:rsidRPr="007B2CBB">
                <w:rPr>
                  <w:rFonts w:ascii="Times New Roman" w:hAnsi="Times New Roman" w:cs="Times New Roman"/>
                  <w:b/>
                  <w:bCs/>
                  <w:iCs/>
                </w:rPr>
                <w:delText xml:space="preserve">difference in </w:delText>
              </w:r>
            </w:del>
            <w:proofErr w:type="spellStart"/>
            <w:r w:rsidR="009B61B6" w:rsidRPr="00C701D8">
              <w:rPr>
                <w:rFonts w:ascii="Times New Roman" w:hAnsi="Times New Roman"/>
                <w:rPrChange w:id="763" w:author="Kendra Wyant" w:date="2026-06-06T16:16:00Z" w16du:dateUtc="2026-06-06T21:16:00Z">
                  <w:rPr>
                    <w:rFonts w:ascii="Times New Roman" w:hAnsi="Times New Roman"/>
                    <w:b/>
                  </w:rPr>
                </w:rPrChange>
              </w:rPr>
              <w:t>auROC</w:t>
            </w:r>
            <w:proofErr w:type="spellEnd"/>
            <w:del w:id="764" w:author="Kendra Wyant" w:date="2026-06-06T16:16:00Z" w16du:dateUtc="2026-06-06T21:16:00Z">
              <w:r w:rsidRPr="007B2CBB">
                <w:rPr>
                  <w:rFonts w:ascii="Times New Roman" w:hAnsi="Times New Roman" w:cs="Times New Roman"/>
                  <w:b/>
                  <w:bCs/>
                  <w:iCs/>
                </w:rPr>
                <w:delText xml:space="preserve">, 95% </w:delText>
              </w:r>
            </w:del>
            <w:ins w:id="765" w:author="Kendra Wyant" w:date="2026-06-06T16:16:00Z" w16du:dateUtc="2026-06-06T21:16:00Z">
              <w:r w:rsidR="009B61B6" w:rsidRPr="00C701D8">
                <w:rPr>
                  <w:rFonts w:ascii="Times New Roman" w:hAnsi="Times New Roman" w:cs="Times New Roman"/>
                </w:rPr>
                <w:t xml:space="preserve"> differences less than 0 indicate the more lagged model, on average, performed worse than the more immediate model (e.g., 1-day lag - no lag, 3-day lag - 1-day lag). </w:t>
              </w:r>
            </w:ins>
            <w:r w:rsidR="009B61B6" w:rsidRPr="00C701D8">
              <w:rPr>
                <w:rFonts w:ascii="Times New Roman" w:hAnsi="Times New Roman"/>
                <w:rPrChange w:id="766" w:author="Kendra Wyant" w:date="2026-06-06T16:16:00Z" w16du:dateUtc="2026-06-06T21:16:00Z">
                  <w:rPr>
                    <w:rFonts w:ascii="Times New Roman" w:hAnsi="Times New Roman"/>
                    <w:b/>
                  </w:rPr>
                </w:rPrChange>
              </w:rPr>
              <w:t xml:space="preserve">Bayesian </w:t>
            </w:r>
            <w:del w:id="767" w:author="Kendra Wyant" w:date="2026-06-06T16:16:00Z" w16du:dateUtc="2026-06-06T21:16:00Z">
              <w:r w:rsidRPr="007B2CBB">
                <w:rPr>
                  <w:rFonts w:ascii="Times New Roman" w:hAnsi="Times New Roman" w:cs="Times New Roman"/>
                  <w:b/>
                  <w:bCs/>
                  <w:iCs/>
                </w:rPr>
                <w:delText>credible interval (</w:delText>
              </w:r>
            </w:del>
            <w:r w:rsidR="009B61B6" w:rsidRPr="00C701D8">
              <w:rPr>
                <w:rFonts w:ascii="Times New Roman" w:hAnsi="Times New Roman"/>
                <w:rPrChange w:id="768" w:author="Kendra Wyant" w:date="2026-06-06T16:16:00Z" w16du:dateUtc="2026-06-06T21:16:00Z">
                  <w:rPr>
                    <w:rFonts w:ascii="Times New Roman" w:hAnsi="Times New Roman"/>
                    <w:b/>
                  </w:rPr>
                </w:rPrChange>
              </w:rPr>
              <w:t>CI</w:t>
            </w:r>
            <w:del w:id="769" w:author="Kendra Wyant" w:date="2026-06-06T16:16:00Z" w16du:dateUtc="2026-06-06T21:16:00Z">
              <w:r w:rsidRPr="007B2CBB">
                <w:rPr>
                  <w:rFonts w:ascii="Times New Roman" w:hAnsi="Times New Roman" w:cs="Times New Roman"/>
                  <w:b/>
                  <w:bCs/>
                  <w:iCs/>
                </w:rPr>
                <w:delText>), and</w:delText>
              </w:r>
            </w:del>
            <w:ins w:id="770" w:author="Kendra Wyant" w:date="2026-06-06T16:16:00Z" w16du:dateUtc="2026-06-06T21:16:00Z">
              <w:r w:rsidR="009B61B6" w:rsidRPr="00C701D8">
                <w:rPr>
                  <w:rFonts w:ascii="Times New Roman" w:hAnsi="Times New Roman" w:cs="Times New Roman"/>
                </w:rPr>
                <w:t xml:space="preserve"> represents the range of values where there is a 95% probability that the true </w:t>
              </w:r>
              <w:proofErr w:type="spellStart"/>
              <w:r w:rsidR="009B61B6" w:rsidRPr="00C701D8">
                <w:rPr>
                  <w:rFonts w:ascii="Times New Roman" w:hAnsi="Times New Roman" w:cs="Times New Roman"/>
                </w:rPr>
                <w:t>auROC</w:t>
              </w:r>
              <w:proofErr w:type="spellEnd"/>
              <w:r w:rsidR="009B61B6" w:rsidRPr="00C701D8">
                <w:rPr>
                  <w:rFonts w:ascii="Times New Roman" w:hAnsi="Times New Roman" w:cs="Times New Roman"/>
                </w:rPr>
                <w:t xml:space="preserve"> difference lies within that range. Probability indicates the</w:t>
              </w:r>
            </w:ins>
            <w:r w:rsidR="009B61B6" w:rsidRPr="00C701D8">
              <w:rPr>
                <w:rFonts w:ascii="Times New Roman" w:hAnsi="Times New Roman"/>
                <w:rPrChange w:id="771" w:author="Kendra Wyant" w:date="2026-06-06T16:16:00Z" w16du:dateUtc="2026-06-06T21:16:00Z">
                  <w:rPr>
                    <w:rFonts w:ascii="Times New Roman" w:hAnsi="Times New Roman"/>
                    <w:b/>
                  </w:rPr>
                </w:rPrChange>
              </w:rPr>
              <w:t xml:space="preserve"> posterior probability that </w:t>
            </w:r>
            <w:del w:id="772" w:author="Kendra Wyant" w:date="2026-06-06T16:16:00Z" w16du:dateUtc="2026-06-06T21:16:00Z">
              <w:r w:rsidRPr="007B2CBB">
                <w:rPr>
                  <w:rFonts w:ascii="Times New Roman" w:hAnsi="Times New Roman" w:cs="Times New Roman"/>
                  <w:b/>
                  <w:bCs/>
                  <w:iCs/>
                </w:rPr>
                <w:delText>that the auROC</w:delText>
              </w:r>
            </w:del>
            <w:ins w:id="773" w:author="Kendra Wyant" w:date="2026-06-06T16:16:00Z" w16du:dateUtc="2026-06-06T21:16:00Z">
              <w:r w:rsidR="009B61B6" w:rsidRPr="00C701D8">
                <w:rPr>
                  <w:rFonts w:ascii="Times New Roman" w:hAnsi="Times New Roman" w:cs="Times New Roman"/>
                </w:rPr>
                <w:t>this</w:t>
              </w:r>
            </w:ins>
            <w:r w:rsidR="009B61B6" w:rsidRPr="00C701D8">
              <w:rPr>
                <w:rFonts w:ascii="Times New Roman" w:hAnsi="Times New Roman"/>
                <w:rPrChange w:id="774" w:author="Kendra Wyant" w:date="2026-06-06T16:16:00Z" w16du:dateUtc="2026-06-06T21:16:00Z">
                  <w:rPr>
                    <w:rFonts w:ascii="Times New Roman" w:hAnsi="Times New Roman"/>
                    <w:b/>
                  </w:rPr>
                </w:rPrChange>
              </w:rPr>
              <w:t xml:space="preserve"> difference </w:t>
            </w:r>
            <w:del w:id="775" w:author="Kendra Wyant" w:date="2026-06-06T16:16:00Z" w16du:dateUtc="2026-06-06T21:16:00Z">
              <w:r w:rsidRPr="007B2CBB">
                <w:rPr>
                  <w:rFonts w:ascii="Times New Roman" w:hAnsi="Times New Roman" w:cs="Times New Roman"/>
                  <w:b/>
                  <w:bCs/>
                  <w:iCs/>
                </w:rPr>
                <w:delText>was</w:delText>
              </w:r>
            </w:del>
            <w:ins w:id="776" w:author="Kendra Wyant" w:date="2026-06-06T16:16:00Z" w16du:dateUtc="2026-06-06T21:16:00Z">
              <w:r w:rsidR="009B61B6" w:rsidRPr="00C701D8">
                <w:rPr>
                  <w:rFonts w:ascii="Times New Roman" w:hAnsi="Times New Roman" w:cs="Times New Roman"/>
                </w:rPr>
                <w:t>is</w:t>
              </w:r>
            </w:ins>
            <w:r w:rsidR="009B61B6" w:rsidRPr="00C701D8">
              <w:rPr>
                <w:rFonts w:ascii="Times New Roman" w:hAnsi="Times New Roman"/>
                <w:rPrChange w:id="777" w:author="Kendra Wyant" w:date="2026-06-06T16:16:00Z" w16du:dateUtc="2026-06-06T21:16:00Z">
                  <w:rPr>
                    <w:rFonts w:ascii="Times New Roman" w:hAnsi="Times New Roman"/>
                    <w:b/>
                  </w:rPr>
                </w:rPrChange>
              </w:rPr>
              <w:t xml:space="preserve"> smaller than 0 </w:t>
            </w:r>
            <w:r w:rsidR="009B61B6" w:rsidRPr="00C701D8">
              <w:rPr>
                <w:rFonts w:ascii="Times New Roman" w:hAnsi="Times New Roman" w:cs="Times New Roman"/>
              </w:rPr>
              <w:t>(i.e., the models are performing differently).</w:t>
            </w:r>
          </w:p>
        </w:tc>
      </w:tr>
    </w:tbl>
    <w:p w14:paraId="4523608D" w14:textId="467C3664" w:rsidR="00330A02" w:rsidRPr="003B6140" w:rsidRDefault="00000000">
      <w:pPr>
        <w:pStyle w:val="Heading2"/>
        <w:rPr>
          <w:rFonts w:ascii="Times New Roman" w:hAnsi="Times New Roman" w:cs="Times New Roman"/>
          <w:b/>
          <w:bCs/>
          <w:color w:val="auto"/>
        </w:rPr>
      </w:pPr>
      <w:r w:rsidRPr="003B6140">
        <w:rPr>
          <w:rFonts w:ascii="Times New Roman" w:hAnsi="Times New Roman" w:cs="Times New Roman"/>
          <w:b/>
          <w:bCs/>
          <w:color w:val="auto"/>
        </w:rPr>
        <w:t xml:space="preserve">Fairness </w:t>
      </w:r>
      <w:del w:id="778" w:author="Kendra Wyant" w:date="2026-06-06T16:16:00Z" w16du:dateUtc="2026-06-06T21:16:00Z">
        <w:r w:rsidR="008921DD">
          <w:rPr>
            <w:rFonts w:ascii="Times New Roman" w:hAnsi="Times New Roman" w:cs="Times New Roman"/>
            <w:b/>
            <w:bCs/>
            <w:color w:val="auto"/>
          </w:rPr>
          <w:delText>a</w:delText>
        </w:r>
        <w:r w:rsidRPr="008921DD">
          <w:rPr>
            <w:rFonts w:ascii="Times New Roman" w:hAnsi="Times New Roman" w:cs="Times New Roman"/>
            <w:b/>
            <w:bCs/>
            <w:color w:val="auto"/>
          </w:rPr>
          <w:delText>nalyses</w:delText>
        </w:r>
      </w:del>
      <w:ins w:id="779" w:author="Kendra Wyant" w:date="2026-06-06T16:16:00Z" w16du:dateUtc="2026-06-06T21:16:00Z">
        <w:r w:rsidR="003B6140" w:rsidRPr="003B6140">
          <w:rPr>
            <w:rFonts w:ascii="Times New Roman" w:hAnsi="Times New Roman" w:cs="Times New Roman"/>
            <w:b/>
            <w:bCs/>
            <w:color w:val="auto"/>
          </w:rPr>
          <w:t>a</w:t>
        </w:r>
        <w:r w:rsidRPr="003B6140">
          <w:rPr>
            <w:rFonts w:ascii="Times New Roman" w:hAnsi="Times New Roman" w:cs="Times New Roman"/>
            <w:b/>
            <w:bCs/>
            <w:color w:val="auto"/>
          </w:rPr>
          <w:t>nalys</w:t>
        </w:r>
        <w:r w:rsidR="003B6140" w:rsidRPr="003B6140">
          <w:rPr>
            <w:rFonts w:ascii="Times New Roman" w:hAnsi="Times New Roman" w:cs="Times New Roman"/>
            <w:b/>
            <w:bCs/>
            <w:color w:val="auto"/>
          </w:rPr>
          <w:t>i</w:t>
        </w:r>
        <w:r w:rsidRPr="003B6140">
          <w:rPr>
            <w:rFonts w:ascii="Times New Roman" w:hAnsi="Times New Roman" w:cs="Times New Roman"/>
            <w:b/>
            <w:bCs/>
            <w:color w:val="auto"/>
          </w:rPr>
          <w:t>s</w:t>
        </w:r>
      </w:ins>
    </w:p>
    <w:p w14:paraId="793BDA62" w14:textId="220ED668" w:rsidR="00330A02" w:rsidRDefault="00000000" w:rsidP="001973D4">
      <w:pPr>
        <w:pStyle w:val="FirstParagraph"/>
        <w:spacing w:after="0" w:line="480" w:lineRule="auto"/>
        <w:ind w:firstLine="720"/>
        <w:rPr>
          <w:rFonts w:ascii="Times New Roman" w:hAnsi="Times New Roman" w:cs="Times New Roman"/>
        </w:rPr>
        <w:pPrChange w:id="780" w:author="Kendra Wyant" w:date="2026-06-06T16:16:00Z" w16du:dateUtc="2026-06-06T21:16:00Z">
          <w:pPr>
            <w:pStyle w:val="FirstParagraph"/>
            <w:spacing w:line="480" w:lineRule="auto"/>
            <w:ind w:firstLine="720"/>
          </w:pPr>
        </w:pPrChange>
      </w:pPr>
      <w:r w:rsidRPr="001973D4">
        <w:rPr>
          <w:rFonts w:ascii="Times New Roman" w:hAnsi="Times New Roman" w:cs="Times New Roman"/>
        </w:rPr>
        <w:t>Table</w:t>
      </w:r>
      <w:del w:id="781" w:author="Kendra Wyant" w:date="2026-06-06T16:16:00Z" w16du:dateUtc="2026-06-06T21:16:00Z">
        <w:r w:rsidR="008921DD">
          <w:rPr>
            <w:rFonts w:ascii="Times New Roman" w:hAnsi="Times New Roman" w:cs="Times New Roman"/>
          </w:rPr>
          <w:delText xml:space="preserve"> </w:delText>
        </w:r>
      </w:del>
      <w:ins w:id="782" w:author="Kendra Wyant" w:date="2026-06-06T16:16:00Z" w16du:dateUtc="2026-06-06T21:16:00Z">
        <w:r w:rsidRPr="001973D4">
          <w:rPr>
            <w:rFonts w:ascii="Times New Roman" w:hAnsi="Times New Roman" w:cs="Times New Roman"/>
          </w:rPr>
          <w:t> </w:t>
        </w:r>
      </w:ins>
      <w:r w:rsidRPr="001973D4">
        <w:rPr>
          <w:rFonts w:ascii="Times New Roman" w:hAnsi="Times New Roman" w:cs="Times New Roman"/>
        </w:rPr>
        <w:t>3</w:t>
      </w:r>
      <w:r w:rsidRPr="00F432CF">
        <w:rPr>
          <w:rFonts w:ascii="Times New Roman" w:hAnsi="Times New Roman" w:cs="Times New Roman"/>
        </w:rPr>
        <w:t xml:space="preserve"> presents the median difference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95% Bayesian CI, and posterior probability that the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difference was smaller than 0 for the three fairness contrasts: race/ethnicity (non-White and/or Hispanic; </w:t>
      </w:r>
      <w:r w:rsidRPr="00F432CF">
        <w:rPr>
          <w:rFonts w:ascii="Times New Roman" w:hAnsi="Times New Roman" w:cs="Times New Roman"/>
          <w:i/>
          <w:iCs/>
        </w:rPr>
        <w:t>N</w:t>
      </w:r>
      <w:r w:rsidRPr="00F432CF">
        <w:rPr>
          <w:rFonts w:ascii="Times New Roman" w:hAnsi="Times New Roman" w:cs="Times New Roman"/>
        </w:rPr>
        <w:t xml:space="preserve"> = 20 vs. Non-Hispanic White; </w:t>
      </w:r>
      <w:r w:rsidRPr="00F432CF">
        <w:rPr>
          <w:rFonts w:ascii="Times New Roman" w:hAnsi="Times New Roman" w:cs="Times New Roman"/>
          <w:i/>
          <w:iCs/>
        </w:rPr>
        <w:t>N</w:t>
      </w:r>
      <w:r w:rsidRPr="00F432CF">
        <w:rPr>
          <w:rFonts w:ascii="Times New Roman" w:hAnsi="Times New Roman" w:cs="Times New Roman"/>
        </w:rPr>
        <w:t xml:space="preserve"> = 131), sex at birth (female; </w:t>
      </w:r>
      <w:r w:rsidRPr="00F432CF">
        <w:rPr>
          <w:rFonts w:ascii="Times New Roman" w:hAnsi="Times New Roman" w:cs="Times New Roman"/>
          <w:i/>
          <w:iCs/>
        </w:rPr>
        <w:t>N</w:t>
      </w:r>
      <w:r w:rsidRPr="00F432CF">
        <w:rPr>
          <w:rFonts w:ascii="Times New Roman" w:hAnsi="Times New Roman" w:cs="Times New Roman"/>
        </w:rPr>
        <w:t xml:space="preserve"> = 74 vs. male; </w:t>
      </w:r>
      <w:r w:rsidRPr="00F432CF">
        <w:rPr>
          <w:rFonts w:ascii="Times New Roman" w:hAnsi="Times New Roman" w:cs="Times New Roman"/>
          <w:i/>
          <w:iCs/>
        </w:rPr>
        <w:t>N</w:t>
      </w:r>
      <w:r w:rsidRPr="00F432CF">
        <w:rPr>
          <w:rFonts w:ascii="Times New Roman" w:hAnsi="Times New Roman" w:cs="Times New Roman"/>
        </w:rPr>
        <w:t xml:space="preserve"> = 77), and income (below poverty line; </w:t>
      </w:r>
      <w:r w:rsidRPr="00F432CF">
        <w:rPr>
          <w:rFonts w:ascii="Times New Roman" w:hAnsi="Times New Roman" w:cs="Times New Roman"/>
          <w:i/>
          <w:iCs/>
        </w:rPr>
        <w:t>N</w:t>
      </w:r>
      <w:r w:rsidRPr="00F432CF">
        <w:rPr>
          <w:rFonts w:ascii="Times New Roman" w:hAnsi="Times New Roman" w:cs="Times New Roman"/>
        </w:rPr>
        <w:t xml:space="preserve"> = 49 vs. above poverty line; </w:t>
      </w:r>
      <w:r w:rsidRPr="00F432CF">
        <w:rPr>
          <w:rFonts w:ascii="Times New Roman" w:hAnsi="Times New Roman" w:cs="Times New Roman"/>
          <w:i/>
          <w:iCs/>
        </w:rPr>
        <w:t>N</w:t>
      </w:r>
      <w:r w:rsidRPr="00F432CF">
        <w:rPr>
          <w:rFonts w:ascii="Times New Roman" w:hAnsi="Times New Roman" w:cs="Times New Roman"/>
        </w:rPr>
        <w:t xml:space="preserve"> = 102). Median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differences less than 0 indicate the model, on average, </w:t>
      </w:r>
      <w:r w:rsidRPr="00F432CF">
        <w:rPr>
          <w:rFonts w:ascii="Times New Roman" w:hAnsi="Times New Roman" w:cs="Times New Roman"/>
        </w:rPr>
        <w:lastRenderedPageBreak/>
        <w:t xml:space="preserve">performed worse for the non-advantaged group (female, non-White and/or Hispanic, below poverty line) compared to the advantaged group (male, non-Hispanic White, and above poverty line). In </w:t>
      </w:r>
      <w:r w:rsidRPr="001973D4">
        <w:rPr>
          <w:rFonts w:ascii="Times New Roman" w:hAnsi="Times New Roman" w:cs="Times New Roman"/>
        </w:rPr>
        <w:t>Table</w:t>
      </w:r>
      <w:del w:id="783" w:author="Kendra Wyant" w:date="2026-06-06T16:16:00Z" w16du:dateUtc="2026-06-06T21:16:00Z">
        <w:r w:rsidR="008921DD">
          <w:rPr>
            <w:rFonts w:ascii="Times New Roman" w:hAnsi="Times New Roman" w:cs="Times New Roman"/>
          </w:rPr>
          <w:delText xml:space="preserve"> </w:delText>
        </w:r>
      </w:del>
      <w:ins w:id="784" w:author="Kendra Wyant" w:date="2026-06-06T16:16:00Z" w16du:dateUtc="2026-06-06T21:16:00Z">
        <w:r w:rsidRPr="001973D4">
          <w:rPr>
            <w:rFonts w:ascii="Times New Roman" w:hAnsi="Times New Roman" w:cs="Times New Roman"/>
          </w:rPr>
          <w:t> </w:t>
        </w:r>
      </w:ins>
      <w:r w:rsidRPr="001973D4">
        <w:rPr>
          <w:rFonts w:ascii="Times New Roman" w:hAnsi="Times New Roman" w:cs="Times New Roman"/>
        </w:rPr>
        <w:t>3</w:t>
      </w:r>
      <w:r w:rsidRPr="00F432CF">
        <w:rPr>
          <w:rFonts w:ascii="Times New Roman" w:hAnsi="Times New Roman" w:cs="Times New Roman"/>
        </w:rPr>
        <w:t xml:space="preserve"> we present fairness analyses for our baseline model (no lag) and for our longest lagged model (2-week lag), as this is likely the most clinically useful lagged model for providing advanced warning of lapse risk. Fairness </w:t>
      </w:r>
      <w:proofErr w:type="gramStart"/>
      <w:r w:rsidRPr="00F432CF">
        <w:rPr>
          <w:rFonts w:ascii="Times New Roman" w:hAnsi="Times New Roman" w:cs="Times New Roman"/>
        </w:rPr>
        <w:t>analyses</w:t>
      </w:r>
      <w:proofErr w:type="gramEnd"/>
      <w:r w:rsidRPr="00F432CF">
        <w:rPr>
          <w:rFonts w:ascii="Times New Roman" w:hAnsi="Times New Roman" w:cs="Times New Roman"/>
        </w:rPr>
        <w:t xml:space="preserve"> for all five models are available in </w:t>
      </w:r>
      <w:del w:id="785" w:author="Kendra Wyant" w:date="2026-06-06T16:16:00Z" w16du:dateUtc="2026-06-06T21:16:00Z">
        <w:r w:rsidR="008921DD" w:rsidRPr="003D0047">
          <w:rPr>
            <w:rFonts w:ascii="Times New Roman" w:hAnsi="Times New Roman" w:cs="Times New Roman"/>
          </w:rPr>
          <w:delText>the supplement</w:delText>
        </w:r>
      </w:del>
      <w:ins w:id="786" w:author="Kendra Wyant" w:date="2026-06-06T16:16:00Z" w16du:dateUtc="2026-06-06T21:16:00Z">
        <w:r w:rsidRPr="00F432CF">
          <w:rPr>
            <w:rFonts w:ascii="Times New Roman" w:hAnsi="Times New Roman" w:cs="Times New Roman"/>
          </w:rPr>
          <w:t>Table B in S1 Appendix</w:t>
        </w:r>
      </w:ins>
      <w:r w:rsidRPr="00F432CF">
        <w:rPr>
          <w:rFonts w:ascii="Times New Roman" w:hAnsi="Times New Roman" w:cs="Times New Roman"/>
        </w:rPr>
        <w:t>.</w:t>
      </w:r>
    </w:p>
    <w:p w14:paraId="396EB28C" w14:textId="25CA49FA" w:rsidR="001973D4" w:rsidRDefault="001973D4" w:rsidP="001973D4">
      <w:pPr>
        <w:pStyle w:val="BodyText"/>
        <w:spacing w:after="0" w:line="480" w:lineRule="auto"/>
        <w:rPr>
          <w:rFonts w:ascii="Times New Roman" w:hAnsi="Times New Roman" w:cs="Times New Roman"/>
          <w:b/>
          <w:bCs/>
        </w:rPr>
      </w:pPr>
      <w:r w:rsidRPr="00567ACF">
        <w:rPr>
          <w:rFonts w:ascii="Times New Roman" w:hAnsi="Times New Roman"/>
          <w:b/>
        </w:rPr>
        <w:t xml:space="preserve">Table 3. </w:t>
      </w:r>
      <w:r w:rsidRPr="001973D4">
        <w:rPr>
          <w:rFonts w:ascii="Times New Roman" w:hAnsi="Times New Roman" w:cs="Times New Roman"/>
          <w:b/>
          <w:bCs/>
        </w:rPr>
        <w:t xml:space="preserve">Median Difference in </w:t>
      </w:r>
      <w:proofErr w:type="spellStart"/>
      <w:r w:rsidRPr="001973D4">
        <w:rPr>
          <w:rFonts w:ascii="Times New Roman" w:hAnsi="Times New Roman" w:cs="Times New Roman"/>
          <w:b/>
          <w:bCs/>
        </w:rPr>
        <w:t>auROC</w:t>
      </w:r>
      <w:proofErr w:type="spellEnd"/>
      <w:r w:rsidRPr="001973D4">
        <w:rPr>
          <w:rFonts w:ascii="Times New Roman" w:hAnsi="Times New Roman" w:cs="Times New Roman"/>
          <w:b/>
          <w:bCs/>
        </w:rPr>
        <w:t xml:space="preserve">, 95% Bayesian </w:t>
      </w:r>
      <w:r>
        <w:rPr>
          <w:rFonts w:ascii="Times New Roman" w:hAnsi="Times New Roman" w:cs="Times New Roman"/>
          <w:b/>
          <w:bCs/>
        </w:rPr>
        <w:t>C</w:t>
      </w:r>
      <w:r w:rsidRPr="001973D4">
        <w:rPr>
          <w:rFonts w:ascii="Times New Roman" w:hAnsi="Times New Roman" w:cs="Times New Roman"/>
          <w:b/>
          <w:bCs/>
        </w:rPr>
        <w:t xml:space="preserve">redible </w:t>
      </w:r>
      <w:r>
        <w:rPr>
          <w:rFonts w:ascii="Times New Roman" w:hAnsi="Times New Roman" w:cs="Times New Roman"/>
          <w:b/>
          <w:bCs/>
        </w:rPr>
        <w:t>I</w:t>
      </w:r>
      <w:r w:rsidRPr="001973D4">
        <w:rPr>
          <w:rFonts w:ascii="Times New Roman" w:hAnsi="Times New Roman" w:cs="Times New Roman"/>
          <w:b/>
          <w:bCs/>
        </w:rPr>
        <w:t>nterval (CI), and</w:t>
      </w:r>
      <w:r>
        <w:rPr>
          <w:rFonts w:ascii="Times New Roman" w:hAnsi="Times New Roman" w:cs="Times New Roman"/>
          <w:b/>
          <w:bCs/>
        </w:rPr>
        <w:t xml:space="preserve"> P</w:t>
      </w:r>
      <w:r w:rsidRPr="001973D4">
        <w:rPr>
          <w:rFonts w:ascii="Times New Roman" w:hAnsi="Times New Roman" w:cs="Times New Roman"/>
          <w:b/>
          <w:bCs/>
        </w:rPr>
        <w:t xml:space="preserve">osterior </w:t>
      </w:r>
      <w:r>
        <w:rPr>
          <w:rFonts w:ascii="Times New Roman" w:hAnsi="Times New Roman" w:cs="Times New Roman"/>
          <w:b/>
          <w:bCs/>
        </w:rPr>
        <w:t>P</w:t>
      </w:r>
      <w:r w:rsidRPr="001973D4">
        <w:rPr>
          <w:rFonts w:ascii="Times New Roman" w:hAnsi="Times New Roman" w:cs="Times New Roman"/>
          <w:b/>
          <w:bCs/>
        </w:rPr>
        <w:t xml:space="preserve">robability that the </w:t>
      </w:r>
      <w:proofErr w:type="spellStart"/>
      <w:r w:rsidRPr="001973D4">
        <w:rPr>
          <w:rFonts w:ascii="Times New Roman" w:hAnsi="Times New Roman" w:cs="Times New Roman"/>
          <w:b/>
          <w:bCs/>
        </w:rPr>
        <w:t>auROC</w:t>
      </w:r>
      <w:proofErr w:type="spellEnd"/>
      <w:r w:rsidRPr="001973D4">
        <w:rPr>
          <w:rFonts w:ascii="Times New Roman" w:hAnsi="Times New Roman" w:cs="Times New Roman"/>
          <w:b/>
          <w:bCs/>
        </w:rPr>
        <w:t xml:space="preserve"> </w:t>
      </w:r>
      <w:r>
        <w:rPr>
          <w:rFonts w:ascii="Times New Roman" w:hAnsi="Times New Roman" w:cs="Times New Roman"/>
          <w:b/>
          <w:bCs/>
        </w:rPr>
        <w:t>D</w:t>
      </w:r>
      <w:r w:rsidRPr="001973D4">
        <w:rPr>
          <w:rFonts w:ascii="Times New Roman" w:hAnsi="Times New Roman" w:cs="Times New Roman"/>
          <w:b/>
          <w:bCs/>
        </w:rPr>
        <w:t xml:space="preserve">ifference was </w:t>
      </w:r>
      <w:r>
        <w:rPr>
          <w:rFonts w:ascii="Times New Roman" w:hAnsi="Times New Roman" w:cs="Times New Roman"/>
          <w:b/>
          <w:bCs/>
        </w:rPr>
        <w:t>S</w:t>
      </w:r>
      <w:r w:rsidRPr="001973D4">
        <w:rPr>
          <w:rFonts w:ascii="Times New Roman" w:hAnsi="Times New Roman" w:cs="Times New Roman"/>
          <w:b/>
          <w:bCs/>
        </w:rPr>
        <w:t xml:space="preserve">maller than 0 for </w:t>
      </w:r>
      <w:r>
        <w:rPr>
          <w:rFonts w:ascii="Times New Roman" w:hAnsi="Times New Roman" w:cs="Times New Roman"/>
          <w:b/>
          <w:bCs/>
        </w:rPr>
        <w:t>F</w:t>
      </w:r>
      <w:r w:rsidRPr="001973D4">
        <w:rPr>
          <w:rFonts w:ascii="Times New Roman" w:hAnsi="Times New Roman" w:cs="Times New Roman"/>
          <w:b/>
          <w:bCs/>
        </w:rPr>
        <w:t xml:space="preserve">airness </w:t>
      </w:r>
      <w:r>
        <w:rPr>
          <w:rFonts w:ascii="Times New Roman" w:hAnsi="Times New Roman" w:cs="Times New Roman"/>
          <w:b/>
          <w:bCs/>
        </w:rPr>
        <w:t>C</w:t>
      </w:r>
      <w:r w:rsidRPr="001973D4">
        <w:rPr>
          <w:rFonts w:ascii="Times New Roman" w:hAnsi="Times New Roman" w:cs="Times New Roman"/>
          <w:b/>
          <w:bCs/>
        </w:rPr>
        <w:t xml:space="preserve">ontrasts for the </w:t>
      </w:r>
      <w:r>
        <w:rPr>
          <w:rFonts w:ascii="Times New Roman" w:hAnsi="Times New Roman" w:cs="Times New Roman"/>
          <w:b/>
          <w:bCs/>
        </w:rPr>
        <w:t>N</w:t>
      </w:r>
      <w:r w:rsidRPr="001973D4">
        <w:rPr>
          <w:rFonts w:ascii="Times New Roman" w:hAnsi="Times New Roman" w:cs="Times New Roman"/>
          <w:b/>
          <w:bCs/>
        </w:rPr>
        <w:t xml:space="preserve">o </w:t>
      </w:r>
      <w:r>
        <w:rPr>
          <w:rFonts w:ascii="Times New Roman" w:hAnsi="Times New Roman" w:cs="Times New Roman"/>
          <w:b/>
          <w:bCs/>
        </w:rPr>
        <w:t>L</w:t>
      </w:r>
      <w:r w:rsidRPr="001973D4">
        <w:rPr>
          <w:rFonts w:ascii="Times New Roman" w:hAnsi="Times New Roman" w:cs="Times New Roman"/>
          <w:b/>
          <w:bCs/>
        </w:rPr>
        <w:t xml:space="preserve">ag and 2-week </w:t>
      </w:r>
      <w:r>
        <w:rPr>
          <w:rFonts w:ascii="Times New Roman" w:hAnsi="Times New Roman" w:cs="Times New Roman"/>
          <w:b/>
          <w:bCs/>
        </w:rPr>
        <w:t>L</w:t>
      </w:r>
      <w:r w:rsidRPr="001973D4">
        <w:rPr>
          <w:rFonts w:ascii="Times New Roman" w:hAnsi="Times New Roman" w:cs="Times New Roman"/>
          <w:b/>
          <w:bCs/>
        </w:rPr>
        <w:t xml:space="preserve">agged </w:t>
      </w:r>
      <w:r>
        <w:rPr>
          <w:rFonts w:ascii="Times New Roman" w:hAnsi="Times New Roman" w:cs="Times New Roman"/>
          <w:b/>
          <w:bCs/>
        </w:rPr>
        <w:t>M</w:t>
      </w:r>
      <w:r w:rsidRPr="001973D4">
        <w:rPr>
          <w:rFonts w:ascii="Times New Roman" w:hAnsi="Times New Roman" w:cs="Times New Roman"/>
          <w:b/>
          <w:bCs/>
        </w:rPr>
        <w:t>odels.</w:t>
      </w:r>
    </w:p>
    <w:tbl>
      <w:tblPr>
        <w:tblStyle w:val="Table"/>
        <w:tblW w:w="9660" w:type="dxa"/>
        <w:tblLook w:val="0060" w:firstRow="1" w:lastRow="1" w:firstColumn="0" w:lastColumn="0" w:noHBand="0" w:noVBand="0"/>
      </w:tblPr>
      <w:tblGrid>
        <w:gridCol w:w="4314"/>
        <w:gridCol w:w="1499"/>
        <w:gridCol w:w="2156"/>
        <w:gridCol w:w="1691"/>
        <w:tblGridChange w:id="787">
          <w:tblGrid>
            <w:gridCol w:w="4314"/>
            <w:gridCol w:w="1499"/>
            <w:gridCol w:w="2156"/>
            <w:gridCol w:w="1607"/>
            <w:gridCol w:w="84"/>
          </w:tblGrid>
        </w:tblGridChange>
      </w:tblGrid>
      <w:tr w:rsidR="001973D4" w:rsidRPr="00C701D8" w14:paraId="6A64B52C" w14:textId="77777777" w:rsidTr="00ED4B99">
        <w:trPr>
          <w:cnfStyle w:val="100000000000" w:firstRow="1" w:lastRow="0" w:firstColumn="0" w:lastColumn="0" w:oddVBand="0" w:evenVBand="0" w:oddHBand="0" w:evenHBand="0" w:firstRowFirstColumn="0" w:firstRowLastColumn="0" w:lastRowFirstColumn="0" w:lastRowLastColumn="0"/>
          <w:trHeight w:val="383"/>
          <w:tblHeader/>
        </w:trPr>
        <w:tc>
          <w:tcPr>
            <w:tcW w:w="4314" w:type="dxa"/>
            <w:tcBorders>
              <w:top w:val="single" w:sz="4" w:space="0" w:color="auto"/>
              <w:bottom w:val="single" w:sz="4" w:space="0" w:color="auto"/>
            </w:tcBorders>
            <w:vAlign w:val="center"/>
          </w:tcPr>
          <w:p w14:paraId="0486AFEE"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Contrast</w:t>
            </w:r>
          </w:p>
        </w:tc>
        <w:tc>
          <w:tcPr>
            <w:tcW w:w="1499" w:type="dxa"/>
            <w:tcBorders>
              <w:top w:val="single" w:sz="4" w:space="0" w:color="auto"/>
            </w:tcBorders>
            <w:vAlign w:val="center"/>
          </w:tcPr>
          <w:p w14:paraId="3E17F8A8"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Median</w:t>
            </w:r>
          </w:p>
        </w:tc>
        <w:tc>
          <w:tcPr>
            <w:tcW w:w="2156" w:type="dxa"/>
            <w:tcBorders>
              <w:top w:val="single" w:sz="4" w:space="0" w:color="auto"/>
            </w:tcBorders>
            <w:vAlign w:val="center"/>
          </w:tcPr>
          <w:p w14:paraId="38AB0B8A"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Bayesian CI</w:t>
            </w:r>
          </w:p>
        </w:tc>
        <w:tc>
          <w:tcPr>
            <w:tcW w:w="1689" w:type="dxa"/>
            <w:tcBorders>
              <w:top w:val="single" w:sz="4" w:space="0" w:color="auto"/>
            </w:tcBorders>
            <w:vAlign w:val="center"/>
          </w:tcPr>
          <w:p w14:paraId="14E6840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Probability</w:t>
            </w:r>
          </w:p>
        </w:tc>
      </w:tr>
      <w:tr w:rsidR="001973D4" w:rsidRPr="00C701D8" w14:paraId="4F34408A" w14:textId="77777777" w:rsidTr="00ED4B99">
        <w:trPr>
          <w:trHeight w:val="383"/>
        </w:trPr>
        <w:tc>
          <w:tcPr>
            <w:tcW w:w="4314" w:type="dxa"/>
            <w:tcBorders>
              <w:top w:val="single" w:sz="4" w:space="0" w:color="auto"/>
            </w:tcBorders>
            <w:vAlign w:val="center"/>
          </w:tcPr>
          <w:p w14:paraId="348739A5"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Fairness Contrasts (No Lag)</w:t>
            </w:r>
          </w:p>
        </w:tc>
        <w:tc>
          <w:tcPr>
            <w:tcW w:w="1499" w:type="dxa"/>
            <w:vAlign w:val="center"/>
          </w:tcPr>
          <w:p w14:paraId="42BB2E8E" w14:textId="77777777" w:rsidR="001973D4" w:rsidRPr="00C701D8" w:rsidRDefault="001973D4" w:rsidP="00ED4B99">
            <w:pPr>
              <w:pStyle w:val="Compact"/>
              <w:spacing w:before="0" w:after="0"/>
              <w:rPr>
                <w:rFonts w:ascii="Times New Roman" w:hAnsi="Times New Roman" w:cs="Times New Roman"/>
              </w:rPr>
            </w:pPr>
          </w:p>
        </w:tc>
        <w:tc>
          <w:tcPr>
            <w:tcW w:w="2156" w:type="dxa"/>
            <w:vAlign w:val="center"/>
          </w:tcPr>
          <w:p w14:paraId="21F5DF98" w14:textId="77777777" w:rsidR="001973D4" w:rsidRPr="00C701D8" w:rsidRDefault="001973D4" w:rsidP="00ED4B99">
            <w:pPr>
              <w:pStyle w:val="Compact"/>
              <w:spacing w:before="0" w:after="0"/>
              <w:rPr>
                <w:rFonts w:ascii="Times New Roman" w:hAnsi="Times New Roman" w:cs="Times New Roman"/>
              </w:rPr>
            </w:pPr>
          </w:p>
        </w:tc>
        <w:tc>
          <w:tcPr>
            <w:tcW w:w="1689" w:type="dxa"/>
            <w:vAlign w:val="center"/>
          </w:tcPr>
          <w:p w14:paraId="708F942C" w14:textId="77777777" w:rsidR="001973D4" w:rsidRPr="00C701D8" w:rsidRDefault="001973D4" w:rsidP="00ED4B99">
            <w:pPr>
              <w:pStyle w:val="Compact"/>
              <w:spacing w:before="0" w:after="0"/>
              <w:rPr>
                <w:rFonts w:ascii="Times New Roman" w:hAnsi="Times New Roman" w:cs="Times New Roman"/>
              </w:rPr>
            </w:pPr>
          </w:p>
        </w:tc>
      </w:tr>
      <w:tr w:rsidR="001973D4" w:rsidRPr="00C701D8" w14:paraId="2F06AB93" w14:textId="77777777" w:rsidTr="00ED4B99">
        <w:trPr>
          <w:trHeight w:val="405"/>
        </w:trPr>
        <w:tc>
          <w:tcPr>
            <w:tcW w:w="4314" w:type="dxa"/>
            <w:vAlign w:val="center"/>
          </w:tcPr>
          <w:p w14:paraId="229CBEFC"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female vs. male</w:t>
            </w:r>
          </w:p>
        </w:tc>
        <w:tc>
          <w:tcPr>
            <w:tcW w:w="1499" w:type="dxa"/>
            <w:vAlign w:val="center"/>
          </w:tcPr>
          <w:p w14:paraId="72577CA5"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-0.043</w:t>
            </w:r>
          </w:p>
        </w:tc>
        <w:tc>
          <w:tcPr>
            <w:tcW w:w="2156" w:type="dxa"/>
            <w:vAlign w:val="center"/>
          </w:tcPr>
          <w:p w14:paraId="2155C180"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[-0.059, -0.028]</w:t>
            </w:r>
          </w:p>
        </w:tc>
        <w:tc>
          <w:tcPr>
            <w:tcW w:w="1689" w:type="dxa"/>
            <w:vAlign w:val="center"/>
          </w:tcPr>
          <w:p w14:paraId="71ED1334"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1973D4" w:rsidRPr="00C701D8" w14:paraId="06989F28" w14:textId="77777777" w:rsidTr="00ED4B99">
        <w:trPr>
          <w:trHeight w:val="768"/>
        </w:trPr>
        <w:tc>
          <w:tcPr>
            <w:tcW w:w="4314" w:type="dxa"/>
            <w:vAlign w:val="center"/>
          </w:tcPr>
          <w:p w14:paraId="2DF0FFA5"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non-White and/or Hispanic vs. non-</w:t>
            </w:r>
          </w:p>
          <w:p w14:paraId="118C1D3C"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Hispanic White</w:t>
            </w:r>
          </w:p>
        </w:tc>
        <w:tc>
          <w:tcPr>
            <w:tcW w:w="1499" w:type="dxa"/>
            <w:vAlign w:val="center"/>
          </w:tcPr>
          <w:p w14:paraId="474A346E"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-0.131</w:t>
            </w:r>
          </w:p>
        </w:tc>
        <w:tc>
          <w:tcPr>
            <w:tcW w:w="2156" w:type="dxa"/>
            <w:vAlign w:val="center"/>
          </w:tcPr>
          <w:p w14:paraId="04CA2B31"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[-0.222, -0.057]</w:t>
            </w:r>
          </w:p>
        </w:tc>
        <w:tc>
          <w:tcPr>
            <w:tcW w:w="1689" w:type="dxa"/>
            <w:vAlign w:val="center"/>
          </w:tcPr>
          <w:p w14:paraId="5AE7B85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0.999</w:t>
            </w:r>
          </w:p>
        </w:tc>
      </w:tr>
      <w:tr w:rsidR="001973D4" w:rsidRPr="00C701D8" w14:paraId="6E85CB83" w14:textId="77777777" w:rsidTr="00ED4B99">
        <w:trPr>
          <w:trHeight w:val="789"/>
        </w:trPr>
        <w:tc>
          <w:tcPr>
            <w:tcW w:w="4314" w:type="dxa"/>
            <w:tcBorders>
              <w:bottom w:val="single" w:sz="4" w:space="0" w:color="auto"/>
            </w:tcBorders>
            <w:vAlign w:val="center"/>
          </w:tcPr>
          <w:p w14:paraId="281E6D11"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below poverty line vs. above </w:t>
            </w:r>
          </w:p>
          <w:p w14:paraId="324AED1C"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poverty line</w:t>
            </w:r>
          </w:p>
        </w:tc>
        <w:tc>
          <w:tcPr>
            <w:tcW w:w="1499" w:type="dxa"/>
            <w:tcBorders>
              <w:bottom w:val="single" w:sz="4" w:space="0" w:color="auto"/>
            </w:tcBorders>
            <w:vAlign w:val="center"/>
          </w:tcPr>
          <w:p w14:paraId="7F770D08"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-0.012</w:t>
            </w:r>
          </w:p>
        </w:tc>
        <w:tc>
          <w:tcPr>
            <w:tcW w:w="2156" w:type="dxa"/>
            <w:tcBorders>
              <w:bottom w:val="single" w:sz="4" w:space="0" w:color="auto"/>
            </w:tcBorders>
            <w:vAlign w:val="center"/>
          </w:tcPr>
          <w:p w14:paraId="153BDF26"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[-0.033, 0.007]</w:t>
            </w:r>
          </w:p>
        </w:tc>
        <w:tc>
          <w:tcPr>
            <w:tcW w:w="1689" w:type="dxa"/>
            <w:tcBorders>
              <w:bottom w:val="single" w:sz="4" w:space="0" w:color="auto"/>
            </w:tcBorders>
            <w:vAlign w:val="center"/>
          </w:tcPr>
          <w:p w14:paraId="34EC765E"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0.848</w:t>
            </w:r>
          </w:p>
        </w:tc>
      </w:tr>
      <w:tr w:rsidR="001973D4" w:rsidRPr="00C701D8" w14:paraId="5F952484" w14:textId="77777777" w:rsidTr="00ED4B99">
        <w:trPr>
          <w:trHeight w:val="383"/>
        </w:trPr>
        <w:tc>
          <w:tcPr>
            <w:tcW w:w="4314" w:type="dxa"/>
            <w:tcBorders>
              <w:top w:val="single" w:sz="4" w:space="0" w:color="auto"/>
            </w:tcBorders>
            <w:vAlign w:val="center"/>
          </w:tcPr>
          <w:p w14:paraId="1DDD58DA"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Fairness Contrasts (2-week Lag)</w:t>
            </w:r>
          </w:p>
        </w:tc>
        <w:tc>
          <w:tcPr>
            <w:tcW w:w="1499" w:type="dxa"/>
            <w:tcBorders>
              <w:top w:val="single" w:sz="4" w:space="0" w:color="auto"/>
            </w:tcBorders>
            <w:vAlign w:val="center"/>
          </w:tcPr>
          <w:p w14:paraId="4FA66B33" w14:textId="77777777" w:rsidR="001973D4" w:rsidRPr="00C701D8" w:rsidRDefault="001973D4" w:rsidP="00ED4B99">
            <w:pPr>
              <w:pStyle w:val="Compact"/>
              <w:spacing w:before="0" w:after="0"/>
              <w:rPr>
                <w:rFonts w:ascii="Times New Roman" w:hAnsi="Times New Roman" w:cs="Times New Roman"/>
              </w:rPr>
            </w:pPr>
          </w:p>
        </w:tc>
        <w:tc>
          <w:tcPr>
            <w:tcW w:w="2156" w:type="dxa"/>
            <w:tcBorders>
              <w:top w:val="single" w:sz="4" w:space="0" w:color="auto"/>
            </w:tcBorders>
            <w:vAlign w:val="center"/>
          </w:tcPr>
          <w:p w14:paraId="3E6B72B9" w14:textId="77777777" w:rsidR="001973D4" w:rsidRPr="00C701D8" w:rsidRDefault="001973D4" w:rsidP="00ED4B99">
            <w:pPr>
              <w:pStyle w:val="Compact"/>
              <w:spacing w:before="0" w:after="0"/>
              <w:rPr>
                <w:rFonts w:ascii="Times New Roman" w:hAnsi="Times New Roman" w:cs="Times New Roman"/>
              </w:rPr>
            </w:pPr>
          </w:p>
        </w:tc>
        <w:tc>
          <w:tcPr>
            <w:tcW w:w="1689" w:type="dxa"/>
            <w:tcBorders>
              <w:top w:val="single" w:sz="4" w:space="0" w:color="auto"/>
            </w:tcBorders>
            <w:vAlign w:val="center"/>
          </w:tcPr>
          <w:p w14:paraId="3B1CEBF7" w14:textId="77777777" w:rsidR="001973D4" w:rsidRPr="00C701D8" w:rsidRDefault="001973D4" w:rsidP="00ED4B99">
            <w:pPr>
              <w:pStyle w:val="Compact"/>
              <w:spacing w:before="0" w:after="0"/>
              <w:rPr>
                <w:rFonts w:ascii="Times New Roman" w:hAnsi="Times New Roman" w:cs="Times New Roman"/>
              </w:rPr>
            </w:pPr>
          </w:p>
        </w:tc>
      </w:tr>
      <w:tr w:rsidR="001973D4" w:rsidRPr="00C701D8" w14:paraId="68025B59" w14:textId="77777777" w:rsidTr="00ED4B99">
        <w:trPr>
          <w:trHeight w:val="405"/>
        </w:trPr>
        <w:tc>
          <w:tcPr>
            <w:tcW w:w="4314" w:type="dxa"/>
            <w:vAlign w:val="center"/>
          </w:tcPr>
          <w:p w14:paraId="77A6C839"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female vs. male</w:t>
            </w:r>
          </w:p>
        </w:tc>
        <w:tc>
          <w:tcPr>
            <w:tcW w:w="1499" w:type="dxa"/>
            <w:vAlign w:val="center"/>
          </w:tcPr>
          <w:p w14:paraId="545C1E9A"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-0.098</w:t>
            </w:r>
          </w:p>
        </w:tc>
        <w:tc>
          <w:tcPr>
            <w:tcW w:w="2156" w:type="dxa"/>
            <w:vAlign w:val="center"/>
          </w:tcPr>
          <w:p w14:paraId="6D0EE95C"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[-0.125, -0.073]</w:t>
            </w:r>
          </w:p>
        </w:tc>
        <w:tc>
          <w:tcPr>
            <w:tcW w:w="1689" w:type="dxa"/>
            <w:vAlign w:val="center"/>
          </w:tcPr>
          <w:p w14:paraId="701B7271"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1973D4" w:rsidRPr="00C701D8" w14:paraId="2602D6D4" w14:textId="77777777" w:rsidTr="00ED4B99">
        <w:trPr>
          <w:trHeight w:val="768"/>
        </w:trPr>
        <w:tc>
          <w:tcPr>
            <w:tcW w:w="4314" w:type="dxa"/>
            <w:vAlign w:val="center"/>
          </w:tcPr>
          <w:p w14:paraId="3D7760BD"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non-White and/or Hispanic vs. non-</w:t>
            </w:r>
          </w:p>
          <w:p w14:paraId="27C712B8"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Hispanic White</w:t>
            </w:r>
          </w:p>
        </w:tc>
        <w:tc>
          <w:tcPr>
            <w:tcW w:w="1499" w:type="dxa"/>
            <w:vAlign w:val="center"/>
          </w:tcPr>
          <w:p w14:paraId="1B25F171"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-0.13</w:t>
            </w:r>
          </w:p>
        </w:tc>
        <w:tc>
          <w:tcPr>
            <w:tcW w:w="2156" w:type="dxa"/>
            <w:vAlign w:val="center"/>
          </w:tcPr>
          <w:p w14:paraId="19AC324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[-0.208, -0.058]</w:t>
            </w:r>
          </w:p>
        </w:tc>
        <w:tc>
          <w:tcPr>
            <w:tcW w:w="1689" w:type="dxa"/>
            <w:vAlign w:val="center"/>
          </w:tcPr>
          <w:p w14:paraId="7E127AE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0.998</w:t>
            </w:r>
          </w:p>
        </w:tc>
      </w:tr>
      <w:tr w:rsidR="001973D4" w:rsidRPr="00C701D8" w14:paraId="50974CA9" w14:textId="77777777" w:rsidTr="00ED4B99">
        <w:trPr>
          <w:trHeight w:val="789"/>
        </w:trPr>
        <w:tc>
          <w:tcPr>
            <w:tcW w:w="4314" w:type="dxa"/>
            <w:tcBorders>
              <w:bottom w:val="single" w:sz="4" w:space="0" w:color="auto"/>
            </w:tcBorders>
            <w:vAlign w:val="center"/>
          </w:tcPr>
          <w:p w14:paraId="55F838E3"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below poverty line vs. above </w:t>
            </w:r>
          </w:p>
          <w:p w14:paraId="2EAB4D4F"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poverty line</w:t>
            </w:r>
          </w:p>
        </w:tc>
        <w:tc>
          <w:tcPr>
            <w:tcW w:w="1499" w:type="dxa"/>
            <w:tcBorders>
              <w:bottom w:val="single" w:sz="4" w:space="0" w:color="auto"/>
            </w:tcBorders>
            <w:vAlign w:val="center"/>
          </w:tcPr>
          <w:p w14:paraId="7CC1984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-0.039</w:t>
            </w:r>
          </w:p>
        </w:tc>
        <w:tc>
          <w:tcPr>
            <w:tcW w:w="2156" w:type="dxa"/>
            <w:tcBorders>
              <w:bottom w:val="single" w:sz="4" w:space="0" w:color="auto"/>
            </w:tcBorders>
            <w:vAlign w:val="center"/>
          </w:tcPr>
          <w:p w14:paraId="29FCC28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[-0.073, -0.008]</w:t>
            </w:r>
          </w:p>
        </w:tc>
        <w:tc>
          <w:tcPr>
            <w:tcW w:w="1689" w:type="dxa"/>
            <w:tcBorders>
              <w:bottom w:val="single" w:sz="4" w:space="0" w:color="auto"/>
            </w:tcBorders>
            <w:vAlign w:val="center"/>
          </w:tcPr>
          <w:p w14:paraId="60C0695F"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0.98</w:t>
            </w:r>
          </w:p>
        </w:tc>
      </w:tr>
      <w:tr w:rsidR="001973D4" w:rsidRPr="00C701D8" w14:paraId="4F132548" w14:textId="77777777" w:rsidTr="00ED4B99">
        <w:tblPrEx>
          <w:tblW w:w="9660" w:type="dxa"/>
          <w:tblLook w:val="0060" w:firstRow="1" w:lastRow="1" w:firstColumn="0" w:lastColumn="0" w:noHBand="0" w:noVBand="0"/>
          <w:tblPrExChange w:id="788" w:author="Kendra Wyant" w:date="2026-06-06T16:16:00Z" w16du:dateUtc="2026-06-06T21:16:00Z">
            <w:tblPrEx>
              <w:tblW w:w="5000" w:type="pct"/>
              <w:tblLayout w:type="fixed"/>
              <w:tblLook w:val="0000" w:firstRow="0" w:lastRow="0" w:firstColumn="0" w:lastColumn="0" w:noHBand="0" w:noVBand="0"/>
            </w:tblPrEx>
          </w:tblPrExChange>
        </w:tblPrEx>
        <w:trPr>
          <w:trHeight w:val="1852"/>
          <w:trPrChange w:id="789" w:author="Kendra Wyant" w:date="2026-06-06T16:16:00Z" w16du:dateUtc="2026-06-06T21:16:00Z">
            <w:trPr>
              <w:gridAfter w:val="0"/>
            </w:trPr>
          </w:trPrChange>
        </w:trPr>
        <w:tc>
          <w:tcPr>
            <w:tcW w:w="9660" w:type="dxa"/>
            <w:gridSpan w:val="4"/>
            <w:tcPrChange w:id="790" w:author="Kendra Wyant" w:date="2026-06-06T16:16:00Z" w16du:dateUtc="2026-06-06T21:16:00Z">
              <w:tcPr>
                <w:tcW w:w="7920" w:type="dxa"/>
                <w:gridSpan w:val="4"/>
              </w:tcPr>
            </w:tcPrChange>
          </w:tcPr>
          <w:p w14:paraId="5764BF7E" w14:textId="76E8B0DB" w:rsidR="001973D4" w:rsidRPr="00C701D8" w:rsidRDefault="008921DD" w:rsidP="00ED4B99">
            <w:pPr>
              <w:pStyle w:val="Compact"/>
              <w:spacing w:before="0" w:after="0"/>
              <w:rPr>
                <w:rFonts w:ascii="Times New Roman" w:hAnsi="Times New Roman" w:cs="Times New Roman"/>
              </w:rPr>
              <w:pPrChange w:id="791" w:author="Kendra Wyant" w:date="2026-06-06T16:16:00Z" w16du:dateUtc="2026-06-06T21:16:00Z">
                <w:pPr>
                  <w:spacing w:after="0"/>
                </w:pPr>
              </w:pPrChange>
            </w:pPr>
            <w:del w:id="792" w:author="Kendra Wyant" w:date="2026-06-06T16:16:00Z" w16du:dateUtc="2026-06-06T21:16:00Z">
              <w:r w:rsidRPr="008921DD">
                <w:rPr>
                  <w:rFonts w:ascii="Times New Roman" w:hAnsi="Times New Roman" w:cs="Times New Roman"/>
                  <w:b/>
                  <w:bCs/>
                  <w:iCs/>
                </w:rPr>
                <w:delText>Table 3</w:delText>
              </w:r>
              <w:r>
                <w:rPr>
                  <w:rFonts w:ascii="Times New Roman" w:hAnsi="Times New Roman" w:cs="Times New Roman"/>
                  <w:b/>
                  <w:bCs/>
                  <w:iCs/>
                </w:rPr>
                <w:delText>.</w:delText>
              </w:r>
              <w:r w:rsidRPr="008921DD">
                <w:rPr>
                  <w:rFonts w:ascii="Times New Roman" w:hAnsi="Times New Roman" w:cs="Times New Roman"/>
                  <w:b/>
                  <w:bCs/>
                  <w:iCs/>
                </w:rPr>
                <w:delText xml:space="preserve"> </w:delText>
              </w:r>
            </w:del>
            <w:ins w:id="793" w:author="Kendra Wyant" w:date="2026-06-06T16:16:00Z" w16du:dateUtc="2026-06-06T21:16:00Z">
              <w:r w:rsidR="001973D4" w:rsidRPr="00C701D8">
                <w:rPr>
                  <w:rFonts w:ascii="Times New Roman" w:hAnsi="Times New Roman" w:cs="Times New Roman"/>
                </w:rPr>
                <w:t xml:space="preserve">Median </w:t>
              </w:r>
              <w:proofErr w:type="spellStart"/>
              <w:r w:rsidR="001973D4" w:rsidRPr="00C701D8">
                <w:rPr>
                  <w:rFonts w:ascii="Times New Roman" w:hAnsi="Times New Roman" w:cs="Times New Roman"/>
                </w:rPr>
                <w:t>auROC</w:t>
              </w:r>
              <w:proofErr w:type="spellEnd"/>
              <w:r w:rsidR="001973D4" w:rsidRPr="00C701D8">
                <w:rPr>
                  <w:rFonts w:ascii="Times New Roman" w:hAnsi="Times New Roman" w:cs="Times New Roman"/>
                </w:rPr>
                <w:t xml:space="preserve"> differences less than 0 indicate the model, on average, performed worse for the disadvantaged group (female, non-White and/or Hispanic, income below poverty line) compared to the advantaged group (male, non-Hispanic White, income above poverty line). Bayesian CI represents the range of values where there is a 95% probability that the true </w:t>
              </w:r>
              <w:proofErr w:type="spellStart"/>
              <w:r w:rsidR="001973D4" w:rsidRPr="00C701D8">
                <w:rPr>
                  <w:rFonts w:ascii="Times New Roman" w:hAnsi="Times New Roman" w:cs="Times New Roman"/>
                </w:rPr>
                <w:t>auROC</w:t>
              </w:r>
              <w:proofErr w:type="spellEnd"/>
              <w:r w:rsidR="001973D4" w:rsidRPr="00C701D8">
                <w:rPr>
                  <w:rFonts w:ascii="Times New Roman" w:hAnsi="Times New Roman" w:cs="Times New Roman"/>
                </w:rPr>
                <w:t xml:space="preserve"> difference lies within that range. Probability indicates the posterior probability that this difference is smaller than 0 (i.e., the models are performing differently for fairness subgroups).</w:t>
              </w:r>
            </w:ins>
            <w:moveFromRangeStart w:id="794" w:author="Kendra Wyant" w:date="2026-06-06T16:16:00Z" w:name="move231655031"/>
            <w:moveFrom w:id="795" w:author="Kendra Wyant" w:date="2026-06-06T16:16:00Z" w16du:dateUtc="2026-06-06T21:16:00Z">
              <w:r w:rsidR="009B61B6" w:rsidRPr="00C701D8">
                <w:rPr>
                  <w:rFonts w:ascii="Times New Roman" w:hAnsi="Times New Roman" w:cs="Times New Roman"/>
                </w:rPr>
                <w:t>Median</w:t>
              </w:r>
            </w:moveFrom>
            <w:moveFromRangeEnd w:id="794"/>
          </w:p>
        </w:tc>
      </w:tr>
    </w:tbl>
    <w:p w14:paraId="5CFB40D8" w14:textId="77777777" w:rsidR="008921DD" w:rsidRPr="008921DD" w:rsidRDefault="008921DD" w:rsidP="008921DD">
      <w:pPr>
        <w:pStyle w:val="BodyText"/>
        <w:rPr>
          <w:del w:id="796" w:author="Kendra Wyant" w:date="2026-06-06T16:16:00Z" w16du:dateUtc="2026-06-06T21:16:00Z"/>
        </w:rPr>
      </w:pPr>
    </w:p>
    <w:p w14:paraId="0835E7A7" w14:textId="77777777" w:rsidR="00330A02" w:rsidRPr="00F432CF" w:rsidRDefault="00000000" w:rsidP="001973D4">
      <w:pPr>
        <w:pStyle w:val="BodyText"/>
        <w:spacing w:after="0" w:line="480" w:lineRule="auto"/>
        <w:ind w:firstLine="720"/>
        <w:rPr>
          <w:rFonts w:ascii="Times New Roman" w:hAnsi="Times New Roman" w:cs="Times New Roman"/>
        </w:rPr>
        <w:pPrChange w:id="797" w:author="Kendra Wyant" w:date="2026-06-06T16:16:00Z" w16du:dateUtc="2026-06-06T21:16:00Z">
          <w:pPr>
            <w:pStyle w:val="BodyText"/>
            <w:spacing w:line="480" w:lineRule="auto"/>
            <w:ind w:firstLine="720"/>
          </w:pPr>
        </w:pPrChange>
      </w:pPr>
      <w:r w:rsidRPr="00F432CF">
        <w:rPr>
          <w:rFonts w:ascii="Times New Roman" w:hAnsi="Times New Roman" w:cs="Times New Roman"/>
        </w:rPr>
        <w:lastRenderedPageBreak/>
        <w:t xml:space="preserve">There was strong evidence (probabilities &gt; .84) that our models performed worse for the non-advantaged groups compared to the advantaged groups. On average, across all five models, there was a median decrease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of 0.13 (range 0.13-0.17) for participants who were non-White and/or Hispanic compared to participants who were non-Hispanic White. On average, across all five models, there was a median decrease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of 0.05 (range 0.04-0.10) for female participants compared to male participants. On average, across all five models, there was a median decrease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of 0.02 (range 0.01-0.04) for participants below the federal poverty line compared to participants above the federal poverty line.</w:t>
      </w:r>
    </w:p>
    <w:p w14:paraId="1704A380" w14:textId="77777777" w:rsidR="00330A02" w:rsidRPr="00F432CF" w:rsidRDefault="00000000" w:rsidP="001973D4">
      <w:pPr>
        <w:pStyle w:val="BodyText"/>
        <w:spacing w:after="0" w:line="480" w:lineRule="auto"/>
        <w:ind w:firstLine="720"/>
        <w:rPr>
          <w:rFonts w:ascii="Times New Roman" w:hAnsi="Times New Roman" w:cs="Times New Roman"/>
        </w:rPr>
        <w:pPrChange w:id="798" w:author="Kendra Wyant" w:date="2026-06-06T16:16:00Z" w16du:dateUtc="2026-06-06T21:16:00Z">
          <w:pPr>
            <w:pStyle w:val="BodyText"/>
            <w:spacing w:line="480" w:lineRule="auto"/>
            <w:ind w:firstLine="720"/>
          </w:pPr>
        </w:pPrChange>
      </w:pPr>
      <w:r w:rsidRPr="00F432CF">
        <w:rPr>
          <w:rFonts w:ascii="Times New Roman" w:hAnsi="Times New Roman" w:cs="Times New Roman"/>
        </w:rPr>
        <w:t>The proportion of positive lapse labels over all labels (lapse and no lapse) for each demographic subgroup were relatively consistent across groups: race/ethnicity (6%, non-White and/or Hispanic vs. 8%, non-Hispanic White), income (12%, below poverty line vs. 7%, above poverty line), sex at birth (9%, female vs. 7%, male).</w:t>
      </w:r>
    </w:p>
    <w:p w14:paraId="0A2B81DD" w14:textId="69CBB923" w:rsidR="00330A02" w:rsidRPr="003B6140" w:rsidRDefault="00000000">
      <w:pPr>
        <w:pStyle w:val="Heading2"/>
        <w:rPr>
          <w:rFonts w:ascii="Times New Roman" w:hAnsi="Times New Roman" w:cs="Times New Roman"/>
          <w:b/>
          <w:bCs/>
          <w:color w:val="auto"/>
        </w:rPr>
      </w:pPr>
      <w:bookmarkStart w:id="799" w:name="model-calibration-1"/>
      <w:bookmarkEnd w:id="753"/>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alibration</w:t>
      </w:r>
    </w:p>
    <w:p w14:paraId="42219F53" w14:textId="77777777" w:rsidR="00330A02" w:rsidRPr="00F432CF" w:rsidRDefault="00000000" w:rsidP="001973D4">
      <w:pPr>
        <w:pStyle w:val="FirstParagraph"/>
        <w:spacing w:after="0" w:line="480" w:lineRule="auto"/>
        <w:ind w:firstLine="720"/>
        <w:rPr>
          <w:rFonts w:ascii="Times New Roman" w:hAnsi="Times New Roman" w:cs="Times New Roman"/>
        </w:rPr>
        <w:pPrChange w:id="800" w:author="Kendra Wyant" w:date="2026-06-06T16:16:00Z" w16du:dateUtc="2026-06-06T21:16:00Z">
          <w:pPr>
            <w:pStyle w:val="FirstParagraph"/>
            <w:spacing w:line="480" w:lineRule="auto"/>
            <w:ind w:firstLine="720"/>
          </w:pPr>
        </w:pPrChange>
      </w:pPr>
      <w:r w:rsidRPr="00F432CF">
        <w:rPr>
          <w:rFonts w:ascii="Times New Roman" w:hAnsi="Times New Roman" w:cs="Times New Roman"/>
        </w:rPr>
        <w:t xml:space="preserve">The raw probabilities produced by our final models were not well calibrated. Consequently, we used Platt scaling to improve calibration. </w:t>
      </w:r>
      <w:moveToRangeStart w:id="801" w:author="Kendra Wyant" w:date="2026-06-06T16:16:00Z" w:name="move231655030"/>
      <w:moveTo w:id="802" w:author="Kendra Wyant" w:date="2026-06-06T16:16:00Z" w16du:dateUtc="2026-06-06T21:16:00Z">
        <w:r w:rsidRPr="00F432CF">
          <w:rPr>
            <w:rFonts w:ascii="Times New Roman" w:hAnsi="Times New Roman" w:cs="Times New Roman"/>
          </w:rPr>
          <w:t xml:space="preserve">Brier scores range from 0 (perfect accuracy) to 1 (perfect inaccuracy). </w:t>
        </w:r>
      </w:moveTo>
      <w:moveToRangeEnd w:id="801"/>
      <w:r w:rsidRPr="00F432CF">
        <w:rPr>
          <w:rFonts w:ascii="Times New Roman" w:hAnsi="Times New Roman" w:cs="Times New Roman"/>
        </w:rPr>
        <w:t>Platt scaling showed excellent improvement to the no lag model with a Brier score of .043. Calibration also improved probability accuracy for the 2-week lagged model with a Brier score of .063. For comparison, raw probability scores yielded Brier scores of .071 and .077 for the no lag and 2-week lagged models, respectively.</w:t>
      </w:r>
      <w:ins w:id="803" w:author="Kendra Wyant" w:date="2026-06-06T16:16:00Z" w16du:dateUtc="2026-06-06T21:16:00Z">
        <w:r w:rsidRPr="00F432CF">
          <w:rPr>
            <w:rFonts w:ascii="Times New Roman" w:hAnsi="Times New Roman" w:cs="Times New Roman"/>
          </w:rPr>
          <w:t xml:space="preserve"> A table of Brier scores for all five models is available in Table C in S1 Appendix.</w:t>
        </w:r>
      </w:ins>
    </w:p>
    <w:p w14:paraId="1EEA1B28" w14:textId="3C8A89DB" w:rsidR="00330A02" w:rsidRDefault="001973D4" w:rsidP="001973D4">
      <w:pPr>
        <w:pStyle w:val="BodyText"/>
        <w:spacing w:after="0" w:line="480" w:lineRule="auto"/>
        <w:ind w:firstLine="720"/>
        <w:rPr>
          <w:rFonts w:ascii="Times New Roman" w:hAnsi="Times New Roman" w:cs="Times New Roman"/>
        </w:rPr>
        <w:pPrChange w:id="804" w:author="Kendra Wyant" w:date="2026-06-06T16:16:00Z" w16du:dateUtc="2026-06-06T21:16:00Z">
          <w:pPr>
            <w:pStyle w:val="BodyText"/>
            <w:spacing w:line="480" w:lineRule="auto"/>
            <w:ind w:firstLine="720"/>
          </w:pPr>
        </w:pPrChange>
      </w:pPr>
      <w:r>
        <w:rPr>
          <w:rFonts w:ascii="Times New Roman" w:hAnsi="Times New Roman" w:cs="Times New Roman"/>
        </w:rPr>
        <w:t xml:space="preserve">Fig 3 </w:t>
      </w:r>
      <w:r w:rsidRPr="00F432CF">
        <w:rPr>
          <w:rFonts w:ascii="Times New Roman" w:hAnsi="Times New Roman" w:cs="Times New Roman"/>
        </w:rPr>
        <w:t xml:space="preserve">shows the calibration plots for the raw and calibrated probabilities for the no lag and 2-week lagged model. It also includes a histogram of raw probabilities that demonstrates our models produced variable predicted probabilities, spanning nearly the entire 0 - 1 range. </w:t>
      </w:r>
      <w:r w:rsidRPr="00F432CF">
        <w:rPr>
          <w:rFonts w:ascii="Times New Roman" w:hAnsi="Times New Roman" w:cs="Times New Roman"/>
        </w:rPr>
        <w:lastRenderedPageBreak/>
        <w:t xml:space="preserve">Calibration plots </w:t>
      </w:r>
      <w:del w:id="805" w:author="Kendra Wyant" w:date="2026-06-06T16:16:00Z" w16du:dateUtc="2026-06-06T21:16:00Z">
        <w:r w:rsidR="006C7FFB" w:rsidRPr="003D0047">
          <w:rPr>
            <w:rFonts w:ascii="Times New Roman" w:hAnsi="Times New Roman" w:cs="Times New Roman"/>
          </w:rPr>
          <w:delText xml:space="preserve">and Brier scores </w:delText>
        </w:r>
      </w:del>
      <w:r w:rsidRPr="00F432CF">
        <w:rPr>
          <w:rFonts w:ascii="Times New Roman" w:hAnsi="Times New Roman" w:cs="Times New Roman"/>
        </w:rPr>
        <w:t xml:space="preserve">for all 5 models are available in </w:t>
      </w:r>
      <w:del w:id="806" w:author="Kendra Wyant" w:date="2026-06-06T16:16:00Z" w16du:dateUtc="2026-06-06T21:16:00Z">
        <w:r w:rsidR="006C7FFB" w:rsidRPr="003D0047">
          <w:rPr>
            <w:rFonts w:ascii="Times New Roman" w:hAnsi="Times New Roman" w:cs="Times New Roman"/>
          </w:rPr>
          <w:delText>the supplement</w:delText>
        </w:r>
      </w:del>
      <w:ins w:id="807" w:author="Kendra Wyant" w:date="2026-06-06T16:16:00Z" w16du:dateUtc="2026-06-06T21:16:00Z">
        <w:r w:rsidRPr="00F432CF">
          <w:rPr>
            <w:rFonts w:ascii="Times New Roman" w:hAnsi="Times New Roman" w:cs="Times New Roman"/>
          </w:rPr>
          <w:t>Figure B in S1 Appendix</w:t>
        </w:r>
      </w:ins>
      <w:r w:rsidRPr="00F432CF">
        <w:rPr>
          <w:rFonts w:ascii="Times New Roman" w:hAnsi="Times New Roman" w:cs="Times New Roman"/>
        </w:rPr>
        <w:t>.</w:t>
      </w:r>
    </w:p>
    <w:p w14:paraId="4F9D65D0" w14:textId="06821446" w:rsidR="001973D4" w:rsidRPr="00F432CF" w:rsidRDefault="001973D4" w:rsidP="001973D4">
      <w:pPr>
        <w:pStyle w:val="BodyText"/>
        <w:spacing w:after="0" w:line="480" w:lineRule="auto"/>
        <w:rPr>
          <w:rFonts w:ascii="Times New Roman" w:hAnsi="Times New Roman" w:cs="Times New Roman"/>
        </w:rPr>
        <w:pPrChange w:id="808" w:author="Kendra Wyant" w:date="2026-06-06T16:16:00Z" w16du:dateUtc="2026-06-06T21:16:00Z">
          <w:pPr>
            <w:pStyle w:val="BodyText"/>
            <w:spacing w:line="480" w:lineRule="auto"/>
          </w:pPr>
        </w:pPrChange>
      </w:pPr>
      <w:r w:rsidRPr="001973D4">
        <w:rPr>
          <w:rFonts w:ascii="Times New Roman" w:hAnsi="Times New Roman" w:cs="Times New Roman"/>
          <w:b/>
          <w:bCs/>
        </w:rPr>
        <w:t>Fig 3. Calibration</w:t>
      </w:r>
      <w:r>
        <w:rPr>
          <w:rFonts w:ascii="Times New Roman" w:hAnsi="Times New Roman" w:cs="Times New Roman"/>
          <w:b/>
          <w:bCs/>
        </w:rPr>
        <w:t xml:space="preserve"> </w:t>
      </w:r>
      <w:del w:id="809" w:author="Kendra Wyant" w:date="2026-06-06T16:16:00Z" w16du:dateUtc="2026-06-06T21:16:00Z">
        <w:r w:rsidR="006C7FFB" w:rsidRPr="006C7FFB">
          <w:rPr>
            <w:rFonts w:ascii="Times New Roman" w:hAnsi="Times New Roman" w:cs="Times New Roman"/>
            <w:b/>
            <w:bCs/>
          </w:rPr>
          <w:delText>plots</w:delText>
        </w:r>
      </w:del>
      <w:ins w:id="810" w:author="Kendra Wyant" w:date="2026-06-06T16:16:00Z" w16du:dateUtc="2026-06-06T21:16:00Z">
        <w:r>
          <w:rPr>
            <w:rFonts w:ascii="Times New Roman" w:hAnsi="Times New Roman" w:cs="Times New Roman"/>
            <w:b/>
            <w:bCs/>
          </w:rPr>
          <w:t>P</w:t>
        </w:r>
        <w:r w:rsidRPr="001973D4">
          <w:rPr>
            <w:rFonts w:ascii="Times New Roman" w:hAnsi="Times New Roman" w:cs="Times New Roman"/>
            <w:b/>
            <w:bCs/>
          </w:rPr>
          <w:t>lots</w:t>
        </w:r>
      </w:ins>
      <w:r w:rsidRPr="001973D4">
        <w:rPr>
          <w:rFonts w:ascii="Times New Roman" w:hAnsi="Times New Roman" w:cs="Times New Roman"/>
          <w:b/>
          <w:bCs/>
        </w:rPr>
        <w:t xml:space="preserve"> of </w:t>
      </w:r>
      <w:del w:id="811" w:author="Kendra Wyant" w:date="2026-06-06T16:16:00Z" w16du:dateUtc="2026-06-06T21:16:00Z">
        <w:r w:rsidR="006C7FFB" w:rsidRPr="006C7FFB">
          <w:rPr>
            <w:rFonts w:ascii="Times New Roman" w:hAnsi="Times New Roman" w:cs="Times New Roman"/>
            <w:b/>
            <w:bCs/>
          </w:rPr>
          <w:delText>raw</w:delText>
        </w:r>
      </w:del>
      <w:ins w:id="812" w:author="Kendra Wyant" w:date="2026-06-06T16:16:00Z" w16du:dateUtc="2026-06-06T21:16:00Z">
        <w:r>
          <w:rPr>
            <w:rFonts w:ascii="Times New Roman" w:hAnsi="Times New Roman" w:cs="Times New Roman"/>
            <w:b/>
            <w:bCs/>
          </w:rPr>
          <w:t>R</w:t>
        </w:r>
        <w:r w:rsidRPr="001973D4">
          <w:rPr>
            <w:rFonts w:ascii="Times New Roman" w:hAnsi="Times New Roman" w:cs="Times New Roman"/>
            <w:b/>
            <w:bCs/>
          </w:rPr>
          <w:t>aw</w:t>
        </w:r>
      </w:ins>
      <w:r w:rsidRPr="001973D4">
        <w:rPr>
          <w:rFonts w:ascii="Times New Roman" w:hAnsi="Times New Roman" w:cs="Times New Roman"/>
          <w:b/>
          <w:bCs/>
        </w:rPr>
        <w:t xml:space="preserve"> and </w:t>
      </w:r>
      <w:del w:id="813" w:author="Kendra Wyant" w:date="2026-06-06T16:16:00Z" w16du:dateUtc="2026-06-06T21:16:00Z">
        <w:r w:rsidR="006C7FFB" w:rsidRPr="006C7FFB">
          <w:rPr>
            <w:rFonts w:ascii="Times New Roman" w:hAnsi="Times New Roman" w:cs="Times New Roman"/>
            <w:b/>
            <w:bCs/>
          </w:rPr>
          <w:delText>calibrated lapse probabilities</w:delText>
        </w:r>
      </w:del>
      <w:ins w:id="814" w:author="Kendra Wyant" w:date="2026-06-06T16:16:00Z" w16du:dateUtc="2026-06-06T21:16:00Z">
        <w:r>
          <w:rPr>
            <w:rFonts w:ascii="Times New Roman" w:hAnsi="Times New Roman" w:cs="Times New Roman"/>
            <w:b/>
            <w:bCs/>
          </w:rPr>
          <w:t>Ca</w:t>
        </w:r>
        <w:r w:rsidRPr="001973D4">
          <w:rPr>
            <w:rFonts w:ascii="Times New Roman" w:hAnsi="Times New Roman" w:cs="Times New Roman"/>
            <w:b/>
            <w:bCs/>
          </w:rPr>
          <w:t xml:space="preserve">librated </w:t>
        </w:r>
        <w:r>
          <w:rPr>
            <w:rFonts w:ascii="Times New Roman" w:hAnsi="Times New Roman" w:cs="Times New Roman"/>
            <w:b/>
            <w:bCs/>
          </w:rPr>
          <w:t>L</w:t>
        </w:r>
        <w:r w:rsidRPr="001973D4">
          <w:rPr>
            <w:rFonts w:ascii="Times New Roman" w:hAnsi="Times New Roman" w:cs="Times New Roman"/>
            <w:b/>
            <w:bCs/>
          </w:rPr>
          <w:t xml:space="preserve">apse </w:t>
        </w:r>
        <w:r>
          <w:rPr>
            <w:rFonts w:ascii="Times New Roman" w:hAnsi="Times New Roman" w:cs="Times New Roman"/>
            <w:b/>
            <w:bCs/>
          </w:rPr>
          <w:t>P</w:t>
        </w:r>
        <w:r w:rsidRPr="001973D4">
          <w:rPr>
            <w:rFonts w:ascii="Times New Roman" w:hAnsi="Times New Roman" w:cs="Times New Roman"/>
            <w:b/>
            <w:bCs/>
          </w:rPr>
          <w:t>robabilities</w:t>
        </w:r>
      </w:ins>
      <w:r w:rsidRPr="001973D4">
        <w:rPr>
          <w:rFonts w:ascii="Times New Roman" w:hAnsi="Times New Roman" w:cs="Times New Roman"/>
          <w:b/>
          <w:bCs/>
        </w:rPr>
        <w:t xml:space="preserve"> for the </w:t>
      </w:r>
      <w:del w:id="815" w:author="Kendra Wyant" w:date="2026-06-06T16:16:00Z" w16du:dateUtc="2026-06-06T21:16:00Z">
        <w:r w:rsidR="006C7FFB" w:rsidRPr="006C7FFB">
          <w:rPr>
            <w:rFonts w:ascii="Times New Roman" w:hAnsi="Times New Roman" w:cs="Times New Roman"/>
            <w:b/>
            <w:bCs/>
          </w:rPr>
          <w:delText>baseline (no lag</w:delText>
        </w:r>
      </w:del>
      <w:ins w:id="816" w:author="Kendra Wyant" w:date="2026-06-06T16:16:00Z" w16du:dateUtc="2026-06-06T21:16:00Z">
        <w:r>
          <w:rPr>
            <w:rFonts w:ascii="Times New Roman" w:hAnsi="Times New Roman" w:cs="Times New Roman"/>
            <w:b/>
            <w:bCs/>
          </w:rPr>
          <w:t>B</w:t>
        </w:r>
        <w:r w:rsidRPr="001973D4">
          <w:rPr>
            <w:rFonts w:ascii="Times New Roman" w:hAnsi="Times New Roman" w:cs="Times New Roman"/>
            <w:b/>
            <w:bCs/>
          </w:rPr>
          <w:t>aseline (</w:t>
        </w:r>
        <w:r>
          <w:rPr>
            <w:rFonts w:ascii="Times New Roman" w:hAnsi="Times New Roman" w:cs="Times New Roman"/>
            <w:b/>
            <w:bCs/>
          </w:rPr>
          <w:t>N</w:t>
        </w:r>
        <w:r w:rsidRPr="001973D4">
          <w:rPr>
            <w:rFonts w:ascii="Times New Roman" w:hAnsi="Times New Roman" w:cs="Times New Roman"/>
            <w:b/>
            <w:bCs/>
          </w:rPr>
          <w:t xml:space="preserve">o </w:t>
        </w:r>
        <w:r>
          <w:rPr>
            <w:rFonts w:ascii="Times New Roman" w:hAnsi="Times New Roman" w:cs="Times New Roman"/>
            <w:b/>
            <w:bCs/>
          </w:rPr>
          <w:t>L</w:t>
        </w:r>
        <w:r w:rsidRPr="001973D4">
          <w:rPr>
            <w:rFonts w:ascii="Times New Roman" w:hAnsi="Times New Roman" w:cs="Times New Roman"/>
            <w:b/>
            <w:bCs/>
          </w:rPr>
          <w:t>ag</w:t>
        </w:r>
      </w:ins>
      <w:r w:rsidRPr="001973D4">
        <w:rPr>
          <w:rFonts w:ascii="Times New Roman" w:hAnsi="Times New Roman" w:cs="Times New Roman"/>
          <w:b/>
          <w:bCs/>
        </w:rPr>
        <w:t xml:space="preserve">) and 2-week </w:t>
      </w:r>
      <w:del w:id="817" w:author="Kendra Wyant" w:date="2026-06-06T16:16:00Z" w16du:dateUtc="2026-06-06T21:16:00Z">
        <w:r w:rsidR="006C7FFB" w:rsidRPr="006C7FFB">
          <w:rPr>
            <w:rFonts w:ascii="Times New Roman" w:hAnsi="Times New Roman" w:cs="Times New Roman"/>
            <w:b/>
            <w:bCs/>
          </w:rPr>
          <w:delText>lagged models</w:delText>
        </w:r>
      </w:del>
      <w:ins w:id="818" w:author="Kendra Wyant" w:date="2026-06-06T16:16:00Z" w16du:dateUtc="2026-06-06T21:16:00Z">
        <w:r>
          <w:rPr>
            <w:rFonts w:ascii="Times New Roman" w:hAnsi="Times New Roman" w:cs="Times New Roman"/>
            <w:b/>
            <w:bCs/>
          </w:rPr>
          <w:t>L</w:t>
        </w:r>
        <w:r w:rsidRPr="001973D4">
          <w:rPr>
            <w:rFonts w:ascii="Times New Roman" w:hAnsi="Times New Roman" w:cs="Times New Roman"/>
            <w:b/>
            <w:bCs/>
          </w:rPr>
          <w:t xml:space="preserve">agged </w:t>
        </w:r>
        <w:r>
          <w:rPr>
            <w:rFonts w:ascii="Times New Roman" w:hAnsi="Times New Roman" w:cs="Times New Roman"/>
            <w:b/>
            <w:bCs/>
          </w:rPr>
          <w:t>M</w:t>
        </w:r>
        <w:r w:rsidRPr="001973D4">
          <w:rPr>
            <w:rFonts w:ascii="Times New Roman" w:hAnsi="Times New Roman" w:cs="Times New Roman"/>
            <w:b/>
            <w:bCs/>
          </w:rPr>
          <w:t>odels</w:t>
        </w:r>
      </w:ins>
      <w:r w:rsidRPr="001973D4">
        <w:rPr>
          <w:rFonts w:ascii="Times New Roman" w:hAnsi="Times New Roman" w:cs="Times New Roman"/>
          <w:b/>
          <w:bCs/>
        </w:rPr>
        <w:t>.</w:t>
      </w:r>
      <w:r w:rsidRPr="00F432CF">
        <w:rPr>
          <w:rFonts w:ascii="Times New Roman" w:hAnsi="Times New Roman" w:cs="Times New Roman"/>
        </w:rPr>
        <w:t xml:space="preserve"> Predicted probabilities (x-axis) are binned into deciles. Observed lapse probability (y-axis) represents the proportion of actual lapses observed in each bin. The dashed diagonal represents perfect calibration. Points below the line indicate overestimation and points above the line indicate underestimation. Raw probabilities are depicted as solid black curves. Platt calibrated probabilities are depicted as pink dashed curves. The grey histogram along the bottom of the plot represents the proportion of raw probabilities in each bin.</w:t>
      </w:r>
    </w:p>
    <w:p w14:paraId="23BAC958" w14:textId="2479DC76" w:rsidR="00330A02" w:rsidRPr="003B6140" w:rsidRDefault="00000000">
      <w:pPr>
        <w:pStyle w:val="Heading2"/>
        <w:rPr>
          <w:rFonts w:ascii="Times New Roman" w:hAnsi="Times New Roman" w:cs="Times New Roman"/>
          <w:b/>
          <w:bCs/>
          <w:color w:val="auto"/>
        </w:rPr>
      </w:pPr>
      <w:bookmarkStart w:id="819" w:name="feature-importance"/>
      <w:bookmarkEnd w:id="799"/>
      <w:proofErr w:type="gramStart"/>
      <w:r w:rsidRPr="003B6140">
        <w:rPr>
          <w:rFonts w:ascii="Times New Roman" w:hAnsi="Times New Roman" w:cs="Times New Roman"/>
          <w:b/>
          <w:bCs/>
          <w:color w:val="auto"/>
        </w:rPr>
        <w:t>Feature</w:t>
      </w:r>
      <w:proofErr w:type="gramEnd"/>
      <w:r w:rsidRPr="003B6140">
        <w:rPr>
          <w:rFonts w:ascii="Times New Roman" w:hAnsi="Times New Roman" w:cs="Times New Roman"/>
          <w:b/>
          <w:bCs/>
          <w:color w:val="auto"/>
        </w:rPr>
        <w:t xml:space="preserve"> </w:t>
      </w:r>
      <w:r w:rsidR="003B6140" w:rsidRPr="003B6140">
        <w:rPr>
          <w:rFonts w:ascii="Times New Roman" w:hAnsi="Times New Roman" w:cs="Times New Roman"/>
          <w:b/>
          <w:bCs/>
          <w:color w:val="auto"/>
        </w:rPr>
        <w:t>i</w:t>
      </w:r>
      <w:r w:rsidRPr="003B6140">
        <w:rPr>
          <w:rFonts w:ascii="Times New Roman" w:hAnsi="Times New Roman" w:cs="Times New Roman"/>
          <w:b/>
          <w:bCs/>
          <w:color w:val="auto"/>
        </w:rPr>
        <w:t>mportance</w:t>
      </w:r>
    </w:p>
    <w:p w14:paraId="4FCAF422" w14:textId="77777777" w:rsidR="00330A02" w:rsidRPr="00F432CF" w:rsidRDefault="00000000" w:rsidP="001973D4">
      <w:pPr>
        <w:pStyle w:val="FirstParagraph"/>
        <w:spacing w:line="480" w:lineRule="auto"/>
        <w:ind w:firstLine="720"/>
        <w:rPr>
          <w:rFonts w:ascii="Times New Roman" w:hAnsi="Times New Roman" w:cs="Times New Roman"/>
        </w:rPr>
      </w:pPr>
      <w:r w:rsidRPr="00F432CF">
        <w:rPr>
          <w:rFonts w:ascii="Times New Roman" w:hAnsi="Times New Roman" w:cs="Times New Roman"/>
        </w:rPr>
        <w:t xml:space="preserve">Global feature importance is an indicator of how important a feature category was to the model’s predictions, on average (i.e., across all participants and all observations). The top globally important feature category (i.e., highest mean |Shapley value|) for all models was past use. Future efficacy was a strong predictor for more immediate model predictions (i.e., no lag), but its importance diminished as lag time increased. On the other hand, as lag time increased, past/future risky situations increased in importance. Craving was consistently important in magnitude across all models. </w:t>
      </w:r>
      <w:del w:id="820" w:author="Kendra Wyant" w:date="2026-06-06T16:16:00Z" w16du:dateUtc="2026-06-06T21:16:00Z">
        <w:r w:rsidR="00BD469A">
          <w:rPr>
            <w:rFonts w:ascii="Times New Roman" w:hAnsi="Times New Roman" w:cs="Times New Roman"/>
          </w:rPr>
          <w:delText xml:space="preserve">Fig 4 </w:delText>
        </w:r>
        <w:r w:rsidRPr="003D0047">
          <w:rPr>
            <w:rFonts w:ascii="Times New Roman" w:hAnsi="Times New Roman" w:cs="Times New Roman"/>
          </w:rPr>
          <w:delText xml:space="preserve">shows the relative ranking of feature categories for the no lag and 2-week lagged models. </w:delText>
        </w:r>
      </w:del>
      <w:r w:rsidRPr="00F432CF">
        <w:rPr>
          <w:rFonts w:ascii="Times New Roman" w:hAnsi="Times New Roman" w:cs="Times New Roman"/>
        </w:rPr>
        <w:t xml:space="preserve">A plot of global feature importance </w:t>
      </w:r>
      <w:del w:id="821" w:author="Kendra Wyant" w:date="2026-06-06T16:16:00Z" w16du:dateUtc="2026-06-06T21:16:00Z">
        <w:r w:rsidRPr="003D0047">
          <w:rPr>
            <w:rFonts w:ascii="Times New Roman" w:hAnsi="Times New Roman" w:cs="Times New Roman"/>
          </w:rPr>
          <w:delText xml:space="preserve">for each feature category </w:delText>
        </w:r>
      </w:del>
      <w:r w:rsidRPr="00F432CF">
        <w:rPr>
          <w:rFonts w:ascii="Times New Roman" w:hAnsi="Times New Roman" w:cs="Times New Roman"/>
        </w:rPr>
        <w:t xml:space="preserve">as a function of lag time is available in </w:t>
      </w:r>
      <w:del w:id="822" w:author="Kendra Wyant" w:date="2026-06-06T16:16:00Z" w16du:dateUtc="2026-06-06T21:16:00Z">
        <w:r w:rsidRPr="003D0047">
          <w:rPr>
            <w:rFonts w:ascii="Times New Roman" w:hAnsi="Times New Roman" w:cs="Times New Roman"/>
          </w:rPr>
          <w:delText>the supplement</w:delText>
        </w:r>
      </w:del>
      <w:ins w:id="823" w:author="Kendra Wyant" w:date="2026-06-06T16:16:00Z" w16du:dateUtc="2026-06-06T21:16:00Z">
        <w:r w:rsidRPr="00F432CF">
          <w:rPr>
            <w:rFonts w:ascii="Times New Roman" w:hAnsi="Times New Roman" w:cs="Times New Roman"/>
          </w:rPr>
          <w:t>Figure C in S1 Appendix</w:t>
        </w:r>
      </w:ins>
      <w:r w:rsidRPr="00F432CF">
        <w:rPr>
          <w:rFonts w:ascii="Times New Roman" w:hAnsi="Times New Roman" w:cs="Times New Roman"/>
        </w:rPr>
        <w:t xml:space="preserve">. These findings were also consistent across demographic subgroups (plots of global feature importance by demographic </w:t>
      </w:r>
      <w:del w:id="824" w:author="Kendra Wyant" w:date="2026-06-06T16:16:00Z" w16du:dateUtc="2026-06-06T21:16:00Z">
        <w:r w:rsidRPr="003D0047">
          <w:rPr>
            <w:rFonts w:ascii="Times New Roman" w:hAnsi="Times New Roman" w:cs="Times New Roman"/>
          </w:rPr>
          <w:delText>group</w:delText>
        </w:r>
      </w:del>
      <w:ins w:id="825" w:author="Kendra Wyant" w:date="2026-06-06T16:16:00Z" w16du:dateUtc="2026-06-06T21:16:00Z">
        <w:r w:rsidRPr="00F432CF">
          <w:rPr>
            <w:rFonts w:ascii="Times New Roman" w:hAnsi="Times New Roman" w:cs="Times New Roman"/>
          </w:rPr>
          <w:t>subgroup</w:t>
        </w:r>
      </w:ins>
      <w:r w:rsidRPr="00F432CF">
        <w:rPr>
          <w:rFonts w:ascii="Times New Roman" w:hAnsi="Times New Roman" w:cs="Times New Roman"/>
        </w:rPr>
        <w:t xml:space="preserve"> </w:t>
      </w:r>
      <w:proofErr w:type="gramStart"/>
      <w:r w:rsidRPr="00F432CF">
        <w:rPr>
          <w:rFonts w:ascii="Times New Roman" w:hAnsi="Times New Roman" w:cs="Times New Roman"/>
        </w:rPr>
        <w:t>are</w:t>
      </w:r>
      <w:proofErr w:type="gramEnd"/>
      <w:r w:rsidRPr="00F432CF">
        <w:rPr>
          <w:rFonts w:ascii="Times New Roman" w:hAnsi="Times New Roman" w:cs="Times New Roman"/>
        </w:rPr>
        <w:t xml:space="preserve"> available for the no lag and 2-week lagged models in </w:t>
      </w:r>
      <w:del w:id="826" w:author="Kendra Wyant" w:date="2026-06-06T16:16:00Z" w16du:dateUtc="2026-06-06T21:16:00Z">
        <w:r w:rsidRPr="003D0047">
          <w:rPr>
            <w:rFonts w:ascii="Times New Roman" w:hAnsi="Times New Roman" w:cs="Times New Roman"/>
          </w:rPr>
          <w:delText>the supplement</w:delText>
        </w:r>
      </w:del>
      <w:ins w:id="827" w:author="Kendra Wyant" w:date="2026-06-06T16:16:00Z" w16du:dateUtc="2026-06-06T21:16:00Z">
        <w:r w:rsidRPr="00F432CF">
          <w:rPr>
            <w:rFonts w:ascii="Times New Roman" w:hAnsi="Times New Roman" w:cs="Times New Roman"/>
          </w:rPr>
          <w:t>Figure D in S1 Appendix</w:t>
        </w:r>
      </w:ins>
      <w:r w:rsidRPr="00F432CF">
        <w:rPr>
          <w:rFonts w:ascii="Times New Roman" w:hAnsi="Times New Roman" w:cs="Times New Roman"/>
        </w:rPr>
        <w:t>).</w:t>
      </w:r>
    </w:p>
    <w:p w14:paraId="38049AE9" w14:textId="2267BDA7" w:rsidR="00330A02" w:rsidRDefault="00BD469A" w:rsidP="001973D4">
      <w:pPr>
        <w:pStyle w:val="BodyText"/>
        <w:spacing w:line="480" w:lineRule="auto"/>
        <w:ind w:firstLine="720"/>
        <w:rPr>
          <w:ins w:id="828" w:author="Kendra Wyant" w:date="2026-06-06T16:16:00Z" w16du:dateUtc="2026-06-06T21:16:00Z"/>
          <w:rFonts w:ascii="Times New Roman" w:hAnsi="Times New Roman" w:cs="Times New Roman"/>
        </w:rPr>
      </w:pPr>
      <w:del w:id="829" w:author="Kendra Wyant" w:date="2026-06-06T16:16:00Z" w16du:dateUtc="2026-06-06T21:16:00Z">
        <w:r w:rsidRPr="00BD469A">
          <w:rPr>
            <w:rFonts w:ascii="Times New Roman" w:hAnsi="Times New Roman" w:cs="Times New Roman"/>
            <w:b/>
            <w:bCs/>
          </w:rPr>
          <w:lastRenderedPageBreak/>
          <w:delText>Fig 4. Global feature importance (mean |Shapley value|) for feature categories for the no lag and 2-week lagged models.</w:delText>
        </w:r>
      </w:del>
      <w:ins w:id="830" w:author="Kendra Wyant" w:date="2026-06-06T16:16:00Z" w16du:dateUtc="2026-06-06T21:16:00Z">
        <w:r w:rsidR="00000000" w:rsidRPr="00F432CF">
          <w:rPr>
            <w:rFonts w:ascii="Times New Roman" w:hAnsi="Times New Roman" w:cs="Times New Roman"/>
          </w:rPr>
          <w:t xml:space="preserve">Local importance describes how important a feature category was for individual predictions. In the immediate model, past/future self-reported stressful events emerged as the most important feature category on most days, despite having a relatively small influence on predictions at the global level. Future efficacy was the second most important feature category, followed by past use. In the 2-week lagged model, past use remained the most important feature category (i.e., it produced the highest Shapley value for the greatest number of individuals on </w:t>
        </w:r>
        <w:proofErr w:type="gramStart"/>
        <w:r w:rsidR="00000000" w:rsidRPr="00F432CF">
          <w:rPr>
            <w:rFonts w:ascii="Times New Roman" w:hAnsi="Times New Roman" w:cs="Times New Roman"/>
          </w:rPr>
          <w:t>the most</w:t>
        </w:r>
        <w:proofErr w:type="gramEnd"/>
        <w:r w:rsidR="00000000" w:rsidRPr="00F432CF">
          <w:rPr>
            <w:rFonts w:ascii="Times New Roman" w:hAnsi="Times New Roman" w:cs="Times New Roman"/>
          </w:rPr>
          <w:t xml:space="preserve"> days). Past/future risky situations also </w:t>
        </w:r>
        <w:proofErr w:type="gramStart"/>
        <w:r w:rsidR="00000000" w:rsidRPr="00F432CF">
          <w:rPr>
            <w:rFonts w:ascii="Times New Roman" w:hAnsi="Times New Roman" w:cs="Times New Roman"/>
          </w:rPr>
          <w:t>remained</w:t>
        </w:r>
        <w:proofErr w:type="gramEnd"/>
        <w:r w:rsidR="00000000" w:rsidRPr="00F432CF">
          <w:rPr>
            <w:rFonts w:ascii="Times New Roman" w:hAnsi="Times New Roman" w:cs="Times New Roman"/>
          </w:rPr>
          <w:t xml:space="preserve"> among the top feature categories. However, valence/arousal additionally emerged as a competing top feature category (a pattern not observed in the immediate model). </w:t>
        </w:r>
        <w:r w:rsidR="001973D4">
          <w:rPr>
            <w:rFonts w:ascii="Times New Roman" w:hAnsi="Times New Roman" w:cs="Times New Roman"/>
          </w:rPr>
          <w:t>Fig</w:t>
        </w:r>
        <w:r w:rsidR="00000000" w:rsidRPr="001973D4">
          <w:rPr>
            <w:rFonts w:ascii="Times New Roman" w:hAnsi="Times New Roman" w:cs="Times New Roman"/>
          </w:rPr>
          <w:t> 4</w:t>
        </w:r>
        <w:r w:rsidR="00000000" w:rsidRPr="00F432CF">
          <w:rPr>
            <w:rFonts w:ascii="Times New Roman" w:hAnsi="Times New Roman" w:cs="Times New Roman"/>
          </w:rPr>
          <w:t xml:space="preserve"> shows the relative global and local ranking of feature categories for the no lag and 2-week lagged models.</w:t>
        </w:r>
      </w:ins>
    </w:p>
    <w:p w14:paraId="0D1756D5" w14:textId="28D0C771" w:rsidR="001973D4" w:rsidRPr="00F432CF" w:rsidRDefault="001973D4" w:rsidP="001973D4">
      <w:pPr>
        <w:pStyle w:val="BodyText"/>
        <w:spacing w:line="480" w:lineRule="auto"/>
        <w:rPr>
          <w:rFonts w:ascii="Times New Roman" w:hAnsi="Times New Roman"/>
          <w:rPrChange w:id="831" w:author="Kendra Wyant" w:date="2026-06-06T16:16:00Z" w16du:dateUtc="2026-06-06T21:16:00Z">
            <w:rPr/>
          </w:rPrChange>
        </w:rPr>
      </w:pPr>
      <w:ins w:id="832" w:author="Kendra Wyant" w:date="2026-06-06T16:16:00Z" w16du:dateUtc="2026-06-06T21:16:00Z">
        <w:r w:rsidRPr="001973D4">
          <w:rPr>
            <w:rFonts w:ascii="Times New Roman" w:hAnsi="Times New Roman" w:cs="Times New Roman"/>
            <w:b/>
            <w:bCs/>
          </w:rPr>
          <w:t xml:space="preserve">Fig 4. Global (mean |Shapley value|) and </w:t>
        </w:r>
        <w:r>
          <w:rPr>
            <w:rFonts w:ascii="Times New Roman" w:hAnsi="Times New Roman" w:cs="Times New Roman"/>
            <w:b/>
            <w:bCs/>
          </w:rPr>
          <w:t>Lo</w:t>
        </w:r>
        <w:r w:rsidRPr="001973D4">
          <w:rPr>
            <w:rFonts w:ascii="Times New Roman" w:hAnsi="Times New Roman" w:cs="Times New Roman"/>
            <w:b/>
            <w:bCs/>
          </w:rPr>
          <w:t xml:space="preserve">cal (proportion of days as top feature) </w:t>
        </w:r>
        <w:r>
          <w:rPr>
            <w:rFonts w:ascii="Times New Roman" w:hAnsi="Times New Roman" w:cs="Times New Roman"/>
            <w:b/>
            <w:bCs/>
          </w:rPr>
          <w:t>F</w:t>
        </w:r>
        <w:r w:rsidRPr="001973D4">
          <w:rPr>
            <w:rFonts w:ascii="Times New Roman" w:hAnsi="Times New Roman" w:cs="Times New Roman"/>
            <w:b/>
            <w:bCs/>
          </w:rPr>
          <w:t xml:space="preserve">eature </w:t>
        </w:r>
        <w:r>
          <w:rPr>
            <w:rFonts w:ascii="Times New Roman" w:hAnsi="Times New Roman" w:cs="Times New Roman"/>
            <w:b/>
            <w:bCs/>
          </w:rPr>
          <w:t>I</w:t>
        </w:r>
        <w:r w:rsidRPr="001973D4">
          <w:rPr>
            <w:rFonts w:ascii="Times New Roman" w:hAnsi="Times New Roman" w:cs="Times New Roman"/>
            <w:b/>
            <w:bCs/>
          </w:rPr>
          <w:t xml:space="preserve">mportance for </w:t>
        </w:r>
        <w:r>
          <w:rPr>
            <w:rFonts w:ascii="Times New Roman" w:hAnsi="Times New Roman" w:cs="Times New Roman"/>
            <w:b/>
            <w:bCs/>
          </w:rPr>
          <w:t>F</w:t>
        </w:r>
        <w:r w:rsidRPr="001973D4">
          <w:rPr>
            <w:rFonts w:ascii="Times New Roman" w:hAnsi="Times New Roman" w:cs="Times New Roman"/>
            <w:b/>
            <w:bCs/>
          </w:rPr>
          <w:t xml:space="preserve">eature </w:t>
        </w:r>
        <w:r>
          <w:rPr>
            <w:rFonts w:ascii="Times New Roman" w:hAnsi="Times New Roman" w:cs="Times New Roman"/>
            <w:b/>
            <w:bCs/>
          </w:rPr>
          <w:t>C</w:t>
        </w:r>
        <w:r w:rsidRPr="001973D4">
          <w:rPr>
            <w:rFonts w:ascii="Times New Roman" w:hAnsi="Times New Roman" w:cs="Times New Roman"/>
            <w:b/>
            <w:bCs/>
          </w:rPr>
          <w:t xml:space="preserve">ategories for the </w:t>
        </w:r>
        <w:r>
          <w:rPr>
            <w:rFonts w:ascii="Times New Roman" w:hAnsi="Times New Roman" w:cs="Times New Roman"/>
            <w:b/>
            <w:bCs/>
          </w:rPr>
          <w:t>N</w:t>
        </w:r>
        <w:r w:rsidRPr="001973D4">
          <w:rPr>
            <w:rFonts w:ascii="Times New Roman" w:hAnsi="Times New Roman" w:cs="Times New Roman"/>
            <w:b/>
            <w:bCs/>
          </w:rPr>
          <w:t xml:space="preserve">o </w:t>
        </w:r>
        <w:r>
          <w:rPr>
            <w:rFonts w:ascii="Times New Roman" w:hAnsi="Times New Roman" w:cs="Times New Roman"/>
            <w:b/>
            <w:bCs/>
          </w:rPr>
          <w:t>La</w:t>
        </w:r>
        <w:r w:rsidRPr="001973D4">
          <w:rPr>
            <w:rFonts w:ascii="Times New Roman" w:hAnsi="Times New Roman" w:cs="Times New Roman"/>
            <w:b/>
            <w:bCs/>
          </w:rPr>
          <w:t xml:space="preserve">g and 2-week </w:t>
        </w:r>
        <w:r>
          <w:rPr>
            <w:rFonts w:ascii="Times New Roman" w:hAnsi="Times New Roman" w:cs="Times New Roman"/>
            <w:b/>
            <w:bCs/>
          </w:rPr>
          <w:t>L</w:t>
        </w:r>
        <w:r w:rsidRPr="001973D4">
          <w:rPr>
            <w:rFonts w:ascii="Times New Roman" w:hAnsi="Times New Roman" w:cs="Times New Roman"/>
            <w:b/>
            <w:bCs/>
          </w:rPr>
          <w:t xml:space="preserve">agged </w:t>
        </w:r>
        <w:r>
          <w:rPr>
            <w:rFonts w:ascii="Times New Roman" w:hAnsi="Times New Roman" w:cs="Times New Roman"/>
            <w:b/>
            <w:bCs/>
          </w:rPr>
          <w:t>M</w:t>
        </w:r>
        <w:r w:rsidRPr="001973D4">
          <w:rPr>
            <w:rFonts w:ascii="Times New Roman" w:hAnsi="Times New Roman" w:cs="Times New Roman"/>
            <w:b/>
            <w:bCs/>
          </w:rPr>
          <w:t>odels.</w:t>
        </w:r>
      </w:ins>
      <w:r w:rsidRPr="00F432CF">
        <w:rPr>
          <w:rFonts w:ascii="Times New Roman" w:hAnsi="Times New Roman" w:cs="Times New Roman"/>
        </w:rPr>
        <w:t xml:space="preserve"> Feature categories are ordered by their aggregate global importance. The importance of each feature category for each model is displayed separately by color.</w:t>
      </w:r>
    </w:p>
    <w:p w14:paraId="6F5F7379" w14:textId="77777777" w:rsidR="00330A02" w:rsidRPr="003B6140" w:rsidRDefault="00000000" w:rsidP="003B6140">
      <w:pPr>
        <w:pStyle w:val="Heading1"/>
        <w:spacing w:after="0" w:line="480" w:lineRule="auto"/>
        <w:rPr>
          <w:rFonts w:ascii="Times New Roman" w:hAnsi="Times New Roman"/>
          <w:b/>
          <w:color w:val="auto"/>
          <w:sz w:val="36"/>
          <w:rPrChange w:id="833" w:author="Kendra Wyant" w:date="2026-06-06T16:16:00Z" w16du:dateUtc="2026-06-06T21:16:00Z">
            <w:rPr>
              <w:rFonts w:ascii="Times New Roman" w:hAnsi="Times New Roman"/>
              <w:b/>
              <w:color w:val="auto"/>
            </w:rPr>
          </w:rPrChange>
        </w:rPr>
        <w:pPrChange w:id="834" w:author="Kendra Wyant" w:date="2026-06-06T16:16:00Z" w16du:dateUtc="2026-06-06T21:16:00Z">
          <w:pPr>
            <w:pStyle w:val="Heading1"/>
          </w:pPr>
        </w:pPrChange>
      </w:pPr>
      <w:bookmarkStart w:id="835" w:name="discussion"/>
      <w:bookmarkEnd w:id="300"/>
      <w:bookmarkEnd w:id="819"/>
      <w:r w:rsidRPr="003B6140">
        <w:rPr>
          <w:rFonts w:ascii="Times New Roman" w:hAnsi="Times New Roman"/>
          <w:b/>
          <w:color w:val="auto"/>
          <w:sz w:val="36"/>
          <w:rPrChange w:id="836" w:author="Kendra Wyant" w:date="2026-06-06T16:16:00Z" w16du:dateUtc="2026-06-06T21:16:00Z">
            <w:rPr>
              <w:rFonts w:ascii="Times New Roman" w:hAnsi="Times New Roman"/>
              <w:b/>
              <w:color w:val="auto"/>
            </w:rPr>
          </w:rPrChange>
        </w:rPr>
        <w:t>Discussion</w:t>
      </w:r>
    </w:p>
    <w:p w14:paraId="3BDDCCC3" w14:textId="140AC28C" w:rsidR="00330A02" w:rsidRPr="003B6140" w:rsidRDefault="00000000" w:rsidP="003B6140">
      <w:pPr>
        <w:pStyle w:val="Heading2"/>
        <w:spacing w:after="0" w:line="480" w:lineRule="auto"/>
        <w:rPr>
          <w:rFonts w:ascii="Times New Roman" w:hAnsi="Times New Roman" w:cs="Times New Roman"/>
          <w:b/>
          <w:bCs/>
          <w:color w:val="auto"/>
        </w:rPr>
        <w:pPrChange w:id="837" w:author="Kendra Wyant" w:date="2026-06-06T16:16:00Z" w16du:dateUtc="2026-06-06T21:16:00Z">
          <w:pPr>
            <w:pStyle w:val="Heading2"/>
          </w:pPr>
        </w:pPrChange>
      </w:pPr>
      <w:bookmarkStart w:id="838" w:name="model-evaluation-and-comparisons"/>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e</w:t>
      </w:r>
      <w:r w:rsidRPr="003B6140">
        <w:rPr>
          <w:rFonts w:ascii="Times New Roman" w:hAnsi="Times New Roman" w:cs="Times New Roman"/>
          <w:b/>
          <w:bCs/>
          <w:color w:val="auto"/>
        </w:rPr>
        <w:t xml:space="preserve">valuation and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omparisons</w:t>
      </w:r>
    </w:p>
    <w:p w14:paraId="47052C95" w14:textId="77777777" w:rsidR="00330A02" w:rsidRPr="00F432CF" w:rsidRDefault="00000000" w:rsidP="003B6140">
      <w:pPr>
        <w:pStyle w:val="FirstParagraph"/>
        <w:spacing w:after="0" w:line="480" w:lineRule="auto"/>
        <w:ind w:firstLine="720"/>
        <w:rPr>
          <w:rFonts w:ascii="Times New Roman" w:hAnsi="Times New Roman" w:cs="Times New Roman"/>
        </w:rPr>
        <w:pPrChange w:id="839" w:author="Kendra Wyant" w:date="2026-06-06T16:16:00Z" w16du:dateUtc="2026-06-06T21:16:00Z">
          <w:pPr>
            <w:pStyle w:val="FirstParagraph"/>
            <w:spacing w:line="480" w:lineRule="auto"/>
            <w:ind w:firstLine="720"/>
          </w:pPr>
        </w:pPrChange>
      </w:pPr>
      <w:r w:rsidRPr="00F432CF">
        <w:rPr>
          <w:rFonts w:ascii="Times New Roman" w:hAnsi="Times New Roman" w:cs="Times New Roman"/>
        </w:rPr>
        <w:t xml:space="preserve">All the models that we evaluated performed exceptionally well. The no lag model, which predicts the probability of an immediate (i.e., within 24 hours) lapse back to alcohol use, had a .91 median posterior probability for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Our 2-week lagged model, which made the most </w:t>
      </w:r>
      <w:r w:rsidRPr="00F432CF">
        <w:rPr>
          <w:rFonts w:ascii="Times New Roman" w:hAnsi="Times New Roman" w:cs="Times New Roman"/>
        </w:rPr>
        <w:lastRenderedPageBreak/>
        <w:t xml:space="preserve">distal predictions, had a .85 median posterior probability for </w:t>
      </w:r>
      <w:proofErr w:type="spellStart"/>
      <w:r w:rsidRPr="00F432CF">
        <w:rPr>
          <w:rFonts w:ascii="Times New Roman" w:hAnsi="Times New Roman" w:cs="Times New Roman"/>
        </w:rPr>
        <w:t>auROC</w:t>
      </w:r>
      <w:proofErr w:type="spellEnd"/>
      <w:r w:rsidRPr="00F432CF">
        <w:rPr>
          <w:rFonts w:ascii="Times New Roman" w:hAnsi="Times New Roman" w:cs="Times New Roman"/>
        </w:rPr>
        <w:t>, suggesting lagged models can be used to shift a 24-hour prediction window meaningfully into the future.</w:t>
      </w:r>
    </w:p>
    <w:p w14:paraId="2C8C1E81" w14:textId="77777777" w:rsidR="00330A02" w:rsidRPr="00F432CF" w:rsidRDefault="00000000" w:rsidP="003B6140">
      <w:pPr>
        <w:pStyle w:val="BodyText"/>
        <w:spacing w:after="0" w:line="480" w:lineRule="auto"/>
        <w:ind w:firstLine="720"/>
        <w:rPr>
          <w:rFonts w:ascii="Times New Roman" w:hAnsi="Times New Roman" w:cs="Times New Roman"/>
        </w:rPr>
        <w:pPrChange w:id="840" w:author="Kendra Wyant" w:date="2026-06-06T16:16:00Z" w16du:dateUtc="2026-06-06T21:16:00Z">
          <w:pPr>
            <w:pStyle w:val="BodyText"/>
            <w:spacing w:line="480" w:lineRule="auto"/>
            <w:ind w:firstLine="720"/>
          </w:pPr>
        </w:pPrChange>
      </w:pPr>
      <w:r w:rsidRPr="00F432CF">
        <w:rPr>
          <w:rFonts w:ascii="Times New Roman" w:hAnsi="Times New Roman" w:cs="Times New Roman"/>
        </w:rPr>
        <w:t xml:space="preserve">Across models (no lag, 1 day, 3 days, 1 week, and 2 weeks), model performance systematically decreased as models predicted further into the future. All lagged models had lower performance compared to the no lag baseline model and to the preceding adjacent lag model. This is unsurprising given what we know about prediction and substance use. Many important relapse risk factors are fluctuating processes that can first emerge and/or change </w:t>
      </w:r>
      <w:proofErr w:type="gramStart"/>
      <w:r w:rsidRPr="00F432CF">
        <w:rPr>
          <w:rFonts w:ascii="Times New Roman" w:hAnsi="Times New Roman" w:cs="Times New Roman"/>
        </w:rPr>
        <w:t>day-by-day</w:t>
      </w:r>
      <w:proofErr w:type="gramEnd"/>
      <w:r w:rsidRPr="00F432CF">
        <w:rPr>
          <w:rFonts w:ascii="Times New Roman" w:hAnsi="Times New Roman" w:cs="Times New Roman"/>
        </w:rPr>
        <w:t xml:space="preserve">, if not more frequently. As lag time increases, features become less proximal to the start of the prediction window. Still, we wish to emphasize that our lowest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(.85) is still quite good, and the benefit of advanced notice (i.e., 2 weeks) likely outweighs the modest cost to model performance.</w:t>
      </w:r>
    </w:p>
    <w:p w14:paraId="167B148E" w14:textId="77777777" w:rsidR="00330A02" w:rsidRPr="00F432CF" w:rsidRDefault="00000000" w:rsidP="003B6140">
      <w:pPr>
        <w:pStyle w:val="BodyText"/>
        <w:spacing w:after="0" w:line="480" w:lineRule="auto"/>
        <w:ind w:firstLine="720"/>
        <w:rPr>
          <w:ins w:id="841" w:author="Kendra Wyant" w:date="2026-06-06T16:16:00Z" w16du:dateUtc="2026-06-06T21:16:00Z"/>
          <w:rFonts w:ascii="Times New Roman" w:hAnsi="Times New Roman" w:cs="Times New Roman"/>
        </w:rPr>
      </w:pPr>
      <w:ins w:id="842" w:author="Kendra Wyant" w:date="2026-06-06T16:16:00Z" w16du:dateUtc="2026-06-06T21:16:00Z">
        <w:r w:rsidRPr="00F432CF">
          <w:rPr>
            <w:rFonts w:ascii="Times New Roman" w:hAnsi="Times New Roman" w:cs="Times New Roman"/>
          </w:rPr>
          <w:t>Our models performed better at predicting lapses once a lapse had already occurred. Lower performance in predicting an individual’s first lapse is not necessarily problematic. A single lapse does not constitute a relapse but instead represents a period of vulnerability, during which an individual may either continue to lapse (and potentially relapse, or return to prior levels of hazardous use) or learn from the experience and re-engage with their recovery goals. Given that this critical window often follows the initial lapse, we are confident that our models can still be used to provide timely recovery support.</w:t>
        </w:r>
      </w:ins>
    </w:p>
    <w:p w14:paraId="0AD04F53" w14:textId="77777777" w:rsidR="00330A02" w:rsidRPr="00F432CF" w:rsidRDefault="00000000" w:rsidP="003B6140">
      <w:pPr>
        <w:pStyle w:val="BodyText"/>
        <w:spacing w:after="0" w:line="480" w:lineRule="auto"/>
        <w:ind w:firstLine="720"/>
        <w:rPr>
          <w:rFonts w:ascii="Times New Roman" w:hAnsi="Times New Roman" w:cs="Times New Roman"/>
        </w:rPr>
        <w:pPrChange w:id="843" w:author="Kendra Wyant" w:date="2026-06-06T16:16:00Z" w16du:dateUtc="2026-06-06T21:16:00Z">
          <w:pPr>
            <w:pStyle w:val="BodyText"/>
            <w:spacing w:line="480" w:lineRule="auto"/>
            <w:ind w:firstLine="720"/>
          </w:pPr>
        </w:pPrChange>
      </w:pPr>
      <w:r w:rsidRPr="00F432CF">
        <w:rPr>
          <w:rFonts w:ascii="Times New Roman" w:hAnsi="Times New Roman" w:cs="Times New Roman"/>
        </w:rPr>
        <w:t xml:space="preserve">Collectively, these results suggest we can achieve clinically meaningful performance up to two weeks out. Our rigorous resampling methods (grouped, nested, k-fold cross-validation) make us confident that </w:t>
      </w:r>
      <w:proofErr w:type="gramStart"/>
      <w:r w:rsidRPr="00F432CF">
        <w:rPr>
          <w:rFonts w:ascii="Times New Roman" w:hAnsi="Times New Roman" w:cs="Times New Roman"/>
        </w:rPr>
        <w:t>these</w:t>
      </w:r>
      <w:proofErr w:type="gramEnd"/>
      <w:r w:rsidRPr="00F432CF">
        <w:rPr>
          <w:rFonts w:ascii="Times New Roman" w:hAnsi="Times New Roman" w:cs="Times New Roman"/>
        </w:rPr>
        <w:t xml:space="preserve"> are valid estimates of how our models would perform with new individuals. Furthermore, it should be noted that both the no lag and 2-week lagged models can </w:t>
      </w:r>
      <w:r w:rsidRPr="00F432CF">
        <w:rPr>
          <w:rFonts w:ascii="Times New Roman" w:hAnsi="Times New Roman" w:cs="Times New Roman"/>
        </w:rPr>
        <w:lastRenderedPageBreak/>
        <w:t xml:space="preserve">be combined in a complementary fashion that allows </w:t>
      </w:r>
      <w:proofErr w:type="gramStart"/>
      <w:r w:rsidRPr="00F432CF">
        <w:rPr>
          <w:rFonts w:ascii="Times New Roman" w:hAnsi="Times New Roman" w:cs="Times New Roman"/>
        </w:rPr>
        <w:t>both for</w:t>
      </w:r>
      <w:proofErr w:type="gramEnd"/>
      <w:r w:rsidRPr="00F432CF">
        <w:rPr>
          <w:rFonts w:ascii="Times New Roman" w:hAnsi="Times New Roman" w:cs="Times New Roman"/>
        </w:rPr>
        <w:t xml:space="preserve"> highly accurate immediate lapse prediction and advanced warning about future lapse risk.</w:t>
      </w:r>
    </w:p>
    <w:p w14:paraId="747FDE6B" w14:textId="1D78C8C9" w:rsidR="00330A02" w:rsidRPr="003B6140" w:rsidRDefault="00000000" w:rsidP="003B6140">
      <w:pPr>
        <w:pStyle w:val="Heading2"/>
        <w:spacing w:after="0" w:line="480" w:lineRule="auto"/>
        <w:rPr>
          <w:rFonts w:ascii="Times New Roman" w:hAnsi="Times New Roman" w:cs="Times New Roman"/>
          <w:b/>
          <w:bCs/>
          <w:color w:val="auto"/>
        </w:rPr>
        <w:pPrChange w:id="844" w:author="Kendra Wyant" w:date="2026-06-06T16:16:00Z" w16du:dateUtc="2026-06-06T21:16:00Z">
          <w:pPr>
            <w:pStyle w:val="Heading2"/>
          </w:pPr>
        </w:pPrChange>
      </w:pPr>
      <w:bookmarkStart w:id="845" w:name="model-fairness"/>
      <w:bookmarkEnd w:id="838"/>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f</w:t>
      </w:r>
      <w:r w:rsidRPr="003B6140">
        <w:rPr>
          <w:rFonts w:ascii="Times New Roman" w:hAnsi="Times New Roman" w:cs="Times New Roman"/>
          <w:b/>
          <w:bCs/>
          <w:color w:val="auto"/>
        </w:rPr>
        <w:t>airness</w:t>
      </w:r>
    </w:p>
    <w:p w14:paraId="6884A2B5" w14:textId="77777777" w:rsidR="00330A02" w:rsidRPr="00F432CF" w:rsidRDefault="00000000" w:rsidP="003B6140">
      <w:pPr>
        <w:pStyle w:val="FirstParagraph"/>
        <w:spacing w:after="0" w:line="480" w:lineRule="auto"/>
        <w:ind w:firstLine="720"/>
        <w:rPr>
          <w:rFonts w:ascii="Times New Roman" w:hAnsi="Times New Roman" w:cs="Times New Roman"/>
        </w:rPr>
        <w:pPrChange w:id="846" w:author="Kendra Wyant" w:date="2026-06-06T16:16:00Z" w16du:dateUtc="2026-06-06T21:16:00Z">
          <w:pPr>
            <w:pStyle w:val="FirstParagraph"/>
            <w:spacing w:line="480" w:lineRule="auto"/>
            <w:ind w:firstLine="720"/>
          </w:pPr>
        </w:pPrChange>
      </w:pPr>
      <w:r w:rsidRPr="00F432CF">
        <w:rPr>
          <w:rFonts w:ascii="Times New Roman" w:hAnsi="Times New Roman" w:cs="Times New Roman"/>
        </w:rPr>
        <w:t>In recent years, the machine learning field has begun to recognize the need to evaluate model fairness when algorithms are used to inform important decisions (e.g., healthcare services offered, eligibility for loans, early parole). Algorithms that perform favorably for only majority group members may exacerbate existing disparities in access to resources and important clinical outcomes [41]. In this study, we assessed model fairness by comparing model performance across important subgroups with known disparities in substance use treatment access and/or outcomes - race/ethnicity (non-White and/or Hispanic vs. non-Hispanic White), income (below poverty line vs. above poverty line), and sex at birth (female vs. male).</w:t>
      </w:r>
    </w:p>
    <w:p w14:paraId="4362F310" w14:textId="77777777" w:rsidR="00330A02" w:rsidRPr="00F432CF" w:rsidRDefault="00000000" w:rsidP="003B6140">
      <w:pPr>
        <w:pStyle w:val="BodyText"/>
        <w:spacing w:after="0" w:line="480" w:lineRule="auto"/>
        <w:ind w:firstLine="720"/>
        <w:rPr>
          <w:rFonts w:ascii="Times New Roman" w:hAnsi="Times New Roman" w:cs="Times New Roman"/>
        </w:rPr>
        <w:pPrChange w:id="847" w:author="Kendra Wyant" w:date="2026-06-06T16:16:00Z" w16du:dateUtc="2026-06-06T21:16:00Z">
          <w:pPr>
            <w:pStyle w:val="BodyText"/>
            <w:spacing w:line="480" w:lineRule="auto"/>
            <w:ind w:firstLine="720"/>
          </w:pPr>
        </w:pPrChange>
      </w:pPr>
      <w:r w:rsidRPr="00F432CF">
        <w:rPr>
          <w:rFonts w:ascii="Times New Roman" w:hAnsi="Times New Roman" w:cs="Times New Roman"/>
        </w:rPr>
        <w:t>All models performed worse for people who were non-White and/or Hispanic, and for people who had an income below the poverty line. The lack of diversity in our training data was likely a key contributor to the poorer model performance in these subgroups. Participants of color were severely underrepresented in our training data (</w:t>
      </w:r>
      <w:r w:rsidRPr="00F432CF">
        <w:rPr>
          <w:rFonts w:ascii="Times New Roman" w:hAnsi="Times New Roman" w:cs="Times New Roman"/>
          <w:i/>
          <w:iCs/>
        </w:rPr>
        <w:t>N</w:t>
      </w:r>
      <w:r w:rsidRPr="00F432CF">
        <w:rPr>
          <w:rFonts w:ascii="Times New Roman" w:hAnsi="Times New Roman" w:cs="Times New Roman"/>
        </w:rPr>
        <w:t xml:space="preserve"> = 20, 13%). Individuals below the poverty line were also underrepresented, though to a lesser degree (</w:t>
      </w:r>
      <w:r w:rsidRPr="00F432CF">
        <w:rPr>
          <w:rFonts w:ascii="Times New Roman" w:hAnsi="Times New Roman" w:cs="Times New Roman"/>
          <w:i/>
          <w:iCs/>
        </w:rPr>
        <w:t>N</w:t>
      </w:r>
      <w:r w:rsidRPr="00F432CF">
        <w:rPr>
          <w:rFonts w:ascii="Times New Roman" w:hAnsi="Times New Roman" w:cs="Times New Roman"/>
        </w:rPr>
        <w:t xml:space="preserve"> = 49, 32%). Of course, these model comparisons should be considered preliminary and interpreted cautiously because the low sample sizes in some groups (e.g., non-White and/or Hispanic) may reduce the statistical validity of the analyses. Nonetheless, these preliminary results regarding model fairness should motivate further efforts to evaluate and address differences in model performance across groups that differ in SUD treatment access/outcome disparities.</w:t>
      </w:r>
    </w:p>
    <w:p w14:paraId="46138993" w14:textId="77777777" w:rsidR="00330A02" w:rsidRPr="00F432CF" w:rsidRDefault="00000000" w:rsidP="003B6140">
      <w:pPr>
        <w:pStyle w:val="BodyText"/>
        <w:spacing w:after="0" w:line="480" w:lineRule="auto"/>
        <w:ind w:firstLine="720"/>
        <w:rPr>
          <w:rFonts w:ascii="Times New Roman" w:hAnsi="Times New Roman" w:cs="Times New Roman"/>
        </w:rPr>
        <w:pPrChange w:id="848" w:author="Kendra Wyant" w:date="2026-06-06T16:16:00Z" w16du:dateUtc="2026-06-06T21:16:00Z">
          <w:pPr>
            <w:pStyle w:val="BodyText"/>
            <w:spacing w:line="480" w:lineRule="auto"/>
            <w:ind w:firstLine="720"/>
          </w:pPr>
        </w:pPrChange>
      </w:pPr>
      <w:r w:rsidRPr="00F432CF">
        <w:rPr>
          <w:rFonts w:ascii="Times New Roman" w:hAnsi="Times New Roman" w:cs="Times New Roman"/>
        </w:rPr>
        <w:lastRenderedPageBreak/>
        <w:t xml:space="preserve">An obvious solution to this problem involves intentional recruitment for diversity in training data when developing prediction models. For example, we are now working to increase the racial, ethnic, and income diversity of our training data for alcohol lapse prediction while simultaneously optimizing feedback from these models for implementation purposes [25]. In a separate project, we developed a national recruitment method that enabled us to recruit for racial, ethnic and income diversity while also focusing on much needed diversity across geographic location (e.g., rural vs. urban; [20]). We expect geographic diversity in the training data </w:t>
      </w:r>
      <w:proofErr w:type="gramStart"/>
      <w:r w:rsidRPr="00F432CF">
        <w:rPr>
          <w:rFonts w:ascii="Times New Roman" w:hAnsi="Times New Roman" w:cs="Times New Roman"/>
        </w:rPr>
        <w:t>may also be</w:t>
      </w:r>
      <w:proofErr w:type="gramEnd"/>
      <w:r w:rsidRPr="00F432CF">
        <w:rPr>
          <w:rFonts w:ascii="Times New Roman" w:hAnsi="Times New Roman" w:cs="Times New Roman"/>
        </w:rPr>
        <w:t xml:space="preserve"> crucial to develop fair models because the features that predict </w:t>
      </w:r>
      <w:proofErr w:type="gramStart"/>
      <w:r w:rsidRPr="00F432CF">
        <w:rPr>
          <w:rFonts w:ascii="Times New Roman" w:hAnsi="Times New Roman" w:cs="Times New Roman"/>
        </w:rPr>
        <w:t>lapse</w:t>
      </w:r>
      <w:proofErr w:type="gramEnd"/>
      <w:r w:rsidRPr="00F432CF">
        <w:rPr>
          <w:rFonts w:ascii="Times New Roman" w:hAnsi="Times New Roman" w:cs="Times New Roman"/>
        </w:rPr>
        <w:t xml:space="preserve"> in urban and suburban settings may differ from those that predict </w:t>
      </w:r>
      <w:proofErr w:type="gramStart"/>
      <w:r w:rsidRPr="00F432CF">
        <w:rPr>
          <w:rFonts w:ascii="Times New Roman" w:hAnsi="Times New Roman" w:cs="Times New Roman"/>
        </w:rPr>
        <w:t>lapse</w:t>
      </w:r>
      <w:proofErr w:type="gramEnd"/>
      <w:r w:rsidRPr="00F432CF">
        <w:rPr>
          <w:rFonts w:ascii="Times New Roman" w:hAnsi="Times New Roman" w:cs="Times New Roman"/>
        </w:rPr>
        <w:t xml:space="preserve"> in rural environments. If rural participants are not used to train models, the implementation of these models may compound existing disparities in SUD treatment in these communities [42,43].</w:t>
      </w:r>
    </w:p>
    <w:p w14:paraId="7691A14B" w14:textId="77777777" w:rsidR="00330A02" w:rsidRPr="00F432CF" w:rsidRDefault="00000000" w:rsidP="003B6140">
      <w:pPr>
        <w:pStyle w:val="BodyText"/>
        <w:spacing w:after="0" w:line="480" w:lineRule="auto"/>
        <w:ind w:firstLine="720"/>
        <w:rPr>
          <w:rFonts w:ascii="Times New Roman" w:hAnsi="Times New Roman" w:cs="Times New Roman"/>
        </w:rPr>
        <w:pPrChange w:id="849" w:author="Kendra Wyant" w:date="2026-06-06T16:16:00Z" w16du:dateUtc="2026-06-06T21:16:00Z">
          <w:pPr>
            <w:pStyle w:val="BodyText"/>
            <w:spacing w:line="480" w:lineRule="auto"/>
            <w:ind w:firstLine="720"/>
          </w:pPr>
        </w:pPrChange>
      </w:pPr>
      <w:r w:rsidRPr="00F432CF">
        <w:rPr>
          <w:rFonts w:ascii="Times New Roman" w:hAnsi="Times New Roman" w:cs="Times New Roman"/>
        </w:rPr>
        <w:t xml:space="preserve">Future research can also explore potential computational solutions to mitigate performance disparities that emerge when subgroups are poorly represented in available training data. For example, training data from under-represented subgroups could be </w:t>
      </w:r>
      <w:proofErr w:type="gramStart"/>
      <w:r w:rsidRPr="00F432CF">
        <w:rPr>
          <w:rFonts w:ascii="Times New Roman" w:hAnsi="Times New Roman" w:cs="Times New Roman"/>
        </w:rPr>
        <w:t>up-sampled</w:t>
      </w:r>
      <w:proofErr w:type="gramEnd"/>
      <w:r w:rsidRPr="00F432CF">
        <w:rPr>
          <w:rFonts w:ascii="Times New Roman" w:hAnsi="Times New Roman" w:cs="Times New Roman"/>
        </w:rPr>
        <w:t xml:space="preserve"> (e.g., using the synthetic minority oversampling technique), or the cost functions used by the learning algorithms could be adjusted to differentially weigh prediction errors based on participant characteristics. In another vein, modeling approaches that yield idiographic, person-specific models [44–47] may reduce performance disparities across subgroups. For example, we have begun to develop state space models whose parameters can be initialized with priors derived from existing training data but then adjusted over time to fit patterns present within a specific individual’s time-series [48]. Such models may mitigate issues of unfairness to a large degree because they will weigh the individual’s own data more heavily than group level estimates over time as more data accrue.</w:t>
      </w:r>
    </w:p>
    <w:p w14:paraId="4BE5B2BB" w14:textId="77777777" w:rsidR="00330A02" w:rsidRPr="00F432CF" w:rsidRDefault="00000000" w:rsidP="003B6140">
      <w:pPr>
        <w:pStyle w:val="BodyText"/>
        <w:spacing w:after="0" w:line="480" w:lineRule="auto"/>
        <w:ind w:firstLine="720"/>
        <w:rPr>
          <w:rFonts w:ascii="Times New Roman" w:hAnsi="Times New Roman" w:cs="Times New Roman"/>
        </w:rPr>
        <w:pPrChange w:id="850" w:author="Kendra Wyant" w:date="2026-06-06T16:16:00Z" w16du:dateUtc="2026-06-06T21:16:00Z">
          <w:pPr>
            <w:pStyle w:val="BodyText"/>
            <w:spacing w:line="480" w:lineRule="auto"/>
            <w:ind w:firstLine="720"/>
          </w:pPr>
        </w:pPrChange>
      </w:pPr>
      <w:r w:rsidRPr="00F432CF">
        <w:rPr>
          <w:rFonts w:ascii="Times New Roman" w:hAnsi="Times New Roman" w:cs="Times New Roman"/>
        </w:rPr>
        <w:lastRenderedPageBreak/>
        <w:t xml:space="preserve">Of note, problems with model fairness can emerge even when subgroups are well-represented in the training data. Our models performed less well for women compared to men </w:t>
      </w:r>
      <w:proofErr w:type="gramStart"/>
      <w:r w:rsidRPr="00F432CF">
        <w:rPr>
          <w:rFonts w:ascii="Times New Roman" w:hAnsi="Times New Roman" w:cs="Times New Roman"/>
        </w:rPr>
        <w:t>despite the fact that</w:t>
      </w:r>
      <w:proofErr w:type="gramEnd"/>
      <w:r w:rsidRPr="00F432CF">
        <w:rPr>
          <w:rFonts w:ascii="Times New Roman" w:hAnsi="Times New Roman" w:cs="Times New Roman"/>
        </w:rPr>
        <w:t xml:space="preserve"> women were well-represented in the training data (</w:t>
      </w:r>
      <w:r w:rsidRPr="00F432CF">
        <w:rPr>
          <w:rFonts w:ascii="Times New Roman" w:hAnsi="Times New Roman" w:cs="Times New Roman"/>
          <w:i/>
          <w:iCs/>
        </w:rPr>
        <w:t>N</w:t>
      </w:r>
      <w:r w:rsidRPr="00F432CF">
        <w:rPr>
          <w:rFonts w:ascii="Times New Roman" w:hAnsi="Times New Roman" w:cs="Times New Roman"/>
        </w:rPr>
        <w:t xml:space="preserve"> = 74, 49%). Instead, this differential performance may have resulted from more fundamental problems with the features available to the model. We chose our EMA items using domain expertise from decades of research on the factors that predict </w:t>
      </w:r>
      <w:proofErr w:type="gramStart"/>
      <w:r w:rsidRPr="00F432CF">
        <w:rPr>
          <w:rFonts w:ascii="Times New Roman" w:hAnsi="Times New Roman" w:cs="Times New Roman"/>
        </w:rPr>
        <w:t>relapse</w:t>
      </w:r>
      <w:proofErr w:type="gramEnd"/>
      <w:r w:rsidRPr="00F432CF">
        <w:rPr>
          <w:rFonts w:ascii="Times New Roman" w:hAnsi="Times New Roman" w:cs="Times New Roman"/>
        </w:rPr>
        <w:t>. However, prior to the 1993 National Institute of Health Revitalization Act [49] that mandated the inclusion of minorities and women in research, women were mostly excluded from substance use treatment research due to their childbearing potential [50]. As a result, it is possible that our theories about the causes and contributors to relapse are biased toward constructs that are more relevant for men than women. If true, features derived from EMA items that tap these constructs would be expected to under-perform when predicting lapses for women. More research may be needed to identify relapse risk factors for women (e.g., interpersonal relationship problems [51], hormonal changes [52]), and other groups under-represented in the literature before we can fully address these performance disparities.</w:t>
      </w:r>
    </w:p>
    <w:p w14:paraId="46068CC5" w14:textId="77777777" w:rsidR="00330A02" w:rsidRPr="00F432CF" w:rsidRDefault="00000000" w:rsidP="003B6140">
      <w:pPr>
        <w:pStyle w:val="BodyText"/>
        <w:spacing w:after="0" w:line="480" w:lineRule="auto"/>
        <w:ind w:firstLine="720"/>
        <w:rPr>
          <w:rFonts w:ascii="Times New Roman" w:hAnsi="Times New Roman" w:cs="Times New Roman"/>
        </w:rPr>
        <w:pPrChange w:id="851" w:author="Kendra Wyant" w:date="2026-06-06T16:16:00Z" w16du:dateUtc="2026-06-06T21:16:00Z">
          <w:pPr>
            <w:pStyle w:val="BodyText"/>
            <w:spacing w:line="480" w:lineRule="auto"/>
            <w:ind w:firstLine="720"/>
          </w:pPr>
        </w:pPrChange>
      </w:pPr>
      <w:r w:rsidRPr="00F432CF">
        <w:rPr>
          <w:rFonts w:ascii="Times New Roman" w:hAnsi="Times New Roman" w:cs="Times New Roman"/>
        </w:rPr>
        <w:t xml:space="preserve">In the meantime, data-driven (bottom-up) approaches can be used to engineer high-dimensional feature sets that are not explicitly grounded in existing, and potentially biased, theories. For example, we have begun to explore the application of natural language processing techniques (e.g., LIWC; topic modeling; BERT [53–55]) to text messages and other social media activity by our participants to engineer features that may predict future lapses. Such features may or may not align with existing theories about relapse, but because they are anchored to participants’ own words, they may serve as reliable indicators of lapse risk for certain individuals, particularly when used within learning algorithms that employ feature selection, regularization, or other techniques to address the bias-variance trade-off with high-dimensional feature sets. </w:t>
      </w:r>
      <w:r w:rsidRPr="00F432CF">
        <w:rPr>
          <w:rFonts w:ascii="Times New Roman" w:hAnsi="Times New Roman" w:cs="Times New Roman"/>
        </w:rPr>
        <w:lastRenderedPageBreak/>
        <w:t>Furthermore, emerging techniques for interpreting machine learning models [56] can be applied to models that perform well to bootstrap the identification of new lapse risk constructs based on these novel features.</w:t>
      </w:r>
    </w:p>
    <w:p w14:paraId="04533D6F" w14:textId="77777777" w:rsidR="00330A02" w:rsidRPr="00F432CF" w:rsidRDefault="00000000" w:rsidP="003B6140">
      <w:pPr>
        <w:pStyle w:val="BodyText"/>
        <w:spacing w:after="0" w:line="480" w:lineRule="auto"/>
        <w:ind w:firstLine="720"/>
        <w:rPr>
          <w:rFonts w:ascii="Times New Roman" w:hAnsi="Times New Roman" w:cs="Times New Roman"/>
        </w:rPr>
        <w:pPrChange w:id="852" w:author="Kendra Wyant" w:date="2026-06-06T16:16:00Z" w16du:dateUtc="2026-06-06T21:16:00Z">
          <w:pPr>
            <w:pStyle w:val="BodyText"/>
            <w:spacing w:line="480" w:lineRule="auto"/>
            <w:ind w:firstLine="720"/>
          </w:pPr>
        </w:pPrChange>
      </w:pPr>
      <w:r w:rsidRPr="00F432CF">
        <w:rPr>
          <w:rFonts w:ascii="Times New Roman" w:hAnsi="Times New Roman" w:cs="Times New Roman"/>
        </w:rPr>
        <w:t>Beyond issues of training data representation and lacunae or outright biases in our theories, it is also true that historically marginalized groups that have experienced systemic racism, exclusion, or other stigma around substance use (e.g., societal expectations for women regarding attractiveness, cleanliness and motherhood [57]) may feel less trusting in disclosing substance use [58]. These experiences could prompt some individuals in these subgroups to under-report lapses and/or risk factors, which could also degrade performance and evaluation of our models for these subgroups. We observed relatively comparable percentages of lapses reported among disadvantaged compared to advantaged groups. However, comparable lapse rates do not necessarily confirm comparable reporting accuracy because it is possible that there were systematic differences in lapse rates across groups that were masked by issues of trust.</w:t>
      </w:r>
    </w:p>
    <w:p w14:paraId="7959B7F6" w14:textId="47CC250E" w:rsidR="00B617FE" w:rsidRPr="005A581F" w:rsidRDefault="00000000">
      <w:pPr>
        <w:pStyle w:val="Heading2"/>
        <w:rPr>
          <w:del w:id="853" w:author="Kendra Wyant" w:date="2026-06-06T16:16:00Z" w16du:dateUtc="2026-06-06T21:16:00Z"/>
          <w:rFonts w:ascii="Times New Roman" w:hAnsi="Times New Roman" w:cs="Times New Roman"/>
          <w:b/>
          <w:bCs/>
          <w:color w:val="auto"/>
        </w:rPr>
      </w:pPr>
      <w:del w:id="854" w:author="Kendra Wyant" w:date="2026-06-06T16:16:00Z" w16du:dateUtc="2026-06-06T21:16:00Z">
        <w:r w:rsidRPr="005A581F">
          <w:rPr>
            <w:rFonts w:ascii="Times New Roman" w:hAnsi="Times New Roman" w:cs="Times New Roman"/>
            <w:b/>
            <w:bCs/>
            <w:color w:val="auto"/>
          </w:rPr>
          <w:delText xml:space="preserve">Model </w:delText>
        </w:r>
        <w:r w:rsidR="005A581F" w:rsidRPr="005A581F">
          <w:rPr>
            <w:rFonts w:ascii="Times New Roman" w:hAnsi="Times New Roman" w:cs="Times New Roman"/>
            <w:b/>
            <w:bCs/>
            <w:color w:val="auto"/>
          </w:rPr>
          <w:delText>c</w:delText>
        </w:r>
        <w:r w:rsidRPr="005A581F">
          <w:rPr>
            <w:rFonts w:ascii="Times New Roman" w:hAnsi="Times New Roman" w:cs="Times New Roman"/>
            <w:b/>
            <w:bCs/>
            <w:color w:val="auto"/>
          </w:rPr>
          <w:delText>haracterization</w:delText>
        </w:r>
      </w:del>
    </w:p>
    <w:p w14:paraId="086872F7" w14:textId="77777777" w:rsidR="00330A02" w:rsidRPr="003B6140" w:rsidRDefault="00000000" w:rsidP="003B6140">
      <w:pPr>
        <w:pStyle w:val="Heading2"/>
        <w:spacing w:after="0" w:line="480" w:lineRule="auto"/>
        <w:rPr>
          <w:rFonts w:ascii="Times New Roman" w:hAnsi="Times New Roman" w:cs="Times New Roman"/>
          <w:b/>
          <w:bCs/>
          <w:color w:val="auto"/>
        </w:rPr>
        <w:pPrChange w:id="855" w:author="Kendra Wyant" w:date="2026-06-06T16:16:00Z" w16du:dateUtc="2026-06-06T21:16:00Z">
          <w:pPr>
            <w:pStyle w:val="Heading3"/>
          </w:pPr>
        </w:pPrChange>
      </w:pPr>
      <w:bookmarkStart w:id="856" w:name="calibration"/>
      <w:bookmarkEnd w:id="845"/>
      <w:r w:rsidRPr="003B6140">
        <w:rPr>
          <w:rFonts w:ascii="Times New Roman" w:hAnsi="Times New Roman" w:cs="Times New Roman"/>
          <w:b/>
          <w:bCs/>
          <w:color w:val="auto"/>
        </w:rPr>
        <w:t>Calibration</w:t>
      </w:r>
    </w:p>
    <w:p w14:paraId="2A0F2494" w14:textId="77777777" w:rsidR="00330A02" w:rsidRPr="00F432CF" w:rsidRDefault="00000000" w:rsidP="003B6140">
      <w:pPr>
        <w:pStyle w:val="FirstParagraph"/>
        <w:spacing w:after="0" w:line="480" w:lineRule="auto"/>
        <w:ind w:firstLine="720"/>
        <w:rPr>
          <w:rFonts w:ascii="Times New Roman" w:hAnsi="Times New Roman" w:cs="Times New Roman"/>
        </w:rPr>
        <w:pPrChange w:id="857" w:author="Kendra Wyant" w:date="2026-06-06T16:16:00Z" w16du:dateUtc="2026-06-06T21:16:00Z">
          <w:pPr>
            <w:pStyle w:val="FirstParagraph"/>
            <w:spacing w:line="480" w:lineRule="auto"/>
            <w:ind w:firstLine="720"/>
          </w:pPr>
        </w:pPrChange>
      </w:pPr>
      <w:r w:rsidRPr="00F432CF">
        <w:rPr>
          <w:rFonts w:ascii="Times New Roman" w:hAnsi="Times New Roman" w:cs="Times New Roman"/>
        </w:rPr>
        <w:t>After applying Platt scaling to our predicted probabilities, our models were generally well calibrated with increasing monotonic relationships between calibrated model output and lapse event rates. Well-calibrated probabilities indicate that the predicted probability aligns closely with the true likelihood of an outcome (i.e., a lapse). Our no lag model had excellent calibration. However, the calibration plots suggest that with a longer lag time of 2 weeks, the model tends to over-predict the likelihood of lapses when predicted probabilities were higher.</w:t>
      </w:r>
    </w:p>
    <w:p w14:paraId="21FB1A1C" w14:textId="77777777" w:rsidR="00330A02" w:rsidRPr="00F432CF" w:rsidRDefault="00000000" w:rsidP="003B6140">
      <w:pPr>
        <w:pStyle w:val="BodyText"/>
        <w:spacing w:after="0" w:line="480" w:lineRule="auto"/>
        <w:ind w:firstLine="720"/>
        <w:rPr>
          <w:rFonts w:ascii="Times New Roman" w:hAnsi="Times New Roman" w:cs="Times New Roman"/>
        </w:rPr>
        <w:pPrChange w:id="858" w:author="Kendra Wyant" w:date="2026-06-06T16:16:00Z" w16du:dateUtc="2026-06-06T21:16:00Z">
          <w:pPr>
            <w:pStyle w:val="BodyText"/>
            <w:spacing w:line="480" w:lineRule="auto"/>
            <w:ind w:firstLine="720"/>
          </w:pPr>
        </w:pPrChange>
      </w:pPr>
      <w:r w:rsidRPr="00F432CF">
        <w:rPr>
          <w:rFonts w:ascii="Times New Roman" w:hAnsi="Times New Roman" w:cs="Times New Roman"/>
        </w:rPr>
        <w:lastRenderedPageBreak/>
        <w:t xml:space="preserve">This pattern may not necessarily be problematic. Research suggests that people often struggle to interpret probabilistic feedback, especially when it’s provided in raw numerical form [59–61]. As a result, it may be more effective to communicate risk using coarser categories (e.g., low, medium, or high risk) or through relative changes in risk (e.g., “Your risk of lapse is higher this week compared to last week”). These forms of feedback may be less sensitive to small miscalibrations at the extremes </w:t>
      </w:r>
      <w:proofErr w:type="gramStart"/>
      <w:r w:rsidRPr="00F432CF">
        <w:rPr>
          <w:rFonts w:ascii="Times New Roman" w:hAnsi="Times New Roman" w:cs="Times New Roman"/>
        </w:rPr>
        <w:t>as long as</w:t>
      </w:r>
      <w:proofErr w:type="gramEnd"/>
      <w:r w:rsidRPr="00F432CF">
        <w:rPr>
          <w:rFonts w:ascii="Times New Roman" w:hAnsi="Times New Roman" w:cs="Times New Roman"/>
        </w:rPr>
        <w:t xml:space="preserve"> the relationship between predicted probabilities and the observed event rate is monotonic.</w:t>
      </w:r>
    </w:p>
    <w:p w14:paraId="39255D91" w14:textId="77777777" w:rsidR="00330A02" w:rsidRPr="003B6140" w:rsidRDefault="00000000" w:rsidP="003B6140">
      <w:pPr>
        <w:pStyle w:val="Heading2"/>
        <w:spacing w:after="0" w:line="480" w:lineRule="auto"/>
        <w:rPr>
          <w:rFonts w:ascii="Times New Roman" w:hAnsi="Times New Roman" w:cs="Times New Roman"/>
          <w:b/>
          <w:bCs/>
          <w:color w:val="auto"/>
        </w:rPr>
        <w:pPrChange w:id="859" w:author="Kendra Wyant" w:date="2026-06-06T16:16:00Z" w16du:dateUtc="2026-06-06T21:16:00Z">
          <w:pPr>
            <w:pStyle w:val="Heading3"/>
          </w:pPr>
        </w:pPrChange>
      </w:pPr>
      <w:bookmarkStart w:id="860" w:name="feature-importance-1"/>
      <w:bookmarkEnd w:id="856"/>
      <w:proofErr w:type="gramStart"/>
      <w:r w:rsidRPr="003B6140">
        <w:rPr>
          <w:rFonts w:ascii="Times New Roman" w:hAnsi="Times New Roman" w:cs="Times New Roman"/>
          <w:b/>
          <w:bCs/>
          <w:color w:val="auto"/>
        </w:rPr>
        <w:t>Feature</w:t>
      </w:r>
      <w:proofErr w:type="gramEnd"/>
      <w:r w:rsidRPr="003B6140">
        <w:rPr>
          <w:rFonts w:ascii="Times New Roman" w:hAnsi="Times New Roman" w:cs="Times New Roman"/>
          <w:b/>
          <w:bCs/>
          <w:color w:val="auto"/>
        </w:rPr>
        <w:t xml:space="preserve"> importance</w:t>
      </w:r>
    </w:p>
    <w:p w14:paraId="698362C2" w14:textId="77777777" w:rsidR="00330A02" w:rsidRPr="00F432CF" w:rsidRDefault="00000000" w:rsidP="003B6140">
      <w:pPr>
        <w:pStyle w:val="FirstParagraph"/>
        <w:spacing w:after="0" w:line="480" w:lineRule="auto"/>
        <w:ind w:firstLine="720"/>
        <w:rPr>
          <w:rFonts w:ascii="Times New Roman" w:hAnsi="Times New Roman" w:cs="Times New Roman"/>
        </w:rPr>
        <w:pPrChange w:id="861" w:author="Kendra Wyant" w:date="2026-06-06T16:16:00Z" w16du:dateUtc="2026-06-06T21:16:00Z">
          <w:pPr>
            <w:pStyle w:val="FirstParagraph"/>
            <w:spacing w:line="480" w:lineRule="auto"/>
            <w:ind w:firstLine="720"/>
          </w:pPr>
        </w:pPrChange>
      </w:pPr>
      <w:r w:rsidRPr="00F432CF">
        <w:rPr>
          <w:rFonts w:ascii="Times New Roman" w:hAnsi="Times New Roman" w:cs="Times New Roman"/>
        </w:rPr>
        <w:t>The relative ordering of top global features remained somewhat consistent across the no lag and 2-week lagged models. Past use was the most important feature in both models in our dataset. This is not surprising given that our outcome was lapse, and past behavior is often the best predictor of future behavior. This finding also supports decades of clinical research on relapse prevention, where lapses (i.e., single instances of goal inconsistent alcohol use) are seen as powerful precursors to relapse (i.e., full return to harmful drinking; [9]). Abstinence self-efficacy emerged as the second most important feature in both models in our dataset, indicating that participants had reasonably accurate insight into their near-term success with maintaining alcohol abstinence. Craving was also an important predictor in both models, suggesting that it may be an important target for intervention to support early recovery efforts.</w:t>
      </w:r>
    </w:p>
    <w:p w14:paraId="70709992" w14:textId="77777777" w:rsidR="00330A02" w:rsidRPr="00F432CF" w:rsidRDefault="00000000" w:rsidP="003B6140">
      <w:pPr>
        <w:pStyle w:val="BodyText"/>
        <w:spacing w:after="0" w:line="480" w:lineRule="auto"/>
        <w:ind w:firstLine="720"/>
        <w:rPr>
          <w:rFonts w:ascii="Times New Roman" w:hAnsi="Times New Roman" w:cs="Times New Roman"/>
        </w:rPr>
        <w:pPrChange w:id="862" w:author="Kendra Wyant" w:date="2026-06-06T16:16:00Z" w16du:dateUtc="2026-06-06T21:16:00Z">
          <w:pPr>
            <w:pStyle w:val="BodyText"/>
            <w:spacing w:line="480" w:lineRule="auto"/>
            <w:ind w:firstLine="720"/>
          </w:pPr>
        </w:pPrChange>
      </w:pPr>
      <w:r w:rsidRPr="00F432CF">
        <w:rPr>
          <w:rFonts w:ascii="Times New Roman" w:hAnsi="Times New Roman" w:cs="Times New Roman"/>
        </w:rPr>
        <w:t xml:space="preserve">Several feature categories displayed sizeable differences in global importance by lag time. The importance of abstinence self-efficacy dropped by more than 50% in the 2-week lagged model relative to the no lag model. This may indicate that self-efficacy during early recovery is unstable even across shorter periods of time such that their current self-efficacy does not strongly </w:t>
      </w:r>
      <w:r w:rsidRPr="00F432CF">
        <w:rPr>
          <w:rFonts w:ascii="Times New Roman" w:hAnsi="Times New Roman" w:cs="Times New Roman"/>
        </w:rPr>
        <w:lastRenderedPageBreak/>
        <w:t xml:space="preserve">predict abstinence success even two weeks into the future. In fact, craving and risky situations become as important as self-efficacy when predicting </w:t>
      </w:r>
      <w:del w:id="863" w:author="Kendra Wyant" w:date="2026-06-06T16:16:00Z" w16du:dateUtc="2026-06-06T21:16:00Z">
        <w:r w:rsidRPr="003D0047">
          <w:rPr>
            <w:rFonts w:ascii="Times New Roman" w:hAnsi="Times New Roman" w:cs="Times New Roman"/>
          </w:rPr>
          <w:delText>two</w:delText>
        </w:r>
      </w:del>
      <w:ins w:id="864" w:author="Kendra Wyant" w:date="2026-06-06T16:16:00Z" w16du:dateUtc="2026-06-06T21:16:00Z">
        <w:r w:rsidRPr="00F432CF">
          <w:rPr>
            <w:rFonts w:ascii="Times New Roman" w:hAnsi="Times New Roman" w:cs="Times New Roman"/>
          </w:rPr>
          <w:t>2</w:t>
        </w:r>
      </w:ins>
      <w:r w:rsidRPr="00F432CF">
        <w:rPr>
          <w:rFonts w:ascii="Times New Roman" w:hAnsi="Times New Roman" w:cs="Times New Roman"/>
        </w:rPr>
        <w:t>-week lagged lapses. It may be that these other experiences are shaping and changing the individual’s self-efficacy rapidly in early recovery. This also suggests that more frequent clinical assessments of self-efficacy as a target for intervention may be needed rather than assuming stability in this construct if initial assessment suggests it is high. Also, our study cannot determine if this differential importance of self-efficacy for immediate vs. lagged lapses persists beyond early recovery (where people may be encouraged to take a “one day at a time” mindset). Self-efficacy may become a more stable predictor of future abstinence success after longer periods of recovery, but our sample was limited to participants in early recovery (&lt;= 8 weeks of abstinence at intake).</w:t>
      </w:r>
    </w:p>
    <w:p w14:paraId="2AC061DD" w14:textId="77777777" w:rsidR="00330A02" w:rsidRPr="00F432CF" w:rsidRDefault="00000000" w:rsidP="003B6140">
      <w:pPr>
        <w:pStyle w:val="BodyText"/>
        <w:spacing w:after="0" w:line="480" w:lineRule="auto"/>
        <w:ind w:firstLine="720"/>
        <w:rPr>
          <w:rFonts w:ascii="Times New Roman" w:hAnsi="Times New Roman" w:cs="Times New Roman"/>
        </w:rPr>
        <w:pPrChange w:id="865" w:author="Kendra Wyant" w:date="2026-06-06T16:16:00Z" w16du:dateUtc="2026-06-06T21:16:00Z">
          <w:pPr>
            <w:pStyle w:val="BodyText"/>
            <w:spacing w:line="480" w:lineRule="auto"/>
            <w:ind w:firstLine="720"/>
          </w:pPr>
        </w:pPrChange>
      </w:pPr>
      <w:r w:rsidRPr="00F432CF">
        <w:rPr>
          <w:rFonts w:ascii="Times New Roman" w:hAnsi="Times New Roman" w:cs="Times New Roman"/>
        </w:rPr>
        <w:t xml:space="preserve">Past use was less important for the 2-week lagged model compared to the no lag model. This indicates that the predictive strength of a lapse on the likelihood of subsequent lapses diminishes to some degree over a relatively short period of time. This is good news and reinforces that single lapses do not always mark a return to consistent patterns of frequent, and potentially harmful, alcohol use. Despite this reduction in importance of past use as a predictor of lagged alcohol use, past use did remain the most important category for </w:t>
      </w:r>
      <w:del w:id="866" w:author="Kendra Wyant" w:date="2026-06-06T16:16:00Z" w16du:dateUtc="2026-06-06T21:16:00Z">
        <w:r w:rsidRPr="003D0047">
          <w:rPr>
            <w:rFonts w:ascii="Times New Roman" w:hAnsi="Times New Roman" w:cs="Times New Roman"/>
          </w:rPr>
          <w:delText>two</w:delText>
        </w:r>
      </w:del>
      <w:ins w:id="867" w:author="Kendra Wyant" w:date="2026-06-06T16:16:00Z" w16du:dateUtc="2026-06-06T21:16:00Z">
        <w:r w:rsidRPr="00F432CF">
          <w:rPr>
            <w:rFonts w:ascii="Times New Roman" w:hAnsi="Times New Roman" w:cs="Times New Roman"/>
          </w:rPr>
          <w:t>2</w:t>
        </w:r>
      </w:ins>
      <w:r w:rsidRPr="00F432CF">
        <w:rPr>
          <w:rFonts w:ascii="Times New Roman" w:hAnsi="Times New Roman" w:cs="Times New Roman"/>
        </w:rPr>
        <w:t>-week lagged lapses. Lapses may provide “teachable moments” that can be used to reinforce recovery motivation, better understand risks, and develop skills to address those risks [11]. Conversely, lapses should not be ignored because they remain strong predictors of further use.</w:t>
      </w:r>
    </w:p>
    <w:p w14:paraId="31771D73" w14:textId="77777777" w:rsidR="00330A02" w:rsidRPr="00F432CF" w:rsidRDefault="00000000" w:rsidP="003B6140">
      <w:pPr>
        <w:pStyle w:val="BodyText"/>
        <w:spacing w:after="0" w:line="480" w:lineRule="auto"/>
        <w:ind w:firstLine="720"/>
        <w:rPr>
          <w:rFonts w:ascii="Times New Roman" w:hAnsi="Times New Roman" w:cs="Times New Roman"/>
        </w:rPr>
        <w:pPrChange w:id="868" w:author="Kendra Wyant" w:date="2026-06-06T16:16:00Z" w16du:dateUtc="2026-06-06T21:16:00Z">
          <w:pPr>
            <w:pStyle w:val="BodyText"/>
            <w:spacing w:line="480" w:lineRule="auto"/>
            <w:ind w:firstLine="720"/>
          </w:pPr>
        </w:pPrChange>
      </w:pPr>
      <w:r w:rsidRPr="00F432CF">
        <w:rPr>
          <w:rFonts w:ascii="Times New Roman" w:hAnsi="Times New Roman" w:cs="Times New Roman"/>
        </w:rPr>
        <w:t xml:space="preserve">Surprisingly, past and anticipated risky situations were more important in the 2-week lagged vs. no lag model, suggesting that the impact of these situations on lapses back to use may be delayed. It may be that persistent exposure to risks is necessary to undermine an abstinence goal and lead to return to alcohol use. </w:t>
      </w:r>
      <w:proofErr w:type="gramStart"/>
      <w:r w:rsidRPr="00F432CF">
        <w:rPr>
          <w:rFonts w:ascii="Times New Roman" w:hAnsi="Times New Roman" w:cs="Times New Roman"/>
        </w:rPr>
        <w:t>Alternatively</w:t>
      </w:r>
      <w:proofErr w:type="gramEnd"/>
      <w:r w:rsidRPr="00F432CF">
        <w:rPr>
          <w:rFonts w:ascii="Times New Roman" w:hAnsi="Times New Roman" w:cs="Times New Roman"/>
        </w:rPr>
        <w:t xml:space="preserve"> or additionally, people may also be better </w:t>
      </w:r>
      <w:r w:rsidRPr="00F432CF">
        <w:rPr>
          <w:rFonts w:ascii="Times New Roman" w:hAnsi="Times New Roman" w:cs="Times New Roman"/>
        </w:rPr>
        <w:lastRenderedPageBreak/>
        <w:t>able to anticipate future risky situations (e.g., vacations, anniversaries of significant dates) than future acute stressors or even future self-efficacy. Regardless, the increased importance of risky situations for predicting lagged lapses provides an opportunity to intervene prior to the lapse, particularly if the individual is encouraged to assess future risks and/or makes use of a recovery monitoring prediction model.</w:t>
      </w:r>
    </w:p>
    <w:p w14:paraId="41B1872A" w14:textId="77777777" w:rsidR="00330A02" w:rsidRPr="00F432CF" w:rsidRDefault="00000000" w:rsidP="003B6140">
      <w:pPr>
        <w:pStyle w:val="BodyText"/>
        <w:spacing w:after="0" w:line="480" w:lineRule="auto"/>
        <w:ind w:firstLine="720"/>
        <w:rPr>
          <w:rFonts w:ascii="Times New Roman" w:hAnsi="Times New Roman" w:cs="Times New Roman"/>
        </w:rPr>
        <w:pPrChange w:id="869" w:author="Kendra Wyant" w:date="2026-06-06T16:16:00Z" w16du:dateUtc="2026-06-06T21:16:00Z">
          <w:pPr>
            <w:pStyle w:val="BodyText"/>
            <w:spacing w:line="480" w:lineRule="auto"/>
            <w:ind w:firstLine="720"/>
          </w:pPr>
        </w:pPrChange>
      </w:pPr>
      <w:r w:rsidRPr="00F432CF">
        <w:rPr>
          <w:rFonts w:ascii="Times New Roman" w:hAnsi="Times New Roman" w:cs="Times New Roman"/>
        </w:rPr>
        <w:t>We were also surprised that stressful events, pleasant events, and affective state features did not make more important contributions to predictions across models. These constructs are highlighted in numerous theories about addiction and relapse [9,10,62] and represent targets for intervention in many existing treatments [18,63–65]. It may be that their impact is subsumed within other more powerful features (i.e., past use and self-efficacy). However, this seems unlikely given that the methodology underlying Shapley values allows for a fair distribution of importance among the relevant predictive features even when those features are correlated [56]. Alternatively, we may need to more carefully consider the nuanced roles that these constructs play (e.g., within the context of individual coping strategies, social support or environmental factors) in the return to alcohol use during recovery [66].</w:t>
      </w:r>
    </w:p>
    <w:p w14:paraId="529B2D8C" w14:textId="77777777" w:rsidR="00330A02" w:rsidRPr="00F432CF" w:rsidRDefault="00000000" w:rsidP="003B6140">
      <w:pPr>
        <w:pStyle w:val="BodyText"/>
        <w:spacing w:after="0" w:line="480" w:lineRule="auto"/>
        <w:ind w:firstLine="720"/>
        <w:rPr>
          <w:ins w:id="870" w:author="Kendra Wyant" w:date="2026-06-06T16:16:00Z" w16du:dateUtc="2026-06-06T21:16:00Z"/>
          <w:rFonts w:ascii="Times New Roman" w:hAnsi="Times New Roman" w:cs="Times New Roman"/>
        </w:rPr>
      </w:pPr>
      <w:ins w:id="871" w:author="Kendra Wyant" w:date="2026-06-06T16:16:00Z" w16du:dateUtc="2026-06-06T21:16:00Z">
        <w:r w:rsidRPr="00F432CF">
          <w:rPr>
            <w:rFonts w:ascii="Times New Roman" w:hAnsi="Times New Roman" w:cs="Times New Roman"/>
          </w:rPr>
          <w:t>Our local feature importance approach, where we calculated the proportion of observations for which each feature category had the highest Shapley value, showed that although past use was the most influential feature overall, it was the top feature on only a subset of days (less than 20% of days in the immediate model and less than 30% in the 2-week lagged model). In fact, past alcohol use fell to the third most important feature for the no-lag model. This is not surprising, as lapses were relatively infrequent (7.6-7.7% of observations), and nearly half of participants did not report any lapses during the study.</w:t>
        </w:r>
      </w:ins>
    </w:p>
    <w:p w14:paraId="262F4527" w14:textId="77777777" w:rsidR="00330A02" w:rsidRPr="00F432CF" w:rsidRDefault="00000000" w:rsidP="003B6140">
      <w:pPr>
        <w:pStyle w:val="BodyText"/>
        <w:spacing w:after="0" w:line="480" w:lineRule="auto"/>
        <w:ind w:firstLine="720"/>
        <w:rPr>
          <w:ins w:id="872" w:author="Kendra Wyant" w:date="2026-06-06T16:16:00Z" w16du:dateUtc="2026-06-06T21:16:00Z"/>
          <w:rFonts w:ascii="Times New Roman" w:hAnsi="Times New Roman" w:cs="Times New Roman"/>
        </w:rPr>
      </w:pPr>
      <w:ins w:id="873" w:author="Kendra Wyant" w:date="2026-06-06T16:16:00Z" w16du:dateUtc="2026-06-06T21:16:00Z">
        <w:r w:rsidRPr="00F432CF">
          <w:rPr>
            <w:rFonts w:ascii="Times New Roman" w:hAnsi="Times New Roman" w:cs="Times New Roman"/>
          </w:rPr>
          <w:lastRenderedPageBreak/>
          <w:t xml:space="preserve">Our examination of local feature importance also revealed new important features. In both models, past/future stressful events emerged as an important feature. </w:t>
        </w:r>
        <w:proofErr w:type="gramStart"/>
        <w:r w:rsidRPr="00F432CF">
          <w:rPr>
            <w:rFonts w:ascii="Times New Roman" w:hAnsi="Times New Roman" w:cs="Times New Roman"/>
          </w:rPr>
          <w:t>The fact this</w:t>
        </w:r>
        <w:proofErr w:type="gramEnd"/>
        <w:r w:rsidRPr="00F432CF">
          <w:rPr>
            <w:rFonts w:ascii="Times New Roman" w:hAnsi="Times New Roman" w:cs="Times New Roman"/>
          </w:rPr>
          <w:t xml:space="preserve"> did not show up as an important global feature could indicate several things. First, it could be that stressful events are important for predicting lapses for a subset of individuals, but not for others. Second, stress may have a strong impact on some high-risk days but little to no effect on most other days. Finally, as mentioned earlier, it is possible that the influence of stress may overlap with related constructs. In </w:t>
        </w:r>
        <w:proofErr w:type="gramStart"/>
        <w:r w:rsidRPr="00F432CF">
          <w:rPr>
            <w:rFonts w:ascii="Times New Roman" w:hAnsi="Times New Roman" w:cs="Times New Roman"/>
          </w:rPr>
          <w:t>all of</w:t>
        </w:r>
        <w:proofErr w:type="gramEnd"/>
        <w:r w:rsidRPr="00F432CF">
          <w:rPr>
            <w:rFonts w:ascii="Times New Roman" w:hAnsi="Times New Roman" w:cs="Times New Roman"/>
          </w:rPr>
          <w:t xml:space="preserve"> these situations, the global Shapley value would be diluted, but stress could still emerge as a highly important predictor in specific contexts or for </w:t>
        </w:r>
        <w:proofErr w:type="gramStart"/>
        <w:r w:rsidRPr="00F432CF">
          <w:rPr>
            <w:rFonts w:ascii="Times New Roman" w:hAnsi="Times New Roman" w:cs="Times New Roman"/>
          </w:rPr>
          <w:t>particular individuals</w:t>
        </w:r>
        <w:proofErr w:type="gramEnd"/>
        <w:r w:rsidRPr="00F432CF">
          <w:rPr>
            <w:rFonts w:ascii="Times New Roman" w:hAnsi="Times New Roman" w:cs="Times New Roman"/>
          </w:rPr>
          <w:t>. In the 2-week lagged model, valence/arousal emerged as an important feature. This was somewhat surprising, given that these states can fluctuate rapidly. Their importance in the 2-week lagged predictions, but not in the immediate predictions, may suggest that changes in valence and arousal reflect a vulnerability to lapse that accumulates over time, rather than immediately triggering a lapse.</w:t>
        </w:r>
      </w:ins>
    </w:p>
    <w:p w14:paraId="7E7CB537" w14:textId="77777777" w:rsidR="00330A02" w:rsidRPr="00F432CF" w:rsidRDefault="00000000" w:rsidP="003B6140">
      <w:pPr>
        <w:pStyle w:val="BodyText"/>
        <w:spacing w:after="0" w:line="480" w:lineRule="auto"/>
        <w:ind w:firstLine="720"/>
        <w:rPr>
          <w:ins w:id="874" w:author="Kendra Wyant" w:date="2026-06-06T16:16:00Z" w16du:dateUtc="2026-06-06T21:16:00Z"/>
          <w:rFonts w:ascii="Times New Roman" w:hAnsi="Times New Roman" w:cs="Times New Roman"/>
        </w:rPr>
      </w:pPr>
      <w:ins w:id="875" w:author="Kendra Wyant" w:date="2026-06-06T16:16:00Z" w16du:dateUtc="2026-06-06T21:16:00Z">
        <w:r w:rsidRPr="00F432CF">
          <w:rPr>
            <w:rFonts w:ascii="Times New Roman" w:hAnsi="Times New Roman" w:cs="Times New Roman"/>
          </w:rPr>
          <w:t>Our local importance analyses highlight a potential limitation in the interpretability of global feature importance. Global feature importance may be biased toward features that exhibit infrequent but very large Shapley values, potentially overstating the importance of predictors that are strongly associated with the outcome but occur in only a small subset of observations. In contrast, individuals may more often benefit from recovery recommendations that focus on managing stress (e.g., guided relaxation), increasing abstinence confidence (e.g., reflecting on recent successes), and coping with risky situations (e.g., trigger mapping).</w:t>
        </w:r>
      </w:ins>
    </w:p>
    <w:p w14:paraId="11410D33" w14:textId="77777777" w:rsidR="00330A02" w:rsidRPr="00F432CF" w:rsidRDefault="00000000" w:rsidP="003B6140">
      <w:pPr>
        <w:pStyle w:val="BodyText"/>
        <w:spacing w:after="0" w:line="480" w:lineRule="auto"/>
        <w:ind w:firstLine="720"/>
        <w:rPr>
          <w:ins w:id="876" w:author="Kendra Wyant" w:date="2026-06-06T16:16:00Z" w16du:dateUtc="2026-06-06T21:16:00Z"/>
          <w:rFonts w:ascii="Times New Roman" w:hAnsi="Times New Roman" w:cs="Times New Roman"/>
        </w:rPr>
      </w:pPr>
      <w:ins w:id="877" w:author="Kendra Wyant" w:date="2026-06-06T16:16:00Z" w16du:dateUtc="2026-06-06T21:16:00Z">
        <w:r w:rsidRPr="00F432CF">
          <w:rPr>
            <w:rFonts w:ascii="Times New Roman" w:hAnsi="Times New Roman" w:cs="Times New Roman"/>
          </w:rPr>
          <w:t xml:space="preserve">Finally, this approach showed that while some features have low average importance (across all individuals and observations), they can be highly important on certain days for certain individuals. Thus, this approach more closely aligns with our precision-guided goal of </w:t>
        </w:r>
        <w:r w:rsidRPr="00F432CF">
          <w:rPr>
            <w:rFonts w:ascii="Times New Roman" w:hAnsi="Times New Roman" w:cs="Times New Roman"/>
          </w:rPr>
          <w:lastRenderedPageBreak/>
          <w:t>understanding which risk factor is most influential for a specific individual at a specific moment. In the context of recovery, where lapses are important but relatively infrequent events, features other than past use will, in most cases, represent more clinically meaningful targets for intervention.</w:t>
        </w:r>
      </w:ins>
    </w:p>
    <w:p w14:paraId="07A407B7" w14:textId="5B89D85D" w:rsidR="00330A02" w:rsidRPr="003B6140" w:rsidRDefault="00000000" w:rsidP="003B6140">
      <w:pPr>
        <w:pStyle w:val="Heading2"/>
        <w:spacing w:after="0" w:line="480" w:lineRule="auto"/>
        <w:rPr>
          <w:rFonts w:ascii="Times New Roman" w:hAnsi="Times New Roman" w:cs="Times New Roman"/>
          <w:b/>
          <w:bCs/>
          <w:color w:val="auto"/>
        </w:rPr>
        <w:pPrChange w:id="878" w:author="Kendra Wyant" w:date="2026-06-06T16:16:00Z" w16du:dateUtc="2026-06-06T21:16:00Z">
          <w:pPr>
            <w:pStyle w:val="Heading2"/>
          </w:pPr>
        </w:pPrChange>
      </w:pPr>
      <w:bookmarkStart w:id="879" w:name="X40ab624ebf83813907a18dba36edd4d1d14a553"/>
      <w:bookmarkEnd w:id="860"/>
      <w:r w:rsidRPr="003B6140">
        <w:rPr>
          <w:rFonts w:ascii="Times New Roman" w:hAnsi="Times New Roman" w:cs="Times New Roman"/>
          <w:b/>
          <w:bCs/>
          <w:color w:val="auto"/>
        </w:rPr>
        <w:t xml:space="preserve">Additional </w:t>
      </w:r>
      <w:r w:rsidR="003B6140" w:rsidRPr="003B6140">
        <w:rPr>
          <w:rFonts w:ascii="Times New Roman" w:hAnsi="Times New Roman" w:cs="Times New Roman"/>
          <w:b/>
          <w:bCs/>
          <w:color w:val="auto"/>
        </w:rPr>
        <w:t>l</w:t>
      </w:r>
      <w:r w:rsidRPr="003B6140">
        <w:rPr>
          <w:rFonts w:ascii="Times New Roman" w:hAnsi="Times New Roman" w:cs="Times New Roman"/>
          <w:b/>
          <w:bCs/>
          <w:color w:val="auto"/>
        </w:rPr>
        <w:t xml:space="preserve">imitations and </w:t>
      </w:r>
      <w:r w:rsidR="003B6140" w:rsidRPr="003B6140">
        <w:rPr>
          <w:rFonts w:ascii="Times New Roman" w:hAnsi="Times New Roman" w:cs="Times New Roman"/>
          <w:b/>
          <w:bCs/>
          <w:color w:val="auto"/>
        </w:rPr>
        <w:t>f</w:t>
      </w:r>
      <w:r w:rsidRPr="003B6140">
        <w:rPr>
          <w:rFonts w:ascii="Times New Roman" w:hAnsi="Times New Roman" w:cs="Times New Roman"/>
          <w:b/>
          <w:bCs/>
          <w:color w:val="auto"/>
        </w:rPr>
        <w:t xml:space="preserve">uture </w:t>
      </w:r>
      <w:r w:rsidR="003B6140" w:rsidRPr="003B6140">
        <w:rPr>
          <w:rFonts w:ascii="Times New Roman" w:hAnsi="Times New Roman" w:cs="Times New Roman"/>
          <w:b/>
          <w:bCs/>
          <w:color w:val="auto"/>
        </w:rPr>
        <w:t>d</w:t>
      </w:r>
      <w:r w:rsidRPr="003B6140">
        <w:rPr>
          <w:rFonts w:ascii="Times New Roman" w:hAnsi="Times New Roman" w:cs="Times New Roman"/>
          <w:b/>
          <w:bCs/>
          <w:color w:val="auto"/>
        </w:rPr>
        <w:t>irections</w:t>
      </w:r>
    </w:p>
    <w:p w14:paraId="3AC8B512" w14:textId="77777777" w:rsidR="00330A02" w:rsidRPr="00F432CF" w:rsidRDefault="00000000" w:rsidP="003B6140">
      <w:pPr>
        <w:pStyle w:val="FirstParagraph"/>
        <w:spacing w:after="0" w:line="480" w:lineRule="auto"/>
        <w:ind w:firstLine="720"/>
        <w:rPr>
          <w:rFonts w:ascii="Times New Roman" w:hAnsi="Times New Roman" w:cs="Times New Roman"/>
        </w:rPr>
        <w:pPrChange w:id="880" w:author="Kendra Wyant" w:date="2026-06-06T16:16:00Z" w16du:dateUtc="2026-06-06T21:16:00Z">
          <w:pPr>
            <w:pStyle w:val="FirstParagraph"/>
            <w:spacing w:line="480" w:lineRule="auto"/>
            <w:ind w:firstLine="720"/>
          </w:pPr>
        </w:pPrChange>
      </w:pPr>
      <w:r w:rsidRPr="00F432CF">
        <w:rPr>
          <w:rFonts w:ascii="Times New Roman" w:hAnsi="Times New Roman" w:cs="Times New Roman"/>
        </w:rPr>
        <w:t>We believe our lapse prediction models will be most effective when embedded in an RMSS designed to deliver adaptive and personalized continuing care. This system could send daily, weekly, or less frequent messages to users with personalized feedback about their risk of lapse and provide support recommendations tailored to their current recovery needs. This study provides initial support that immediate and lagged prediction models can be trained to high accuracy using EMA for recovery monitoring. Furthermore, locally important features from these models can be used to identify the specific factors that contribute to each lapse risk prediction.</w:t>
      </w:r>
    </w:p>
    <w:p w14:paraId="40D75938" w14:textId="77777777" w:rsidR="00330A02" w:rsidRPr="00F432CF" w:rsidRDefault="00000000" w:rsidP="003B6140">
      <w:pPr>
        <w:pStyle w:val="BodyText"/>
        <w:spacing w:after="0" w:line="480" w:lineRule="auto"/>
        <w:ind w:firstLine="720"/>
        <w:rPr>
          <w:rFonts w:ascii="Times New Roman" w:hAnsi="Times New Roman" w:cs="Times New Roman"/>
        </w:rPr>
        <w:pPrChange w:id="881" w:author="Kendra Wyant" w:date="2026-06-06T16:16:00Z" w16du:dateUtc="2026-06-06T21:16:00Z">
          <w:pPr>
            <w:pStyle w:val="BodyText"/>
            <w:spacing w:line="480" w:lineRule="auto"/>
            <w:ind w:firstLine="720"/>
          </w:pPr>
        </w:pPrChange>
      </w:pPr>
      <w:r w:rsidRPr="00F432CF">
        <w:rPr>
          <w:rFonts w:ascii="Times New Roman" w:hAnsi="Times New Roman" w:cs="Times New Roman"/>
        </w:rPr>
        <w:t>The no lag model can be used to guide individuals to take immediate, actionable steps to maintain their recovery goals and support them to implement these steps within the RMSS. For example, the RMSS can recommend an embedded urge surfing activity when someone’s immediate risk is driven by strong craving whereas a guided relaxation video can be provided to the user when they report stressful events. Similarly, the RMSS can encourage (and explicitly support) the user to reflect on recent past successes and/or skills they have developed when their self-efficacy is low.</w:t>
      </w:r>
    </w:p>
    <w:p w14:paraId="20867F7B" w14:textId="77777777" w:rsidR="00330A02" w:rsidRPr="00F432CF" w:rsidRDefault="00000000" w:rsidP="003B6140">
      <w:pPr>
        <w:pStyle w:val="BodyText"/>
        <w:spacing w:after="0" w:line="480" w:lineRule="auto"/>
        <w:ind w:firstLine="720"/>
        <w:rPr>
          <w:rFonts w:ascii="Times New Roman" w:hAnsi="Times New Roman" w:cs="Times New Roman"/>
        </w:rPr>
        <w:pPrChange w:id="882" w:author="Kendra Wyant" w:date="2026-06-06T16:16:00Z" w16du:dateUtc="2026-06-06T21:16:00Z">
          <w:pPr>
            <w:pStyle w:val="BodyText"/>
            <w:spacing w:line="480" w:lineRule="auto"/>
            <w:ind w:firstLine="720"/>
          </w:pPr>
        </w:pPrChange>
      </w:pPr>
      <w:r w:rsidRPr="00F432CF">
        <w:rPr>
          <w:rFonts w:ascii="Times New Roman" w:hAnsi="Times New Roman" w:cs="Times New Roman"/>
        </w:rPr>
        <w:t xml:space="preserve">The 2-week lagged model provides individuals with advanced warning of their lapse risk. This model is well-suited to support recovery needs that cannot be addressed immediately within </w:t>
      </w:r>
      <w:r w:rsidRPr="00F432CF">
        <w:rPr>
          <w:rFonts w:ascii="Times New Roman" w:hAnsi="Times New Roman" w:cs="Times New Roman"/>
        </w:rPr>
        <w:lastRenderedPageBreak/>
        <w:t xml:space="preserve">an RMSS app, such as scheduling positive or pleasant activities, increasing social engagement, or attending a peer-led recovery meeting. To be clear, we do not believe an RMSS app alone will be sufficient to deliver continuing care. We expect individuals will require additional support throughout their recovery from a mental health provider (e.g., motivational enhancement, crisis management, skill building), a peer (e.g., sponsor, support group), or family member. Importantly, these types of </w:t>
      </w:r>
      <w:proofErr w:type="gramStart"/>
      <w:r w:rsidRPr="00F432CF">
        <w:rPr>
          <w:rFonts w:ascii="Times New Roman" w:hAnsi="Times New Roman" w:cs="Times New Roman"/>
        </w:rPr>
        <w:t>supports</w:t>
      </w:r>
      <w:proofErr w:type="gramEnd"/>
      <w:r w:rsidRPr="00F432CF">
        <w:rPr>
          <w:rFonts w:ascii="Times New Roman" w:hAnsi="Times New Roman" w:cs="Times New Roman"/>
        </w:rPr>
        <w:t xml:space="preserve"> take time to set up, highlighting the value of this lagged 2-week model.</w:t>
      </w:r>
    </w:p>
    <w:p w14:paraId="62D545C2" w14:textId="77777777" w:rsidR="00330A02" w:rsidRPr="00F432CF" w:rsidRDefault="00000000" w:rsidP="003B6140">
      <w:pPr>
        <w:pStyle w:val="BodyText"/>
        <w:spacing w:after="0" w:line="480" w:lineRule="auto"/>
        <w:ind w:firstLine="720"/>
        <w:rPr>
          <w:rFonts w:ascii="Times New Roman" w:hAnsi="Times New Roman" w:cs="Times New Roman"/>
        </w:rPr>
        <w:pPrChange w:id="883" w:author="Kendra Wyant" w:date="2026-06-06T16:16:00Z" w16du:dateUtc="2026-06-06T21:16:00Z">
          <w:pPr>
            <w:pStyle w:val="BodyText"/>
            <w:spacing w:line="480" w:lineRule="auto"/>
            <w:ind w:firstLine="720"/>
          </w:pPr>
        </w:pPrChange>
      </w:pPr>
      <w:r w:rsidRPr="00F432CF">
        <w:rPr>
          <w:rFonts w:ascii="Times New Roman" w:hAnsi="Times New Roman" w:cs="Times New Roman"/>
        </w:rPr>
        <w:t>At this point, it is still unclear the best way to provide risk and support information from our models to people. For an RMSS to be successful, users must trust the system, consistently engage with the system over time, and find the system beneficial. We have recently launched an NIAAA funded project to optimize daily support messages by examining the impact of several key message components (e.g., lapse probability, locally important features, a risk-relevant recovery activity recommendation, the linguistic style and tone of the message) on engagement, trust, clinical outcomes [</w:t>
      </w:r>
      <w:del w:id="884" w:author="Kendra Wyant" w:date="2026-06-06T16:16:00Z" w16du:dateUtc="2026-06-06T21:16:00Z">
        <w:r w:rsidRPr="003D0047">
          <w:rPr>
            <w:rFonts w:ascii="Times New Roman" w:hAnsi="Times New Roman" w:cs="Times New Roman"/>
          </w:rPr>
          <w:delText>25</w:delText>
        </w:r>
      </w:del>
      <w:ins w:id="885" w:author="Kendra Wyant" w:date="2026-06-06T16:16:00Z" w16du:dateUtc="2026-06-06T21:16:00Z">
        <w:r w:rsidRPr="00F432CF">
          <w:rPr>
            <w:rFonts w:ascii="Times New Roman" w:hAnsi="Times New Roman" w:cs="Times New Roman"/>
          </w:rPr>
          <w:t>67</w:t>
        </w:r>
      </w:ins>
      <w:r w:rsidRPr="00F432CF">
        <w:rPr>
          <w:rFonts w:ascii="Times New Roman" w:hAnsi="Times New Roman" w:cs="Times New Roman"/>
        </w:rPr>
        <w:t>].</w:t>
      </w:r>
    </w:p>
    <w:p w14:paraId="2AE20689" w14:textId="77777777" w:rsidR="00330A02" w:rsidRPr="00F432CF" w:rsidRDefault="00000000" w:rsidP="003B6140">
      <w:pPr>
        <w:pStyle w:val="BodyText"/>
        <w:spacing w:after="0" w:line="480" w:lineRule="auto"/>
        <w:ind w:firstLine="720"/>
        <w:rPr>
          <w:rFonts w:ascii="Times New Roman" w:hAnsi="Times New Roman" w:cs="Times New Roman"/>
        </w:rPr>
        <w:pPrChange w:id="886" w:author="Kendra Wyant" w:date="2026-06-06T16:16:00Z" w16du:dateUtc="2026-06-06T21:16:00Z">
          <w:pPr>
            <w:pStyle w:val="BodyText"/>
            <w:spacing w:line="480" w:lineRule="auto"/>
            <w:ind w:firstLine="720"/>
          </w:pPr>
        </w:pPrChange>
      </w:pPr>
      <w:r w:rsidRPr="00F432CF">
        <w:rPr>
          <w:rFonts w:ascii="Times New Roman" w:hAnsi="Times New Roman" w:cs="Times New Roman"/>
        </w:rPr>
        <w:t xml:space="preserve">For a system using lagged models, we can imagine that lags longer than two weeks (i.e., more advanced warning) would be better still. In the present study, we could not train models with lags longer than two weeks because participants only provided lapse reports for up to three months. With the 2-week lagged model, we had approximately 17% fewer labeled observations for training because the first two weeks (out of 12 weeks) of labels for each participant were discarded. This data loss may be one factor that contributed to the decreases in model performance with increases in lag time and we believed that greater data loss (e.g., 25% for a 3-week lag) would not be tenable. We have recently completed data collection on a NIDA funded project where participants provided EMA and other sensed data for up to 12 months [20]. </w:t>
      </w:r>
      <w:proofErr w:type="gramStart"/>
      <w:r w:rsidRPr="00F432CF">
        <w:rPr>
          <w:rFonts w:ascii="Times New Roman" w:hAnsi="Times New Roman" w:cs="Times New Roman"/>
        </w:rPr>
        <w:t>These</w:t>
      </w:r>
      <w:proofErr w:type="gramEnd"/>
      <w:r w:rsidRPr="00F432CF">
        <w:rPr>
          <w:rFonts w:ascii="Times New Roman" w:hAnsi="Times New Roman" w:cs="Times New Roman"/>
        </w:rPr>
        <w:t xml:space="preserve"> </w:t>
      </w:r>
      <w:r w:rsidRPr="00F432CF">
        <w:rPr>
          <w:rFonts w:ascii="Times New Roman" w:hAnsi="Times New Roman" w:cs="Times New Roman"/>
        </w:rPr>
        <w:lastRenderedPageBreak/>
        <w:t>data will allow us to train models with longer lags and to better evaluate the impact of data loss on model performance because lag time can be increased substantially with proportionally less data loss given 52 weeks of labeled observations per participant.</w:t>
      </w:r>
    </w:p>
    <w:p w14:paraId="3C216E31" w14:textId="77777777" w:rsidR="00330A02" w:rsidRPr="00F432CF" w:rsidRDefault="00000000" w:rsidP="003B6140">
      <w:pPr>
        <w:pStyle w:val="BodyText"/>
        <w:spacing w:after="0" w:line="480" w:lineRule="auto"/>
        <w:ind w:firstLine="720"/>
        <w:rPr>
          <w:rFonts w:ascii="Times New Roman" w:hAnsi="Times New Roman" w:cs="Times New Roman"/>
        </w:rPr>
        <w:pPrChange w:id="887" w:author="Kendra Wyant" w:date="2026-06-06T16:16:00Z" w16du:dateUtc="2026-06-06T21:16:00Z">
          <w:pPr>
            <w:pStyle w:val="BodyText"/>
            <w:spacing w:line="480" w:lineRule="auto"/>
            <w:ind w:firstLine="720"/>
          </w:pPr>
        </w:pPrChange>
      </w:pPr>
      <w:r w:rsidRPr="00F432CF">
        <w:rPr>
          <w:rFonts w:ascii="Times New Roman" w:hAnsi="Times New Roman" w:cs="Times New Roman"/>
        </w:rPr>
        <w:t>While the number of individual observations (i.e</w:t>
      </w:r>
      <w:proofErr w:type="gramStart"/>
      <w:r w:rsidRPr="00F432CF">
        <w:rPr>
          <w:rFonts w:ascii="Times New Roman" w:hAnsi="Times New Roman" w:cs="Times New Roman"/>
        </w:rPr>
        <w:t>., #</w:t>
      </w:r>
      <w:proofErr w:type="gramEnd"/>
      <w:r w:rsidRPr="00F432CF">
        <w:rPr>
          <w:rFonts w:ascii="Times New Roman" w:hAnsi="Times New Roman" w:cs="Times New Roman"/>
        </w:rPr>
        <w:t xml:space="preserve"> prediction timepoints per participant X # participants) was sufficient to train models with low bias, low variance and overall high performance, the relatively small number of unique participants remains an important limitation of this study. Successful machine learning models must generalize well to new data (i.e. new observations among new individuals). Our </w:t>
      </w:r>
      <w:proofErr w:type="gramStart"/>
      <w:r w:rsidRPr="00F432CF">
        <w:rPr>
          <w:rFonts w:ascii="Times New Roman" w:hAnsi="Times New Roman" w:cs="Times New Roman"/>
        </w:rPr>
        <w:t>analyses only speak</w:t>
      </w:r>
      <w:proofErr w:type="gramEnd"/>
      <w:r w:rsidRPr="00F432CF">
        <w:rPr>
          <w:rFonts w:ascii="Times New Roman" w:hAnsi="Times New Roman" w:cs="Times New Roman"/>
        </w:rPr>
        <w:t xml:space="preserve"> to how well our models generalize to a small number of new individuals and these individuals are mostly homogeneous with respect to key demographic characteristics. To be clear, we made the most efficient use of our sample (i.e., using nested cross-validation to maximize the amount of held-out/test sets available for model evaluation); however, concerns about the generalizability to new individuals and other populations (e.g., individuals living in rural locations, members of other diverse groups not adequately represented in our sample) remain.</w:t>
      </w:r>
    </w:p>
    <w:p w14:paraId="698D1F05" w14:textId="77777777" w:rsidR="00330A02" w:rsidRPr="00F432CF" w:rsidRDefault="00000000" w:rsidP="003B6140">
      <w:pPr>
        <w:pStyle w:val="BodyText"/>
        <w:spacing w:after="0" w:line="480" w:lineRule="auto"/>
        <w:ind w:firstLine="720"/>
        <w:rPr>
          <w:ins w:id="888" w:author="Kendra Wyant" w:date="2026-06-06T16:16:00Z" w16du:dateUtc="2026-06-06T21:16:00Z"/>
          <w:rFonts w:ascii="Times New Roman" w:hAnsi="Times New Roman" w:cs="Times New Roman"/>
        </w:rPr>
      </w:pPr>
      <w:ins w:id="889" w:author="Kendra Wyant" w:date="2026-06-06T16:16:00Z" w16du:dateUtc="2026-06-06T21:16:00Z">
        <w:r w:rsidRPr="00F432CF">
          <w:rPr>
            <w:rFonts w:ascii="Times New Roman" w:hAnsi="Times New Roman" w:cs="Times New Roman"/>
          </w:rPr>
          <w:t xml:space="preserve">Our models predicted goal-inconsistent alcohol use. In our sample, in which all participants had a goal of abstinence, goal-inconsistent use was </w:t>
        </w:r>
        <w:proofErr w:type="gramStart"/>
        <w:r w:rsidRPr="00F432CF">
          <w:rPr>
            <w:rFonts w:ascii="Times New Roman" w:hAnsi="Times New Roman" w:cs="Times New Roman"/>
          </w:rPr>
          <w:t>a homogeneous</w:t>
        </w:r>
        <w:proofErr w:type="gramEnd"/>
        <w:r w:rsidRPr="00F432CF">
          <w:rPr>
            <w:rFonts w:ascii="Times New Roman" w:hAnsi="Times New Roman" w:cs="Times New Roman"/>
          </w:rPr>
          <w:t xml:space="preserve">, observable behavior (i.e., any alcohol use). However, not all individuals in recovery choose complete abstinence. It remains an open question whether our predictors of goal-inconsistent use would </w:t>
        </w:r>
        <w:proofErr w:type="gramStart"/>
        <w:r w:rsidRPr="00F432CF">
          <w:rPr>
            <w:rFonts w:ascii="Times New Roman" w:hAnsi="Times New Roman" w:cs="Times New Roman"/>
          </w:rPr>
          <w:t>generalize to</w:t>
        </w:r>
        <w:proofErr w:type="gramEnd"/>
        <w:r w:rsidRPr="00F432CF">
          <w:rPr>
            <w:rFonts w:ascii="Times New Roman" w:hAnsi="Times New Roman" w:cs="Times New Roman"/>
          </w:rPr>
          <w:t xml:space="preserve"> alternative recovery goals (e.g., moderation). Future studies could allow individuals to self-define goal-inconsistent use (e.g., drinking on a weekday or drinking more than planned) and train models in samples with diverse recovery goals.</w:t>
        </w:r>
      </w:ins>
    </w:p>
    <w:p w14:paraId="65EBFF1F" w14:textId="77777777" w:rsidR="00330A02" w:rsidRPr="00F432CF" w:rsidRDefault="00000000" w:rsidP="003B6140">
      <w:pPr>
        <w:pStyle w:val="BodyText"/>
        <w:spacing w:after="0" w:line="480" w:lineRule="auto"/>
        <w:ind w:firstLine="720"/>
        <w:rPr>
          <w:rFonts w:ascii="Times New Roman" w:hAnsi="Times New Roman" w:cs="Times New Roman"/>
        </w:rPr>
        <w:pPrChange w:id="890" w:author="Kendra Wyant" w:date="2026-06-06T16:16:00Z" w16du:dateUtc="2026-06-06T21:16:00Z">
          <w:pPr>
            <w:pStyle w:val="BodyText"/>
            <w:spacing w:line="480" w:lineRule="auto"/>
            <w:ind w:firstLine="720"/>
          </w:pPr>
        </w:pPrChange>
      </w:pPr>
      <w:r w:rsidRPr="00F432CF">
        <w:rPr>
          <w:rFonts w:ascii="Times New Roman" w:hAnsi="Times New Roman" w:cs="Times New Roman"/>
        </w:rPr>
        <w:t xml:space="preserve">Additionally, our use of features from 4x daily EMA as model inputs may raise concerns about measurement burden. We confirmed that participants can comply with such EMA </w:t>
      </w:r>
      <w:r w:rsidRPr="00F432CF">
        <w:rPr>
          <w:rFonts w:ascii="Times New Roman" w:hAnsi="Times New Roman" w:cs="Times New Roman"/>
        </w:rPr>
        <w:lastRenderedPageBreak/>
        <w:t xml:space="preserve">schedules over this </w:t>
      </w:r>
      <w:proofErr w:type="gramStart"/>
      <w:r w:rsidRPr="00F432CF">
        <w:rPr>
          <w:rFonts w:ascii="Times New Roman" w:hAnsi="Times New Roman" w:cs="Times New Roman"/>
        </w:rPr>
        <w:t>time period</w:t>
      </w:r>
      <w:proofErr w:type="gramEnd"/>
      <w:r w:rsidRPr="00F432CF">
        <w:rPr>
          <w:rFonts w:ascii="Times New Roman" w:hAnsi="Times New Roman" w:cs="Times New Roman"/>
        </w:rPr>
        <w:t xml:space="preserve"> and that they find it acceptable given its potential benefits to them [</w:t>
      </w:r>
      <w:proofErr w:type="gramStart"/>
      <w:r w:rsidRPr="00F432CF">
        <w:rPr>
          <w:rFonts w:ascii="Times New Roman" w:hAnsi="Times New Roman" w:cs="Times New Roman"/>
        </w:rPr>
        <w:t>19,see</w:t>
      </w:r>
      <w:proofErr w:type="gramEnd"/>
      <w:r w:rsidRPr="00F432CF">
        <w:rPr>
          <w:rFonts w:ascii="Times New Roman" w:hAnsi="Times New Roman" w:cs="Times New Roman"/>
        </w:rPr>
        <w:t xml:space="preserve"> also </w:t>
      </w:r>
      <w:del w:id="891" w:author="Kendra Wyant" w:date="2026-06-06T16:16:00Z" w16du:dateUtc="2026-06-06T21:16:00Z">
        <w:r w:rsidRPr="003D0047">
          <w:rPr>
            <w:rFonts w:ascii="Times New Roman" w:hAnsi="Times New Roman" w:cs="Times New Roman"/>
          </w:rPr>
          <w:delText>67</w:delText>
        </w:r>
      </w:del>
      <w:ins w:id="892" w:author="Kendra Wyant" w:date="2026-06-06T16:16:00Z" w16du:dateUtc="2026-06-06T21:16:00Z">
        <w:r w:rsidRPr="00F432CF">
          <w:rPr>
            <w:rFonts w:ascii="Times New Roman" w:hAnsi="Times New Roman" w:cs="Times New Roman"/>
          </w:rPr>
          <w:t>68</w:t>
        </w:r>
      </w:ins>
      <w:r w:rsidRPr="00F432CF">
        <w:rPr>
          <w:rFonts w:ascii="Times New Roman" w:hAnsi="Times New Roman" w:cs="Times New Roman"/>
        </w:rPr>
        <w:t xml:space="preserve">]. However, frequent daily surveys may become too burdensome within an RMSS intended for use over many, many months to years for long-term continuing care. We have begun to address this concern by training no lag models with fewer EMAs (1x daily) and have found comparable performance [48]. Additionally, reinforcement learning could potentially be used for adaptive EMA sampling. For example, each day the algorithm could </w:t>
      </w:r>
      <w:proofErr w:type="gramStart"/>
      <w:r w:rsidRPr="00F432CF">
        <w:rPr>
          <w:rFonts w:ascii="Times New Roman" w:hAnsi="Times New Roman" w:cs="Times New Roman"/>
        </w:rPr>
        <w:t>make a decision</w:t>
      </w:r>
      <w:proofErr w:type="gramEnd"/>
      <w:r w:rsidRPr="00F432CF">
        <w:rPr>
          <w:rFonts w:ascii="Times New Roman" w:hAnsi="Times New Roman" w:cs="Times New Roman"/>
        </w:rPr>
        <w:t xml:space="preserve"> to send out an EMA or not based on inferred latent states of the individual based on previous EMA responses and predicted probability of </w:t>
      </w:r>
      <w:proofErr w:type="gramStart"/>
      <w:r w:rsidRPr="00F432CF">
        <w:rPr>
          <w:rFonts w:ascii="Times New Roman" w:hAnsi="Times New Roman" w:cs="Times New Roman"/>
        </w:rPr>
        <w:t>lapse</w:t>
      </w:r>
      <w:proofErr w:type="gramEnd"/>
      <w:r w:rsidRPr="00F432CF">
        <w:rPr>
          <w:rFonts w:ascii="Times New Roman" w:hAnsi="Times New Roman" w:cs="Times New Roman"/>
        </w:rPr>
        <w:t>.</w:t>
      </w:r>
    </w:p>
    <w:p w14:paraId="29A72F37" w14:textId="77777777" w:rsidR="00330A02" w:rsidRPr="00F432CF" w:rsidRDefault="00000000" w:rsidP="003B6140">
      <w:pPr>
        <w:pStyle w:val="BodyText"/>
        <w:spacing w:after="0" w:line="480" w:lineRule="auto"/>
        <w:ind w:firstLine="720"/>
        <w:rPr>
          <w:rFonts w:ascii="Times New Roman" w:hAnsi="Times New Roman" w:cs="Times New Roman"/>
        </w:rPr>
        <w:pPrChange w:id="893" w:author="Kendra Wyant" w:date="2026-06-06T16:16:00Z" w16du:dateUtc="2026-06-06T21:16:00Z">
          <w:pPr>
            <w:pStyle w:val="BodyText"/>
            <w:spacing w:line="480" w:lineRule="auto"/>
            <w:ind w:firstLine="720"/>
          </w:pPr>
        </w:pPrChange>
      </w:pPr>
      <w:r w:rsidRPr="00F432CF">
        <w:rPr>
          <w:rFonts w:ascii="Times New Roman" w:hAnsi="Times New Roman" w:cs="Times New Roman"/>
        </w:rPr>
        <w:t>We have also begun to explore how we can supplement our models with data from lower burden sensing methods. Geolocation, which can be passively sensed, could compliment EMA well [</w:t>
      </w:r>
      <w:del w:id="894" w:author="Kendra Wyant" w:date="2026-06-06T16:16:00Z" w16du:dateUtc="2026-06-06T21:16:00Z">
        <w:r w:rsidRPr="003D0047">
          <w:rPr>
            <w:rFonts w:ascii="Times New Roman" w:hAnsi="Times New Roman" w:cs="Times New Roman"/>
          </w:rPr>
          <w:delText>68</w:delText>
        </w:r>
      </w:del>
      <w:ins w:id="895" w:author="Kendra Wyant" w:date="2026-06-06T16:16:00Z" w16du:dateUtc="2026-06-06T21:16:00Z">
        <w:r w:rsidRPr="00F432CF">
          <w:rPr>
            <w:rFonts w:ascii="Times New Roman" w:hAnsi="Times New Roman" w:cs="Times New Roman"/>
          </w:rPr>
          <w:t>69</w:t>
        </w:r>
      </w:ins>
      <w:r w:rsidRPr="00F432CF">
        <w:rPr>
          <w:rFonts w:ascii="Times New Roman" w:hAnsi="Times New Roman" w:cs="Times New Roman"/>
        </w:rPr>
        <w:t>]. First, it could provide insight into information not easily captured by self-report without lengthy surveys. For example, the amount of time spent in risky locations, or changes in routine (e.g., loss of job; move to new city) that could indicate life stressors can be detected in movement patterns. Second, the near-continuous sampling of geolocation could offer risk-relevant information that would otherwise be missed in between the discrete sampling periods of EMA. Furthermore, potentially powerful features can be engineered by combining geolocation data with contextual information available in public sources (e.g., census data, alcohol outlet density) [</w:t>
      </w:r>
      <w:del w:id="896" w:author="Kendra Wyant" w:date="2026-06-06T16:16:00Z" w16du:dateUtc="2026-06-06T21:16:00Z">
        <w:r w:rsidRPr="003D0047">
          <w:rPr>
            <w:rFonts w:ascii="Times New Roman" w:hAnsi="Times New Roman" w:cs="Times New Roman"/>
          </w:rPr>
          <w:delText>69,</w:delText>
        </w:r>
      </w:del>
      <w:r w:rsidRPr="00F432CF">
        <w:rPr>
          <w:rFonts w:ascii="Times New Roman" w:hAnsi="Times New Roman" w:cs="Times New Roman"/>
        </w:rPr>
        <w:t>70</w:t>
      </w:r>
      <w:ins w:id="897" w:author="Kendra Wyant" w:date="2026-06-06T16:16:00Z" w16du:dateUtc="2026-06-06T21:16:00Z">
        <w:r w:rsidRPr="00F432CF">
          <w:rPr>
            <w:rFonts w:ascii="Times New Roman" w:hAnsi="Times New Roman" w:cs="Times New Roman"/>
          </w:rPr>
          <w:t>,71</w:t>
        </w:r>
      </w:ins>
      <w:r w:rsidRPr="00F432CF">
        <w:rPr>
          <w:rFonts w:ascii="Times New Roman" w:hAnsi="Times New Roman" w:cs="Times New Roman"/>
        </w:rPr>
        <w:t>] or collected from the user directly (e.g., self-evaluated riskiness of a given location) [20].</w:t>
      </w:r>
    </w:p>
    <w:p w14:paraId="0DCB1A7D" w14:textId="77777777" w:rsidR="00330A02" w:rsidRPr="00F432CF" w:rsidRDefault="00000000" w:rsidP="003B6140">
      <w:pPr>
        <w:pStyle w:val="BodyText"/>
        <w:spacing w:after="0" w:line="480" w:lineRule="auto"/>
        <w:ind w:firstLine="720"/>
        <w:rPr>
          <w:ins w:id="898" w:author="Kendra Wyant" w:date="2026-06-06T16:16:00Z" w16du:dateUtc="2026-06-06T21:16:00Z"/>
          <w:rFonts w:ascii="Times New Roman" w:hAnsi="Times New Roman" w:cs="Times New Roman"/>
        </w:rPr>
      </w:pPr>
      <w:ins w:id="899" w:author="Kendra Wyant" w:date="2026-06-06T16:16:00Z" w16du:dateUtc="2026-06-06T21:16:00Z">
        <w:r w:rsidRPr="00F432CF">
          <w:rPr>
            <w:rFonts w:ascii="Times New Roman" w:hAnsi="Times New Roman" w:cs="Times New Roman"/>
          </w:rPr>
          <w:t xml:space="preserve">Lastly, there may be value in exploring alternative modeling approaches that better leverage the temporal structure and individual-level nature of these data. For example, hierarchical models that start with population-based information (i.e., priors) and are updated with person-specific information as the individual provides data may be the most promising </w:t>
        </w:r>
        <w:r w:rsidRPr="00F432CF">
          <w:rPr>
            <w:rFonts w:ascii="Times New Roman" w:hAnsi="Times New Roman" w:cs="Times New Roman"/>
          </w:rPr>
          <w:lastRenderedPageBreak/>
          <w:t>approach for effective use of time-varying information to model how an individual’s lapse risk evolves over time. Our lab has begun to develop these models and found preliminary evidence to suggest that they may outperform traditional population-level machine learning models [48]. However, in another recent study, population-level models well outperformed person-specific models for predicting various outcomes, including alcohol use and binge drinking [72]. Thus, the benefit of individualized models above and beyond population models remains an empirical question and is something we plan to continue to pursue in future work.</w:t>
        </w:r>
      </w:ins>
    </w:p>
    <w:p w14:paraId="43C3E827" w14:textId="77777777" w:rsidR="00330A02" w:rsidRPr="003B6140" w:rsidRDefault="00000000" w:rsidP="003B6140">
      <w:pPr>
        <w:pStyle w:val="Heading2"/>
        <w:spacing w:after="0" w:line="480" w:lineRule="auto"/>
        <w:rPr>
          <w:rFonts w:ascii="Times New Roman" w:hAnsi="Times New Roman" w:cs="Times New Roman"/>
          <w:b/>
          <w:bCs/>
          <w:color w:val="auto"/>
        </w:rPr>
        <w:pPrChange w:id="900" w:author="Kendra Wyant" w:date="2026-06-06T16:16:00Z" w16du:dateUtc="2026-06-06T21:16:00Z">
          <w:pPr>
            <w:pStyle w:val="Heading2"/>
          </w:pPr>
        </w:pPrChange>
      </w:pPr>
      <w:bookmarkStart w:id="901" w:name="conclusions"/>
      <w:bookmarkEnd w:id="879"/>
      <w:r w:rsidRPr="003B6140">
        <w:rPr>
          <w:rFonts w:ascii="Times New Roman" w:hAnsi="Times New Roman" w:cs="Times New Roman"/>
          <w:b/>
          <w:bCs/>
          <w:color w:val="auto"/>
        </w:rPr>
        <w:t>Conclusions</w:t>
      </w:r>
    </w:p>
    <w:p w14:paraId="4DAE0997" w14:textId="77777777" w:rsidR="00330A02" w:rsidRPr="00F432CF" w:rsidRDefault="00000000" w:rsidP="003B6140">
      <w:pPr>
        <w:pStyle w:val="FirstParagraph"/>
        <w:spacing w:after="0" w:line="480" w:lineRule="auto"/>
        <w:ind w:firstLine="720"/>
        <w:rPr>
          <w:rFonts w:ascii="Times New Roman" w:hAnsi="Times New Roman" w:cs="Times New Roman"/>
        </w:rPr>
        <w:pPrChange w:id="902" w:author="Kendra Wyant" w:date="2026-06-06T16:16:00Z" w16du:dateUtc="2026-06-06T21:16:00Z">
          <w:pPr>
            <w:pStyle w:val="FirstParagraph"/>
            <w:spacing w:line="480" w:lineRule="auto"/>
            <w:ind w:firstLine="720"/>
          </w:pPr>
        </w:pPrChange>
      </w:pPr>
      <w:r w:rsidRPr="00F432CF">
        <w:rPr>
          <w:rFonts w:ascii="Times New Roman" w:hAnsi="Times New Roman" w:cs="Times New Roman"/>
        </w:rPr>
        <w:t>This study suggests it is possible to accurately predict alcohol lapses both immediately and up to two weeks into the future using lagged machine learning prediction models. The no lag model could guide users to engage with a smart RMSS that provides daily recovery activities that are personalized to their lapse risk and the factors contributing to that risk. The 2-week lagged model could enable patients to seek out and implement recovery support that is not immediately available to them within the RMSS. Several important steps remain prior to implementing the no lag and 2-week lagged models within a smart RMSS. Feedback and support messages from these models should be optimized to sustain system engagement, trust, and clinical outcomes. Passive sensing of model inputs may allow assessment of a broader range of risk factors with less burden for system users. Perhaps most important, model fairness must be improved by decreasing disparities in performance for less privileged groups. We remain optimistic about the potential to implement these models within a smart RMSS because these barriers, while challenging, are surmountable.</w:t>
      </w:r>
    </w:p>
    <w:p w14:paraId="28B2D580" w14:textId="77777777" w:rsidR="00330A02" w:rsidRPr="003B6140" w:rsidRDefault="00000000" w:rsidP="003B6140">
      <w:pPr>
        <w:pStyle w:val="Heading2"/>
        <w:spacing w:after="0" w:line="480" w:lineRule="auto"/>
        <w:rPr>
          <w:rFonts w:ascii="Times New Roman" w:hAnsi="Times New Roman" w:cs="Times New Roman"/>
          <w:b/>
          <w:bCs/>
          <w:color w:val="auto"/>
          <w:sz w:val="36"/>
          <w:szCs w:val="36"/>
        </w:rPr>
        <w:pPrChange w:id="903" w:author="Kendra Wyant" w:date="2026-06-06T16:16:00Z" w16du:dateUtc="2026-06-06T21:16:00Z">
          <w:pPr>
            <w:pStyle w:val="Heading2"/>
          </w:pPr>
        </w:pPrChange>
      </w:pPr>
      <w:bookmarkStart w:id="904" w:name="acknowledgments"/>
      <w:bookmarkEnd w:id="901"/>
      <w:r w:rsidRPr="003B6140">
        <w:rPr>
          <w:rFonts w:ascii="Times New Roman" w:hAnsi="Times New Roman" w:cs="Times New Roman"/>
          <w:b/>
          <w:bCs/>
          <w:color w:val="auto"/>
          <w:sz w:val="36"/>
          <w:szCs w:val="36"/>
        </w:rPr>
        <w:lastRenderedPageBreak/>
        <w:t>Acknowledgments</w:t>
      </w:r>
    </w:p>
    <w:p w14:paraId="6FB55BB3" w14:textId="3CB5A667" w:rsidR="00330A02" w:rsidRDefault="00000000" w:rsidP="003B6140">
      <w:pPr>
        <w:pStyle w:val="FirstParagraph"/>
        <w:spacing w:after="0" w:line="480" w:lineRule="auto"/>
        <w:ind w:firstLine="720"/>
        <w:rPr>
          <w:rFonts w:ascii="Times New Roman" w:hAnsi="Times New Roman" w:cs="Times New Roman"/>
        </w:rPr>
        <w:pPrChange w:id="905" w:author="Kendra Wyant" w:date="2026-06-06T16:16:00Z" w16du:dateUtc="2026-06-06T21:16:00Z">
          <w:pPr>
            <w:pStyle w:val="FirstParagraph"/>
          </w:pPr>
        </w:pPrChange>
      </w:pPr>
      <w:r w:rsidRPr="00F432CF">
        <w:rPr>
          <w:rFonts w:ascii="Times New Roman" w:hAnsi="Times New Roman" w:cs="Times New Roman"/>
        </w:rPr>
        <w:t>The authors wish to thank Susan E. Wanta for her role as the project administrator.</w:t>
      </w:r>
    </w:p>
    <w:p w14:paraId="1B8BD7D1" w14:textId="77777777" w:rsidR="00330A02" w:rsidRPr="003B6140" w:rsidRDefault="00000000">
      <w:pPr>
        <w:pStyle w:val="Heading1"/>
        <w:rPr>
          <w:rFonts w:ascii="Times New Roman" w:hAnsi="Times New Roman"/>
          <w:b/>
          <w:color w:val="auto"/>
          <w:sz w:val="36"/>
          <w:rPrChange w:id="906" w:author="Kendra Wyant" w:date="2026-06-06T16:16:00Z" w16du:dateUtc="2026-06-06T21:16:00Z">
            <w:rPr>
              <w:rFonts w:ascii="Times New Roman" w:hAnsi="Times New Roman"/>
              <w:b/>
              <w:color w:val="auto"/>
            </w:rPr>
          </w:rPrChange>
        </w:rPr>
      </w:pPr>
      <w:bookmarkStart w:id="907" w:name="references"/>
      <w:bookmarkEnd w:id="835"/>
      <w:bookmarkEnd w:id="904"/>
      <w:r w:rsidRPr="003B6140">
        <w:rPr>
          <w:rFonts w:ascii="Times New Roman" w:hAnsi="Times New Roman"/>
          <w:b/>
          <w:color w:val="auto"/>
          <w:sz w:val="36"/>
          <w:rPrChange w:id="908" w:author="Kendra Wyant" w:date="2026-06-06T16:16:00Z" w16du:dateUtc="2026-06-06T21:16:00Z">
            <w:rPr>
              <w:rFonts w:ascii="Times New Roman" w:hAnsi="Times New Roman"/>
              <w:b/>
              <w:color w:val="auto"/>
            </w:rPr>
          </w:rPrChange>
        </w:rPr>
        <w:t>References</w:t>
      </w:r>
    </w:p>
    <w:p w14:paraId="5EE33515" w14:textId="77777777" w:rsidR="00330A02" w:rsidRPr="00F432CF" w:rsidRDefault="00000000">
      <w:pPr>
        <w:pStyle w:val="Bibliography"/>
        <w:rPr>
          <w:rFonts w:ascii="Times New Roman" w:hAnsi="Times New Roman" w:cs="Times New Roman"/>
        </w:rPr>
      </w:pPr>
      <w:bookmarkStart w:id="909" w:name="ref-mclellanDrugDependenceChronic2000"/>
      <w:bookmarkStart w:id="910" w:name="refs"/>
      <w:r w:rsidRPr="00F432CF">
        <w:rPr>
          <w:rFonts w:ascii="Times New Roman" w:hAnsi="Times New Roman" w:cs="Times New Roman"/>
        </w:rPr>
        <w:t>1</w:t>
      </w:r>
      <w:proofErr w:type="gramStart"/>
      <w:r w:rsidRPr="00F432CF">
        <w:rPr>
          <w:rFonts w:ascii="Times New Roman" w:hAnsi="Times New Roman" w:cs="Times New Roman"/>
        </w:rPr>
        <w:t xml:space="preserve">. </w:t>
      </w:r>
      <w:r w:rsidRPr="00F432CF">
        <w:rPr>
          <w:rFonts w:ascii="Times New Roman" w:hAnsi="Times New Roman" w:cs="Times New Roman"/>
        </w:rPr>
        <w:tab/>
        <w:t>McLellan</w:t>
      </w:r>
      <w:proofErr w:type="gramEnd"/>
      <w:r w:rsidRPr="00F432CF">
        <w:rPr>
          <w:rFonts w:ascii="Times New Roman" w:hAnsi="Times New Roman" w:cs="Times New Roman"/>
        </w:rPr>
        <w:t xml:space="preserve"> AT, Lewis DC, O’Brien CP, Kleber HD. Drug dependence, a chronic medical illness: Implications for treatment, insurance, and outcomes evaluation. JAMA. 2000;284: 1689–1695. doi:</w:t>
      </w:r>
      <w:hyperlink r:id="rId9">
        <w:r w:rsidR="00330A02" w:rsidRPr="00F432CF">
          <w:rPr>
            <w:rStyle w:val="Hyperlink"/>
            <w:rFonts w:ascii="Times New Roman" w:hAnsi="Times New Roman" w:cs="Times New Roman"/>
          </w:rPr>
          <w:t>10.1001/jama.284.13.1689</w:t>
        </w:r>
      </w:hyperlink>
    </w:p>
    <w:p w14:paraId="4D783D65" w14:textId="77777777" w:rsidR="00330A02" w:rsidRPr="00F432CF" w:rsidRDefault="00000000">
      <w:pPr>
        <w:pStyle w:val="Bibliography"/>
        <w:rPr>
          <w:rFonts w:ascii="Times New Roman" w:hAnsi="Times New Roman" w:cs="Times New Roman"/>
        </w:rPr>
      </w:pPr>
      <w:bookmarkStart w:id="911" w:name="ref-dennisManagingAddictionChronic2007"/>
      <w:bookmarkEnd w:id="909"/>
      <w:r w:rsidRPr="00F432CF">
        <w:rPr>
          <w:rFonts w:ascii="Times New Roman" w:hAnsi="Times New Roman" w:cs="Times New Roman"/>
        </w:rPr>
        <w:t>2</w:t>
      </w:r>
      <w:proofErr w:type="gramStart"/>
      <w:r w:rsidRPr="00F432CF">
        <w:rPr>
          <w:rFonts w:ascii="Times New Roman" w:hAnsi="Times New Roman" w:cs="Times New Roman"/>
        </w:rPr>
        <w:t xml:space="preserve">. </w:t>
      </w:r>
      <w:r w:rsidRPr="00F432CF">
        <w:rPr>
          <w:rFonts w:ascii="Times New Roman" w:hAnsi="Times New Roman" w:cs="Times New Roman"/>
        </w:rPr>
        <w:tab/>
        <w:t>Dennis</w:t>
      </w:r>
      <w:proofErr w:type="gramEnd"/>
      <w:r w:rsidRPr="00F432CF">
        <w:rPr>
          <w:rFonts w:ascii="Times New Roman" w:hAnsi="Times New Roman" w:cs="Times New Roman"/>
        </w:rPr>
        <w:t xml:space="preserve"> M, Scott CK. </w:t>
      </w:r>
      <w:hyperlink r:id="rId10">
        <w:r w:rsidR="00330A02" w:rsidRPr="00F432CF">
          <w:rPr>
            <w:rStyle w:val="Hyperlink"/>
            <w:rFonts w:ascii="Times New Roman" w:hAnsi="Times New Roman" w:cs="Times New Roman"/>
          </w:rPr>
          <w:t>Managing Addiction as a Chronic Condition</w:t>
        </w:r>
      </w:hyperlink>
      <w:r w:rsidRPr="00F432CF">
        <w:rPr>
          <w:rFonts w:ascii="Times New Roman" w:hAnsi="Times New Roman" w:cs="Times New Roman"/>
        </w:rPr>
        <w:t xml:space="preserve">. Addiction Science &amp; Clinical Practice. 2007;4: 45–55. </w:t>
      </w:r>
    </w:p>
    <w:p w14:paraId="18D83292" w14:textId="77777777" w:rsidR="00330A02" w:rsidRPr="00F432CF" w:rsidRDefault="00000000">
      <w:pPr>
        <w:pStyle w:val="Bibliography"/>
        <w:rPr>
          <w:rFonts w:ascii="Times New Roman" w:hAnsi="Times New Roman" w:cs="Times New Roman"/>
        </w:rPr>
      </w:pPr>
      <w:bookmarkStart w:id="912" w:name="X28b8f85e424928e66706a578d6053e0308d1105"/>
      <w:bookmarkStart w:id="913" w:name="X49615488ccbe1cc080620555246c804ab34d103"/>
      <w:bookmarkEnd w:id="911"/>
      <w:r w:rsidRPr="00F432CF">
        <w:rPr>
          <w:rFonts w:ascii="Times New Roman" w:hAnsi="Times New Roman" w:cs="Times New Roman"/>
        </w:rPr>
        <w:t>3</w:t>
      </w:r>
      <w:proofErr w:type="gramStart"/>
      <w:r w:rsidRPr="00F432CF">
        <w:rPr>
          <w:rFonts w:ascii="Times New Roman" w:hAnsi="Times New Roman" w:cs="Times New Roman"/>
        </w:rPr>
        <w:t xml:space="preserve">. </w:t>
      </w:r>
      <w:r w:rsidRPr="00F432CF">
        <w:rPr>
          <w:rFonts w:ascii="Times New Roman" w:hAnsi="Times New Roman" w:cs="Times New Roman"/>
        </w:rPr>
        <w:tab/>
        <w:t>Substance</w:t>
      </w:r>
      <w:proofErr w:type="gramEnd"/>
      <w:r w:rsidRPr="00F432CF">
        <w:rPr>
          <w:rFonts w:ascii="Times New Roman" w:hAnsi="Times New Roman" w:cs="Times New Roman"/>
        </w:rPr>
        <w:t xml:space="preserve"> Abuse and Mental Health Services Administration. </w:t>
      </w:r>
      <w:del w:id="914" w:author="Kendra Wyant" w:date="2026-06-06T16:16:00Z" w16du:dateUtc="2026-06-06T21:16:00Z">
        <w:r w:rsidRPr="003D0047">
          <w:rPr>
            <w:rFonts w:ascii="Times New Roman" w:hAnsi="Times New Roman" w:cs="Times New Roman"/>
          </w:rPr>
          <w:delText>2023</w:delText>
        </w:r>
      </w:del>
      <w:ins w:id="915" w:author="Kendra Wyant" w:date="2026-06-06T16:16:00Z" w16du:dateUtc="2026-06-06T21:16:00Z">
        <w:r w:rsidRPr="00F432CF">
          <w:rPr>
            <w:rFonts w:ascii="Times New Roman" w:hAnsi="Times New Roman" w:cs="Times New Roman"/>
          </w:rPr>
          <w:t>2024</w:t>
        </w:r>
      </w:ins>
      <w:r w:rsidRPr="00F432CF">
        <w:rPr>
          <w:rFonts w:ascii="Times New Roman" w:hAnsi="Times New Roman" w:cs="Times New Roman"/>
        </w:rPr>
        <w:t xml:space="preserve"> NSDUH Detailed </w:t>
      </w:r>
      <w:proofErr w:type="gramStart"/>
      <w:r w:rsidRPr="00F432CF">
        <w:rPr>
          <w:rFonts w:ascii="Times New Roman" w:hAnsi="Times New Roman" w:cs="Times New Roman"/>
        </w:rPr>
        <w:t>Tables  CBHSQ</w:t>
      </w:r>
      <w:proofErr w:type="gramEnd"/>
      <w:r w:rsidRPr="00F432CF">
        <w:rPr>
          <w:rFonts w:ascii="Times New Roman" w:hAnsi="Times New Roman" w:cs="Times New Roman"/>
        </w:rPr>
        <w:t xml:space="preserve"> Data. https://www.samhsa.gov/data/report/</w:t>
      </w:r>
      <w:del w:id="916" w:author="Kendra Wyant" w:date="2026-06-06T16:16:00Z" w16du:dateUtc="2026-06-06T21:16:00Z">
        <w:r w:rsidRPr="003D0047">
          <w:rPr>
            <w:rFonts w:ascii="Times New Roman" w:hAnsi="Times New Roman" w:cs="Times New Roman"/>
          </w:rPr>
          <w:delText>2023</w:delText>
        </w:r>
      </w:del>
      <w:ins w:id="917" w:author="Kendra Wyant" w:date="2026-06-06T16:16:00Z" w16du:dateUtc="2026-06-06T21:16:00Z">
        <w:r w:rsidRPr="00F432CF">
          <w:rPr>
            <w:rFonts w:ascii="Times New Roman" w:hAnsi="Times New Roman" w:cs="Times New Roman"/>
          </w:rPr>
          <w:t>2024</w:t>
        </w:r>
      </w:ins>
      <w:r w:rsidRPr="00F432CF">
        <w:rPr>
          <w:rFonts w:ascii="Times New Roman" w:hAnsi="Times New Roman" w:cs="Times New Roman"/>
        </w:rPr>
        <w:t xml:space="preserve">-nsduh-detailed-tables; </w:t>
      </w:r>
    </w:p>
    <w:p w14:paraId="3918CD93" w14:textId="77777777" w:rsidR="00330A02" w:rsidRPr="00F432CF" w:rsidRDefault="00000000">
      <w:pPr>
        <w:pStyle w:val="Bibliography"/>
        <w:rPr>
          <w:rFonts w:ascii="Times New Roman" w:hAnsi="Times New Roman" w:cs="Times New Roman"/>
        </w:rPr>
      </w:pPr>
      <w:bookmarkStart w:id="918" w:name="ref-hedegaardDrugOverdoseDeaths2021"/>
      <w:bookmarkEnd w:id="912"/>
      <w:bookmarkEnd w:id="913"/>
      <w:r w:rsidRPr="00F432CF">
        <w:rPr>
          <w:rFonts w:ascii="Times New Roman" w:hAnsi="Times New Roman" w:cs="Times New Roman"/>
        </w:rPr>
        <w:t xml:space="preserve">4. </w:t>
      </w:r>
      <w:r w:rsidRPr="00F432CF">
        <w:rPr>
          <w:rFonts w:ascii="Times New Roman" w:hAnsi="Times New Roman" w:cs="Times New Roman"/>
        </w:rPr>
        <w:tab/>
        <w:t xml:space="preserve">Hedegaard H, </w:t>
      </w:r>
      <w:proofErr w:type="spellStart"/>
      <w:r w:rsidRPr="00F432CF">
        <w:rPr>
          <w:rFonts w:ascii="Times New Roman" w:hAnsi="Times New Roman" w:cs="Times New Roman"/>
        </w:rPr>
        <w:t>Miniño</w:t>
      </w:r>
      <w:proofErr w:type="spellEnd"/>
      <w:r w:rsidRPr="00F432CF">
        <w:rPr>
          <w:rFonts w:ascii="Times New Roman" w:hAnsi="Times New Roman" w:cs="Times New Roman"/>
        </w:rPr>
        <w:t xml:space="preserve"> AM, Spencer MR, Warner M. Drug overdose deaths in the United States, 1999–2020. 2021. </w:t>
      </w:r>
    </w:p>
    <w:p w14:paraId="079365A2" w14:textId="77777777" w:rsidR="00330A02" w:rsidRPr="00F432CF" w:rsidRDefault="00000000">
      <w:pPr>
        <w:pStyle w:val="Bibliography"/>
        <w:rPr>
          <w:rFonts w:ascii="Times New Roman" w:hAnsi="Times New Roman" w:cs="Times New Roman"/>
        </w:rPr>
      </w:pPr>
      <w:bookmarkStart w:id="919" w:name="X21d9bc577093464d5d051ef6477b67710b39313"/>
      <w:bookmarkEnd w:id="918"/>
      <w:r w:rsidRPr="00F432CF">
        <w:rPr>
          <w:rFonts w:ascii="Times New Roman" w:hAnsi="Times New Roman" w:cs="Times New Roman"/>
        </w:rPr>
        <w:t>5</w:t>
      </w:r>
      <w:proofErr w:type="gramStart"/>
      <w:r w:rsidRPr="00F432CF">
        <w:rPr>
          <w:rFonts w:ascii="Times New Roman" w:hAnsi="Times New Roman" w:cs="Times New Roman"/>
        </w:rPr>
        <w:t xml:space="preserve">. </w:t>
      </w:r>
      <w:r w:rsidRPr="00F432CF">
        <w:rPr>
          <w:rFonts w:ascii="Times New Roman" w:hAnsi="Times New Roman" w:cs="Times New Roman"/>
        </w:rPr>
        <w:tab/>
        <w:t>Centers</w:t>
      </w:r>
      <w:proofErr w:type="gramEnd"/>
      <w:r w:rsidRPr="00F432CF">
        <w:rPr>
          <w:rFonts w:ascii="Times New Roman" w:hAnsi="Times New Roman" w:cs="Times New Roman"/>
        </w:rPr>
        <w:t xml:space="preserve"> for Disease Control and Prevention (CDC). Annual Average for United States 2011–2015 Alcohol-Attributable Deaths Due to Excessive Alcohol Use, All Ages. 2022 Alcohol Related Disease Impact (ARDI) Application Website. https://nccd.cdc.gov/DPH_ARDI/Default/Default.aspx; </w:t>
      </w:r>
    </w:p>
    <w:p w14:paraId="3CAEBA8A" w14:textId="77777777" w:rsidR="00330A02" w:rsidRPr="00F432CF" w:rsidRDefault="00000000">
      <w:pPr>
        <w:pStyle w:val="Bibliography"/>
        <w:rPr>
          <w:rFonts w:ascii="Times New Roman" w:hAnsi="Times New Roman" w:cs="Times New Roman"/>
        </w:rPr>
      </w:pPr>
      <w:bookmarkStart w:id="920" w:name="ref-wagnerImprovingChronicIllness2001"/>
      <w:bookmarkEnd w:id="919"/>
      <w:r w:rsidRPr="00F432CF">
        <w:rPr>
          <w:rFonts w:ascii="Times New Roman" w:hAnsi="Times New Roman" w:cs="Times New Roman"/>
        </w:rPr>
        <w:t>6</w:t>
      </w:r>
      <w:proofErr w:type="gramStart"/>
      <w:r w:rsidRPr="00F432CF">
        <w:rPr>
          <w:rFonts w:ascii="Times New Roman" w:hAnsi="Times New Roman" w:cs="Times New Roman"/>
        </w:rPr>
        <w:t xml:space="preserve">. </w:t>
      </w:r>
      <w:r w:rsidRPr="00F432CF">
        <w:rPr>
          <w:rFonts w:ascii="Times New Roman" w:hAnsi="Times New Roman" w:cs="Times New Roman"/>
        </w:rPr>
        <w:tab/>
        <w:t>Wagner</w:t>
      </w:r>
      <w:proofErr w:type="gramEnd"/>
      <w:r w:rsidRPr="00F432CF">
        <w:rPr>
          <w:rFonts w:ascii="Times New Roman" w:hAnsi="Times New Roman" w:cs="Times New Roman"/>
        </w:rPr>
        <w:t xml:space="preserve"> EH, Austin BT, Davis C, Hindmarsh M, Schaefer J, Bonomi A. Improving Chronic Illness Care: Translating Evidence </w:t>
      </w:r>
      <w:proofErr w:type="gramStart"/>
      <w:r w:rsidRPr="00F432CF">
        <w:rPr>
          <w:rFonts w:ascii="Times New Roman" w:hAnsi="Times New Roman" w:cs="Times New Roman"/>
        </w:rPr>
        <w:t>Into</w:t>
      </w:r>
      <w:proofErr w:type="gramEnd"/>
      <w:r w:rsidRPr="00F432CF">
        <w:rPr>
          <w:rFonts w:ascii="Times New Roman" w:hAnsi="Times New Roman" w:cs="Times New Roman"/>
        </w:rPr>
        <w:t xml:space="preserve"> Action. Health Affairs. 2001;20: 64–78. doi:</w:t>
      </w:r>
      <w:hyperlink r:id="rId11">
        <w:r w:rsidR="00330A02" w:rsidRPr="00F432CF">
          <w:rPr>
            <w:rStyle w:val="Hyperlink"/>
            <w:rFonts w:ascii="Times New Roman" w:hAnsi="Times New Roman" w:cs="Times New Roman"/>
          </w:rPr>
          <w:t>10.1377/hlthaff.20.6.64</w:t>
        </w:r>
      </w:hyperlink>
    </w:p>
    <w:p w14:paraId="16370CF0" w14:textId="77777777" w:rsidR="00330A02" w:rsidRPr="00F432CF" w:rsidRDefault="00000000">
      <w:pPr>
        <w:pStyle w:val="Bibliography"/>
        <w:rPr>
          <w:rFonts w:ascii="Times New Roman" w:hAnsi="Times New Roman" w:cs="Times New Roman"/>
        </w:rPr>
      </w:pPr>
      <w:bookmarkStart w:id="921" w:name="X01387e434119cf09c116d0feeabab9f278d40e3"/>
      <w:bookmarkEnd w:id="920"/>
      <w:r w:rsidRPr="00F432CF">
        <w:rPr>
          <w:rFonts w:ascii="Times New Roman" w:hAnsi="Times New Roman" w:cs="Times New Roman"/>
        </w:rPr>
        <w:t xml:space="preserve">7. </w:t>
      </w:r>
      <w:r w:rsidRPr="00F432CF">
        <w:rPr>
          <w:rFonts w:ascii="Times New Roman" w:hAnsi="Times New Roman" w:cs="Times New Roman"/>
        </w:rPr>
        <w:tab/>
      </w:r>
      <w:proofErr w:type="spellStart"/>
      <w:r w:rsidRPr="00F432CF">
        <w:rPr>
          <w:rFonts w:ascii="Times New Roman" w:hAnsi="Times New Roman" w:cs="Times New Roman"/>
        </w:rPr>
        <w:t>Stanojlović</w:t>
      </w:r>
      <w:proofErr w:type="spellEnd"/>
      <w:r w:rsidRPr="00F432CF">
        <w:rPr>
          <w:rFonts w:ascii="Times New Roman" w:hAnsi="Times New Roman" w:cs="Times New Roman"/>
        </w:rPr>
        <w:t xml:space="preserve"> M, Davidson L. Targeting the Barriers in the Substance Use Disorder Continuum of Care </w:t>
      </w:r>
      <w:proofErr w:type="gramStart"/>
      <w:r w:rsidRPr="00F432CF">
        <w:rPr>
          <w:rFonts w:ascii="Times New Roman" w:hAnsi="Times New Roman" w:cs="Times New Roman"/>
        </w:rPr>
        <w:t>With</w:t>
      </w:r>
      <w:proofErr w:type="gramEnd"/>
      <w:r w:rsidRPr="00F432CF">
        <w:rPr>
          <w:rFonts w:ascii="Times New Roman" w:hAnsi="Times New Roman" w:cs="Times New Roman"/>
        </w:rPr>
        <w:t xml:space="preserve"> Peer Recovery Support. Substance Abuse: Research and Treatment. 2021;15: 1178221820976988. doi:</w:t>
      </w:r>
      <w:hyperlink r:id="rId12">
        <w:r w:rsidR="00330A02" w:rsidRPr="00F432CF">
          <w:rPr>
            <w:rStyle w:val="Hyperlink"/>
            <w:rFonts w:ascii="Times New Roman" w:hAnsi="Times New Roman" w:cs="Times New Roman"/>
          </w:rPr>
          <w:t>10.1177/1178221820976988</w:t>
        </w:r>
      </w:hyperlink>
    </w:p>
    <w:p w14:paraId="58F80DA1" w14:textId="77777777" w:rsidR="00330A02" w:rsidRPr="00F432CF" w:rsidRDefault="00000000">
      <w:pPr>
        <w:pStyle w:val="Bibliography"/>
        <w:rPr>
          <w:rFonts w:ascii="Times New Roman" w:hAnsi="Times New Roman" w:cs="Times New Roman"/>
        </w:rPr>
      </w:pPr>
      <w:bookmarkStart w:id="922" w:name="ref-sociasAdoptingCascadeCare2016"/>
      <w:bookmarkEnd w:id="921"/>
      <w:r w:rsidRPr="00F432CF">
        <w:rPr>
          <w:rFonts w:ascii="Times New Roman" w:hAnsi="Times New Roman" w:cs="Times New Roman"/>
        </w:rPr>
        <w:t xml:space="preserve">8. </w:t>
      </w:r>
      <w:r w:rsidRPr="00F432CF">
        <w:rPr>
          <w:rFonts w:ascii="Times New Roman" w:hAnsi="Times New Roman" w:cs="Times New Roman"/>
        </w:rPr>
        <w:tab/>
      </w:r>
      <w:proofErr w:type="spellStart"/>
      <w:r w:rsidRPr="00F432CF">
        <w:rPr>
          <w:rFonts w:ascii="Times New Roman" w:hAnsi="Times New Roman" w:cs="Times New Roman"/>
        </w:rPr>
        <w:t>Socías</w:t>
      </w:r>
      <w:proofErr w:type="spellEnd"/>
      <w:r w:rsidRPr="00F432CF">
        <w:rPr>
          <w:rFonts w:ascii="Times New Roman" w:hAnsi="Times New Roman" w:cs="Times New Roman"/>
        </w:rPr>
        <w:t xml:space="preserve"> ME, Volkow N, Wood E. Adopting the “cascade of care” framework: An opportunity to close the implementation gap in addiction care? Addiction. 2016;111: 2079–2081. doi:</w:t>
      </w:r>
      <w:hyperlink r:id="rId13">
        <w:r w:rsidR="00330A02" w:rsidRPr="00F432CF">
          <w:rPr>
            <w:rStyle w:val="Hyperlink"/>
            <w:rFonts w:ascii="Times New Roman" w:hAnsi="Times New Roman" w:cs="Times New Roman"/>
          </w:rPr>
          <w:t>10.1111/add.13479</w:t>
        </w:r>
      </w:hyperlink>
    </w:p>
    <w:p w14:paraId="3F2FCD67" w14:textId="77777777" w:rsidR="00330A02" w:rsidRPr="00F432CF" w:rsidRDefault="00000000">
      <w:pPr>
        <w:pStyle w:val="Bibliography"/>
        <w:rPr>
          <w:rFonts w:ascii="Times New Roman" w:hAnsi="Times New Roman" w:cs="Times New Roman"/>
        </w:rPr>
      </w:pPr>
      <w:bookmarkStart w:id="923" w:name="X0900e084d2d8751b94683f82b04534ea811d54e"/>
      <w:bookmarkEnd w:id="922"/>
      <w:r w:rsidRPr="00F432CF">
        <w:rPr>
          <w:rFonts w:ascii="Times New Roman" w:hAnsi="Times New Roman" w:cs="Times New Roman"/>
        </w:rPr>
        <w:t>9</w:t>
      </w:r>
      <w:proofErr w:type="gramStart"/>
      <w:r w:rsidRPr="00F432CF">
        <w:rPr>
          <w:rFonts w:ascii="Times New Roman" w:hAnsi="Times New Roman" w:cs="Times New Roman"/>
        </w:rPr>
        <w:t xml:space="preserve">. </w:t>
      </w:r>
      <w:r w:rsidRPr="00F432CF">
        <w:rPr>
          <w:rFonts w:ascii="Times New Roman" w:hAnsi="Times New Roman" w:cs="Times New Roman"/>
        </w:rPr>
        <w:tab/>
        <w:t>Marlatt</w:t>
      </w:r>
      <w:proofErr w:type="gramEnd"/>
      <w:r w:rsidRPr="00F432CF">
        <w:rPr>
          <w:rFonts w:ascii="Times New Roman" w:hAnsi="Times New Roman" w:cs="Times New Roman"/>
        </w:rPr>
        <w:t xml:space="preserve"> GA, Gordon JR, editors. Relapse Prevention: Maintenance Strategies in the Treatment of Addictive Behaviors. First edition. New York: The Guilford Press; 1985. </w:t>
      </w:r>
    </w:p>
    <w:p w14:paraId="27E7C22F" w14:textId="77777777" w:rsidR="00330A02" w:rsidRPr="00F432CF" w:rsidRDefault="00000000">
      <w:pPr>
        <w:pStyle w:val="Bibliography"/>
        <w:rPr>
          <w:rFonts w:ascii="Times New Roman" w:hAnsi="Times New Roman" w:cs="Times New Roman"/>
        </w:rPr>
      </w:pPr>
      <w:bookmarkStart w:id="924" w:name="X4446e184b7dd55a61fd406499f32542fdcf24b5"/>
      <w:bookmarkEnd w:id="923"/>
      <w:r w:rsidRPr="00F432CF">
        <w:rPr>
          <w:rFonts w:ascii="Times New Roman" w:hAnsi="Times New Roman" w:cs="Times New Roman"/>
        </w:rPr>
        <w:t xml:space="preserve">10. </w:t>
      </w:r>
      <w:r w:rsidRPr="00F432CF">
        <w:rPr>
          <w:rFonts w:ascii="Times New Roman" w:hAnsi="Times New Roman" w:cs="Times New Roman"/>
        </w:rPr>
        <w:tab/>
      </w:r>
      <w:proofErr w:type="spellStart"/>
      <w:r w:rsidRPr="00F432CF">
        <w:rPr>
          <w:rFonts w:ascii="Times New Roman" w:hAnsi="Times New Roman" w:cs="Times New Roman"/>
        </w:rPr>
        <w:t>Witkiewitz</w:t>
      </w:r>
      <w:proofErr w:type="spellEnd"/>
      <w:r w:rsidRPr="00F432CF">
        <w:rPr>
          <w:rFonts w:ascii="Times New Roman" w:hAnsi="Times New Roman" w:cs="Times New Roman"/>
        </w:rPr>
        <w:t xml:space="preserve"> K, Marlatt GA. Relapse prevention for alcohol and drug problems: That was </w:t>
      </w:r>
      <w:proofErr w:type="spellStart"/>
      <w:r w:rsidRPr="00F432CF">
        <w:rPr>
          <w:rFonts w:ascii="Times New Roman" w:hAnsi="Times New Roman" w:cs="Times New Roman"/>
        </w:rPr>
        <w:t>zen</w:t>
      </w:r>
      <w:proofErr w:type="spellEnd"/>
      <w:r w:rsidRPr="00F432CF">
        <w:rPr>
          <w:rFonts w:ascii="Times New Roman" w:hAnsi="Times New Roman" w:cs="Times New Roman"/>
        </w:rPr>
        <w:t xml:space="preserve">, this is </w:t>
      </w:r>
      <w:proofErr w:type="spellStart"/>
      <w:r w:rsidRPr="00F432CF">
        <w:rPr>
          <w:rFonts w:ascii="Times New Roman" w:hAnsi="Times New Roman" w:cs="Times New Roman"/>
        </w:rPr>
        <w:t>tao</w:t>
      </w:r>
      <w:proofErr w:type="spellEnd"/>
      <w:r w:rsidRPr="00F432CF">
        <w:rPr>
          <w:rFonts w:ascii="Times New Roman" w:hAnsi="Times New Roman" w:cs="Times New Roman"/>
        </w:rPr>
        <w:t>. American Psychologist. 2004;59: 224–235. doi:</w:t>
      </w:r>
      <w:hyperlink r:id="rId14">
        <w:r w:rsidR="00330A02" w:rsidRPr="00F432CF">
          <w:rPr>
            <w:rStyle w:val="Hyperlink"/>
            <w:rFonts w:ascii="Times New Roman" w:hAnsi="Times New Roman" w:cs="Times New Roman"/>
          </w:rPr>
          <w:t>10.1037/0003-066X.59.4.224</w:t>
        </w:r>
      </w:hyperlink>
    </w:p>
    <w:p w14:paraId="01114FC8" w14:textId="77777777" w:rsidR="00330A02" w:rsidRPr="00F432CF" w:rsidRDefault="00000000">
      <w:pPr>
        <w:pStyle w:val="Bibliography"/>
        <w:rPr>
          <w:rFonts w:ascii="Times New Roman" w:hAnsi="Times New Roman" w:cs="Times New Roman"/>
        </w:rPr>
      </w:pPr>
      <w:bookmarkStart w:id="925" w:name="X254a0f87701f835b5365990b3eba45be7dca59c"/>
      <w:bookmarkEnd w:id="924"/>
      <w:r w:rsidRPr="00F432CF">
        <w:rPr>
          <w:rFonts w:ascii="Times New Roman" w:hAnsi="Times New Roman" w:cs="Times New Roman"/>
        </w:rPr>
        <w:t>11</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Witkiewitz</w:t>
      </w:r>
      <w:proofErr w:type="spellEnd"/>
      <w:proofErr w:type="gramEnd"/>
      <w:r w:rsidRPr="00F432CF">
        <w:rPr>
          <w:rFonts w:ascii="Times New Roman" w:hAnsi="Times New Roman" w:cs="Times New Roman"/>
        </w:rPr>
        <w:t xml:space="preserve"> K, Marlatt GA. Modeling the complexity of post-treatment drinking: It’s a rocky road to relapse. Clinical Psychology Review. 2007;27: 724–738. doi:</w:t>
      </w:r>
      <w:hyperlink r:id="rId15">
        <w:r w:rsidR="00330A02" w:rsidRPr="00F432CF">
          <w:rPr>
            <w:rStyle w:val="Hyperlink"/>
            <w:rFonts w:ascii="Times New Roman" w:hAnsi="Times New Roman" w:cs="Times New Roman"/>
          </w:rPr>
          <w:t>10.1016/j.cpr.2007.01.002</w:t>
        </w:r>
      </w:hyperlink>
    </w:p>
    <w:p w14:paraId="102E62CF" w14:textId="77777777" w:rsidR="00330A02" w:rsidRPr="00F432CF" w:rsidRDefault="00000000">
      <w:pPr>
        <w:pStyle w:val="Bibliography"/>
        <w:rPr>
          <w:rFonts w:ascii="Times New Roman" w:hAnsi="Times New Roman" w:cs="Times New Roman"/>
        </w:rPr>
      </w:pPr>
      <w:bookmarkStart w:id="926" w:name="ref-brandonRelapseRelapsePrevention2007"/>
      <w:bookmarkEnd w:id="925"/>
      <w:r w:rsidRPr="00F432CF">
        <w:rPr>
          <w:rFonts w:ascii="Times New Roman" w:hAnsi="Times New Roman" w:cs="Times New Roman"/>
        </w:rPr>
        <w:lastRenderedPageBreak/>
        <w:t>12</w:t>
      </w:r>
      <w:proofErr w:type="gramStart"/>
      <w:r w:rsidRPr="00F432CF">
        <w:rPr>
          <w:rFonts w:ascii="Times New Roman" w:hAnsi="Times New Roman" w:cs="Times New Roman"/>
        </w:rPr>
        <w:t xml:space="preserve">. </w:t>
      </w:r>
      <w:r w:rsidRPr="00F432CF">
        <w:rPr>
          <w:rFonts w:ascii="Times New Roman" w:hAnsi="Times New Roman" w:cs="Times New Roman"/>
        </w:rPr>
        <w:tab/>
        <w:t>Brandon</w:t>
      </w:r>
      <w:proofErr w:type="gramEnd"/>
      <w:r w:rsidRPr="00F432CF">
        <w:rPr>
          <w:rFonts w:ascii="Times New Roman" w:hAnsi="Times New Roman" w:cs="Times New Roman"/>
        </w:rPr>
        <w:t xml:space="preserve"> TH, Vidrine JI, Litvin EB. Relapse and relapse prevention. Annual Review of Clinical Psychology. 2007;3: 257–284. doi:</w:t>
      </w:r>
      <w:hyperlink r:id="rId16">
        <w:r w:rsidR="00330A02" w:rsidRPr="00F432CF">
          <w:rPr>
            <w:rStyle w:val="Hyperlink"/>
            <w:rFonts w:ascii="Times New Roman" w:hAnsi="Times New Roman" w:cs="Times New Roman"/>
          </w:rPr>
          <w:t>10.1146/annurev.clinpsy.3.022806.091455</w:t>
        </w:r>
      </w:hyperlink>
    </w:p>
    <w:p w14:paraId="5E9146B0" w14:textId="77777777" w:rsidR="00330A02" w:rsidRPr="00F432CF" w:rsidRDefault="00000000">
      <w:pPr>
        <w:pStyle w:val="Bibliography"/>
        <w:rPr>
          <w:rFonts w:ascii="Times New Roman" w:hAnsi="Times New Roman" w:cs="Times New Roman"/>
        </w:rPr>
      </w:pPr>
      <w:bookmarkStart w:id="927" w:name="ref-bickmanAchievingPrecisionMental2016"/>
      <w:bookmarkEnd w:id="926"/>
      <w:r w:rsidRPr="00F432CF">
        <w:rPr>
          <w:rFonts w:ascii="Times New Roman" w:hAnsi="Times New Roman" w:cs="Times New Roman"/>
        </w:rPr>
        <w:t>13</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Bickman</w:t>
      </w:r>
      <w:proofErr w:type="spellEnd"/>
      <w:proofErr w:type="gramEnd"/>
      <w:r w:rsidRPr="00F432CF">
        <w:rPr>
          <w:rFonts w:ascii="Times New Roman" w:hAnsi="Times New Roman" w:cs="Times New Roman"/>
        </w:rPr>
        <w:t xml:space="preserve"> L, Lyon AR, Wolpert M. Achieving Precision Mental Health through Effective Assessment, Monitoring, and Feedback Processes. Administration and Policy in Mental Health and Mental Health Services Research. 2016;43: 271–276. doi:</w:t>
      </w:r>
      <w:hyperlink r:id="rId17">
        <w:r w:rsidR="00330A02" w:rsidRPr="00F432CF">
          <w:rPr>
            <w:rStyle w:val="Hyperlink"/>
            <w:rFonts w:ascii="Times New Roman" w:hAnsi="Times New Roman" w:cs="Times New Roman"/>
          </w:rPr>
          <w:t>10.1007/s10488-016-0718-5</w:t>
        </w:r>
      </w:hyperlink>
    </w:p>
    <w:p w14:paraId="0651A8B8" w14:textId="77777777" w:rsidR="00330A02" w:rsidRPr="00F432CF" w:rsidRDefault="00000000">
      <w:pPr>
        <w:pStyle w:val="Bibliography"/>
        <w:rPr>
          <w:rFonts w:ascii="Times New Roman" w:hAnsi="Times New Roman" w:cs="Times New Roman"/>
        </w:rPr>
      </w:pPr>
      <w:bookmarkStart w:id="928" w:name="ref-derubeisHistoryCurrentStatus2019"/>
      <w:bookmarkEnd w:id="927"/>
      <w:r w:rsidRPr="00F432CF">
        <w:rPr>
          <w:rFonts w:ascii="Times New Roman" w:hAnsi="Times New Roman" w:cs="Times New Roman"/>
        </w:rPr>
        <w:t>14</w:t>
      </w:r>
      <w:proofErr w:type="gramStart"/>
      <w:r w:rsidRPr="00F432CF">
        <w:rPr>
          <w:rFonts w:ascii="Times New Roman" w:hAnsi="Times New Roman" w:cs="Times New Roman"/>
        </w:rPr>
        <w:t xml:space="preserve">. </w:t>
      </w:r>
      <w:r w:rsidRPr="00F432CF">
        <w:rPr>
          <w:rFonts w:ascii="Times New Roman" w:hAnsi="Times New Roman" w:cs="Times New Roman"/>
        </w:rPr>
        <w:tab/>
        <w:t>DeRubeis</w:t>
      </w:r>
      <w:proofErr w:type="gramEnd"/>
      <w:r w:rsidRPr="00F432CF">
        <w:rPr>
          <w:rFonts w:ascii="Times New Roman" w:hAnsi="Times New Roman" w:cs="Times New Roman"/>
        </w:rPr>
        <w:t xml:space="preserve"> RJ. The history, </w:t>
      </w:r>
      <w:proofErr w:type="gramStart"/>
      <w:r w:rsidRPr="00F432CF">
        <w:rPr>
          <w:rFonts w:ascii="Times New Roman" w:hAnsi="Times New Roman" w:cs="Times New Roman"/>
        </w:rPr>
        <w:t>current status</w:t>
      </w:r>
      <w:proofErr w:type="gramEnd"/>
      <w:r w:rsidRPr="00F432CF">
        <w:rPr>
          <w:rFonts w:ascii="Times New Roman" w:hAnsi="Times New Roman" w:cs="Times New Roman"/>
        </w:rPr>
        <w:t xml:space="preserve">, and possible future of precision mental health. </w:t>
      </w:r>
      <w:proofErr w:type="spellStart"/>
      <w:r w:rsidRPr="00F432CF">
        <w:rPr>
          <w:rFonts w:ascii="Times New Roman" w:hAnsi="Times New Roman" w:cs="Times New Roman"/>
        </w:rPr>
        <w:t>Behaviour</w:t>
      </w:r>
      <w:proofErr w:type="spellEnd"/>
      <w:r w:rsidRPr="00F432CF">
        <w:rPr>
          <w:rFonts w:ascii="Times New Roman" w:hAnsi="Times New Roman" w:cs="Times New Roman"/>
        </w:rPr>
        <w:t xml:space="preserve"> Research and Therapy. 2019;123: 103506. doi:</w:t>
      </w:r>
      <w:hyperlink r:id="rId18">
        <w:r w:rsidR="00330A02" w:rsidRPr="00F432CF">
          <w:rPr>
            <w:rStyle w:val="Hyperlink"/>
            <w:rFonts w:ascii="Times New Roman" w:hAnsi="Times New Roman" w:cs="Times New Roman"/>
          </w:rPr>
          <w:t>10.1016/j.brat.2019.103506</w:t>
        </w:r>
      </w:hyperlink>
    </w:p>
    <w:p w14:paraId="05C23D51" w14:textId="77777777" w:rsidR="00330A02" w:rsidRPr="00F432CF" w:rsidRDefault="00000000">
      <w:pPr>
        <w:pStyle w:val="Bibliography"/>
        <w:rPr>
          <w:rFonts w:ascii="Times New Roman" w:hAnsi="Times New Roman" w:cs="Times New Roman"/>
        </w:rPr>
      </w:pPr>
      <w:bookmarkStart w:id="929" w:name="X79dffb24bc183d6bf6fe142dbf048fe8e5a5dd0"/>
      <w:bookmarkEnd w:id="928"/>
      <w:r w:rsidRPr="00F432CF">
        <w:rPr>
          <w:rFonts w:ascii="Times New Roman" w:hAnsi="Times New Roman" w:cs="Times New Roman"/>
        </w:rPr>
        <w:t>15</w:t>
      </w:r>
      <w:proofErr w:type="gramStart"/>
      <w:r w:rsidRPr="00F432CF">
        <w:rPr>
          <w:rFonts w:ascii="Times New Roman" w:hAnsi="Times New Roman" w:cs="Times New Roman"/>
        </w:rPr>
        <w:t xml:space="preserve">. </w:t>
      </w:r>
      <w:r w:rsidRPr="00F432CF">
        <w:rPr>
          <w:rFonts w:ascii="Times New Roman" w:hAnsi="Times New Roman" w:cs="Times New Roman"/>
        </w:rPr>
        <w:tab/>
        <w:t>Kranzler</w:t>
      </w:r>
      <w:proofErr w:type="gramEnd"/>
      <w:r w:rsidRPr="00F432CF">
        <w:rPr>
          <w:rFonts w:ascii="Times New Roman" w:hAnsi="Times New Roman" w:cs="Times New Roman"/>
        </w:rPr>
        <w:t xml:space="preserve"> HR, McKay JR. Personalized Treatment of Alcohol Dependence. Current Psychiatry Reports. 2012;14: 486–493. doi:</w:t>
      </w:r>
      <w:hyperlink r:id="rId19">
        <w:r w:rsidR="00330A02" w:rsidRPr="00F432CF">
          <w:rPr>
            <w:rStyle w:val="Hyperlink"/>
            <w:rFonts w:ascii="Times New Roman" w:hAnsi="Times New Roman" w:cs="Times New Roman"/>
          </w:rPr>
          <w:t>10.1007/s11920-012-0296-5</w:t>
        </w:r>
      </w:hyperlink>
    </w:p>
    <w:p w14:paraId="07B6EED2" w14:textId="77777777" w:rsidR="00330A02" w:rsidRPr="00F432CF" w:rsidRDefault="00000000">
      <w:pPr>
        <w:pStyle w:val="Bibliography"/>
        <w:rPr>
          <w:rFonts w:ascii="Times New Roman" w:hAnsi="Times New Roman" w:cs="Times New Roman"/>
        </w:rPr>
      </w:pPr>
      <w:bookmarkStart w:id="930" w:name="ref-mohrPersonalSensingUnderstanding2017"/>
      <w:bookmarkEnd w:id="929"/>
      <w:r w:rsidRPr="00F432CF">
        <w:rPr>
          <w:rFonts w:ascii="Times New Roman" w:hAnsi="Times New Roman" w:cs="Times New Roman"/>
        </w:rPr>
        <w:t>16</w:t>
      </w:r>
      <w:proofErr w:type="gramStart"/>
      <w:r w:rsidRPr="00F432CF">
        <w:rPr>
          <w:rFonts w:ascii="Times New Roman" w:hAnsi="Times New Roman" w:cs="Times New Roman"/>
        </w:rPr>
        <w:t xml:space="preserve">. </w:t>
      </w:r>
      <w:r w:rsidRPr="00F432CF">
        <w:rPr>
          <w:rFonts w:ascii="Times New Roman" w:hAnsi="Times New Roman" w:cs="Times New Roman"/>
        </w:rPr>
        <w:tab/>
        <w:t>Mohr</w:t>
      </w:r>
      <w:proofErr w:type="gramEnd"/>
      <w:r w:rsidRPr="00F432CF">
        <w:rPr>
          <w:rFonts w:ascii="Times New Roman" w:hAnsi="Times New Roman" w:cs="Times New Roman"/>
        </w:rPr>
        <w:t xml:space="preserve"> DC, Zhang M, Schueller SM. Personal Sensing: Understanding Mental Health Using Ubiquitous Sensors and Machine Learning. Annual Review of Clinical Psychology. 2017;13: 23–47. doi:</w:t>
      </w:r>
      <w:hyperlink r:id="rId20">
        <w:r w:rsidR="00330A02" w:rsidRPr="00F432CF">
          <w:rPr>
            <w:rStyle w:val="Hyperlink"/>
            <w:rFonts w:ascii="Times New Roman" w:hAnsi="Times New Roman" w:cs="Times New Roman"/>
          </w:rPr>
          <w:t>10.1146/annurev-clinpsy-032816-044949</w:t>
        </w:r>
      </w:hyperlink>
    </w:p>
    <w:p w14:paraId="0FF4B014" w14:textId="77777777" w:rsidR="00330A02" w:rsidRPr="00F432CF" w:rsidRDefault="00000000">
      <w:pPr>
        <w:pStyle w:val="Bibliography"/>
        <w:rPr>
          <w:rFonts w:ascii="Times New Roman" w:hAnsi="Times New Roman" w:cs="Times New Roman"/>
        </w:rPr>
      </w:pPr>
      <w:bookmarkStart w:id="931" w:name="X76c131a5b0a374a6ad1e33cf8e2c0563392269f"/>
      <w:bookmarkEnd w:id="930"/>
      <w:r w:rsidRPr="00F432CF">
        <w:rPr>
          <w:rFonts w:ascii="Times New Roman" w:hAnsi="Times New Roman" w:cs="Times New Roman"/>
        </w:rPr>
        <w:t>17</w:t>
      </w:r>
      <w:proofErr w:type="gramStart"/>
      <w:r w:rsidRPr="00F432CF">
        <w:rPr>
          <w:rFonts w:ascii="Times New Roman" w:hAnsi="Times New Roman" w:cs="Times New Roman"/>
        </w:rPr>
        <w:t xml:space="preserve">. </w:t>
      </w:r>
      <w:r w:rsidRPr="00F432CF">
        <w:rPr>
          <w:rFonts w:ascii="Times New Roman" w:hAnsi="Times New Roman" w:cs="Times New Roman"/>
        </w:rPr>
        <w:tab/>
        <w:t>Hastie</w:t>
      </w:r>
      <w:proofErr w:type="gramEnd"/>
      <w:r w:rsidRPr="00F432CF">
        <w:rPr>
          <w:rFonts w:ascii="Times New Roman" w:hAnsi="Times New Roman" w:cs="Times New Roman"/>
        </w:rPr>
        <w:t xml:space="preserve"> T, </w:t>
      </w:r>
      <w:proofErr w:type="spellStart"/>
      <w:r w:rsidRPr="00F432CF">
        <w:rPr>
          <w:rFonts w:ascii="Times New Roman" w:hAnsi="Times New Roman" w:cs="Times New Roman"/>
        </w:rPr>
        <w:t>Tibshirani</w:t>
      </w:r>
      <w:proofErr w:type="spellEnd"/>
      <w:r w:rsidRPr="00F432CF">
        <w:rPr>
          <w:rFonts w:ascii="Times New Roman" w:hAnsi="Times New Roman" w:cs="Times New Roman"/>
        </w:rPr>
        <w:t xml:space="preserve"> R, Friedman JH. The elements of statistical learning: Data mining, inference, and prediction. 2nd ed. New York, NY: Springer; 2009. </w:t>
      </w:r>
    </w:p>
    <w:p w14:paraId="3913B52D" w14:textId="77777777" w:rsidR="00330A02" w:rsidRPr="00F432CF" w:rsidRDefault="00000000">
      <w:pPr>
        <w:pStyle w:val="Bibliography"/>
        <w:rPr>
          <w:rFonts w:ascii="Times New Roman" w:hAnsi="Times New Roman" w:cs="Times New Roman"/>
        </w:rPr>
      </w:pPr>
      <w:bookmarkStart w:id="932" w:name="X6c5adf42984d4dcd96717e3e06f47f768bdce11"/>
      <w:bookmarkEnd w:id="931"/>
      <w:r w:rsidRPr="00F432CF">
        <w:rPr>
          <w:rFonts w:ascii="Times New Roman" w:hAnsi="Times New Roman" w:cs="Times New Roman"/>
        </w:rPr>
        <w:t xml:space="preserve">18. </w:t>
      </w:r>
      <w:r w:rsidRPr="00F432CF">
        <w:rPr>
          <w:rFonts w:ascii="Times New Roman" w:hAnsi="Times New Roman" w:cs="Times New Roman"/>
        </w:rPr>
        <w:tab/>
        <w:t xml:space="preserve">Bowen S, Chawla N, Grow J, Marlatt GA. Mindfulness-Based Relapse Prevention for Addictive Behaviors: A Clinician’s Guide. Second edition. New York: The Guilford Press; 2021. </w:t>
      </w:r>
    </w:p>
    <w:p w14:paraId="441A44E2" w14:textId="77777777" w:rsidR="00330A02" w:rsidRPr="00F432CF" w:rsidRDefault="00000000">
      <w:pPr>
        <w:pStyle w:val="Bibliography"/>
        <w:rPr>
          <w:rFonts w:ascii="Times New Roman" w:hAnsi="Times New Roman" w:cs="Times New Roman"/>
        </w:rPr>
      </w:pPr>
      <w:bookmarkStart w:id="933" w:name="Xb35ee182d565575e339a0170868456c1684f821"/>
      <w:bookmarkEnd w:id="932"/>
      <w:r w:rsidRPr="00F432CF">
        <w:rPr>
          <w:rFonts w:ascii="Times New Roman" w:hAnsi="Times New Roman" w:cs="Times New Roman"/>
        </w:rPr>
        <w:t>19</w:t>
      </w:r>
      <w:proofErr w:type="gramStart"/>
      <w:r w:rsidRPr="00F432CF">
        <w:rPr>
          <w:rFonts w:ascii="Times New Roman" w:hAnsi="Times New Roman" w:cs="Times New Roman"/>
        </w:rPr>
        <w:t xml:space="preserve">. </w:t>
      </w:r>
      <w:r w:rsidRPr="00F432CF">
        <w:rPr>
          <w:rFonts w:ascii="Times New Roman" w:hAnsi="Times New Roman" w:cs="Times New Roman"/>
        </w:rPr>
        <w:tab/>
        <w:t>Wyant</w:t>
      </w:r>
      <w:proofErr w:type="gramEnd"/>
      <w:r w:rsidRPr="00F432CF">
        <w:rPr>
          <w:rFonts w:ascii="Times New Roman" w:hAnsi="Times New Roman" w:cs="Times New Roman"/>
        </w:rPr>
        <w:t xml:space="preserve"> K, Moshontz H, Ward SB, Fronk GE, Curtin JJ. Acceptability of Personal Sensing Among People </w:t>
      </w:r>
      <w:proofErr w:type="gramStart"/>
      <w:r w:rsidRPr="00F432CF">
        <w:rPr>
          <w:rFonts w:ascii="Times New Roman" w:hAnsi="Times New Roman" w:cs="Times New Roman"/>
        </w:rPr>
        <w:t>With</w:t>
      </w:r>
      <w:proofErr w:type="gramEnd"/>
      <w:r w:rsidRPr="00F432CF">
        <w:rPr>
          <w:rFonts w:ascii="Times New Roman" w:hAnsi="Times New Roman" w:cs="Times New Roman"/>
        </w:rPr>
        <w:t xml:space="preserve"> Alcohol Use Disorder: Observational Study. JMIR mHealth and </w:t>
      </w:r>
      <w:proofErr w:type="spellStart"/>
      <w:r w:rsidRPr="00F432CF">
        <w:rPr>
          <w:rFonts w:ascii="Times New Roman" w:hAnsi="Times New Roman" w:cs="Times New Roman"/>
        </w:rPr>
        <w:t>uHealth</w:t>
      </w:r>
      <w:proofErr w:type="spellEnd"/>
      <w:r w:rsidRPr="00F432CF">
        <w:rPr>
          <w:rFonts w:ascii="Times New Roman" w:hAnsi="Times New Roman" w:cs="Times New Roman"/>
        </w:rPr>
        <w:t>. 2023;11: e41833. doi:</w:t>
      </w:r>
      <w:hyperlink r:id="rId21">
        <w:r w:rsidR="00330A02" w:rsidRPr="00F432CF">
          <w:rPr>
            <w:rStyle w:val="Hyperlink"/>
            <w:rFonts w:ascii="Times New Roman" w:hAnsi="Times New Roman" w:cs="Times New Roman"/>
          </w:rPr>
          <w:t>10.2196/41833</w:t>
        </w:r>
      </w:hyperlink>
    </w:p>
    <w:p w14:paraId="3ED15B28" w14:textId="77777777" w:rsidR="00330A02" w:rsidRPr="00F432CF" w:rsidRDefault="00000000">
      <w:pPr>
        <w:pStyle w:val="Bibliography"/>
        <w:rPr>
          <w:rFonts w:ascii="Times New Roman" w:hAnsi="Times New Roman" w:cs="Times New Roman"/>
        </w:rPr>
      </w:pPr>
      <w:bookmarkStart w:id="934" w:name="X1f44e09282148d362bdacfce67d6a56b1cf06db"/>
      <w:bookmarkEnd w:id="933"/>
      <w:r w:rsidRPr="00F432CF">
        <w:rPr>
          <w:rFonts w:ascii="Times New Roman" w:hAnsi="Times New Roman" w:cs="Times New Roman"/>
        </w:rPr>
        <w:t>20</w:t>
      </w:r>
      <w:proofErr w:type="gramStart"/>
      <w:r w:rsidRPr="00F432CF">
        <w:rPr>
          <w:rFonts w:ascii="Times New Roman" w:hAnsi="Times New Roman" w:cs="Times New Roman"/>
        </w:rPr>
        <w:t xml:space="preserve">. </w:t>
      </w:r>
      <w:r w:rsidRPr="00F432CF">
        <w:rPr>
          <w:rFonts w:ascii="Times New Roman" w:hAnsi="Times New Roman" w:cs="Times New Roman"/>
        </w:rPr>
        <w:tab/>
        <w:t>Moshontz</w:t>
      </w:r>
      <w:proofErr w:type="gramEnd"/>
      <w:r w:rsidRPr="00F432CF">
        <w:rPr>
          <w:rFonts w:ascii="Times New Roman" w:hAnsi="Times New Roman" w:cs="Times New Roman"/>
        </w:rPr>
        <w:t xml:space="preserve"> H, Colmenares AJ, Fronk GE, Sant’Ana SJ, Wyant K, Wanta SE, et al. Prospective Prediction of Lapses in Opioid Use Disorder: Protocol for a Personal Sensing Study. JMIR Research Protocols. 2021;10: e29563. doi:</w:t>
      </w:r>
      <w:hyperlink r:id="rId22">
        <w:r w:rsidR="00330A02" w:rsidRPr="00F432CF">
          <w:rPr>
            <w:rStyle w:val="Hyperlink"/>
            <w:rFonts w:ascii="Times New Roman" w:hAnsi="Times New Roman" w:cs="Times New Roman"/>
          </w:rPr>
          <w:t>10.2196/29563</w:t>
        </w:r>
      </w:hyperlink>
    </w:p>
    <w:p w14:paraId="00A2EB32" w14:textId="77777777" w:rsidR="00330A02" w:rsidRPr="00F432CF" w:rsidRDefault="00000000">
      <w:pPr>
        <w:pStyle w:val="Bibliography"/>
        <w:rPr>
          <w:rFonts w:ascii="Times New Roman" w:hAnsi="Times New Roman" w:cs="Times New Roman"/>
        </w:rPr>
      </w:pPr>
      <w:bookmarkStart w:id="935" w:name="ref-wyantMachineLearningModels2024"/>
      <w:bookmarkEnd w:id="934"/>
      <w:r w:rsidRPr="00F432CF">
        <w:rPr>
          <w:rFonts w:ascii="Times New Roman" w:hAnsi="Times New Roman" w:cs="Times New Roman"/>
        </w:rPr>
        <w:t>21</w:t>
      </w:r>
      <w:proofErr w:type="gramStart"/>
      <w:r w:rsidRPr="00F432CF">
        <w:rPr>
          <w:rFonts w:ascii="Times New Roman" w:hAnsi="Times New Roman" w:cs="Times New Roman"/>
        </w:rPr>
        <w:t xml:space="preserve">. </w:t>
      </w:r>
      <w:r w:rsidRPr="00F432CF">
        <w:rPr>
          <w:rFonts w:ascii="Times New Roman" w:hAnsi="Times New Roman" w:cs="Times New Roman"/>
        </w:rPr>
        <w:tab/>
        <w:t>Wyant</w:t>
      </w:r>
      <w:proofErr w:type="gramEnd"/>
      <w:r w:rsidRPr="00F432CF">
        <w:rPr>
          <w:rFonts w:ascii="Times New Roman" w:hAnsi="Times New Roman" w:cs="Times New Roman"/>
        </w:rPr>
        <w:t xml:space="preserve"> K, Sant’Ana SJK, Fronk G, Curtin JJ. Machine learning models for temporally precise lapse prediction in alcohol use disorder. Psychopathology and Clinical Science. 2024. doi:</w:t>
      </w:r>
      <w:hyperlink r:id="rId23">
        <w:r w:rsidR="00330A02" w:rsidRPr="00F432CF">
          <w:rPr>
            <w:rStyle w:val="Hyperlink"/>
            <w:rFonts w:ascii="Times New Roman" w:hAnsi="Times New Roman" w:cs="Times New Roman"/>
          </w:rPr>
          <w:t>10.31234/osf.io/cgsf7</w:t>
        </w:r>
      </w:hyperlink>
    </w:p>
    <w:p w14:paraId="05259298" w14:textId="77777777" w:rsidR="00330A02" w:rsidRPr="00F432CF" w:rsidRDefault="00000000">
      <w:pPr>
        <w:pStyle w:val="Bibliography"/>
        <w:rPr>
          <w:rFonts w:ascii="Times New Roman" w:hAnsi="Times New Roman" w:cs="Times New Roman"/>
        </w:rPr>
      </w:pPr>
      <w:bookmarkStart w:id="936" w:name="X34be55f2a2ff67a14e7206627bb93b426490c87"/>
      <w:bookmarkEnd w:id="935"/>
      <w:r w:rsidRPr="00F432CF">
        <w:rPr>
          <w:rFonts w:ascii="Times New Roman" w:hAnsi="Times New Roman" w:cs="Times New Roman"/>
        </w:rPr>
        <w:t>22</w:t>
      </w:r>
      <w:proofErr w:type="gramStart"/>
      <w:r w:rsidRPr="00F432CF">
        <w:rPr>
          <w:rFonts w:ascii="Times New Roman" w:hAnsi="Times New Roman" w:cs="Times New Roman"/>
        </w:rPr>
        <w:t xml:space="preserve">. </w:t>
      </w:r>
      <w:r w:rsidRPr="00F432CF">
        <w:rPr>
          <w:rFonts w:ascii="Times New Roman" w:hAnsi="Times New Roman" w:cs="Times New Roman"/>
        </w:rPr>
        <w:tab/>
        <w:t>Lundberg</w:t>
      </w:r>
      <w:proofErr w:type="gramEnd"/>
      <w:r w:rsidRPr="00F432CF">
        <w:rPr>
          <w:rFonts w:ascii="Times New Roman" w:hAnsi="Times New Roman" w:cs="Times New Roman"/>
        </w:rPr>
        <w:t xml:space="preserve"> SM, Lee S-I. A unified approach to interpreting model predictions. Proceedings of the 31st International Conference on Neural Information Processing Systems. Red Hook, NY, USA: Curran Associates Inc.; 2017. pp. 4768–4777. </w:t>
      </w:r>
    </w:p>
    <w:p w14:paraId="0D7571E4" w14:textId="77777777" w:rsidR="00330A02" w:rsidRPr="00F432CF" w:rsidRDefault="00000000">
      <w:pPr>
        <w:pStyle w:val="Bibliography"/>
        <w:rPr>
          <w:rFonts w:ascii="Times New Roman" w:hAnsi="Times New Roman" w:cs="Times New Roman"/>
        </w:rPr>
      </w:pPr>
      <w:bookmarkStart w:id="937" w:name="Xd4c1d027f60920f356af6131267e679804e946e"/>
      <w:bookmarkEnd w:id="936"/>
      <w:r w:rsidRPr="00F432CF">
        <w:rPr>
          <w:rFonts w:ascii="Times New Roman" w:hAnsi="Times New Roman" w:cs="Times New Roman"/>
        </w:rPr>
        <w:t>23</w:t>
      </w:r>
      <w:proofErr w:type="gramStart"/>
      <w:r w:rsidRPr="00F432CF">
        <w:rPr>
          <w:rFonts w:ascii="Times New Roman" w:hAnsi="Times New Roman" w:cs="Times New Roman"/>
        </w:rPr>
        <w:t xml:space="preserve">. </w:t>
      </w:r>
      <w:r w:rsidRPr="00F432CF">
        <w:rPr>
          <w:rFonts w:ascii="Times New Roman" w:hAnsi="Times New Roman" w:cs="Times New Roman"/>
        </w:rPr>
        <w:tab/>
        <w:t>Soyster</w:t>
      </w:r>
      <w:proofErr w:type="gramEnd"/>
      <w:r w:rsidRPr="00F432CF">
        <w:rPr>
          <w:rFonts w:ascii="Times New Roman" w:hAnsi="Times New Roman" w:cs="Times New Roman"/>
        </w:rPr>
        <w:t xml:space="preserve"> PD, Ashlock L, Fisher AJ. Pooled and person-specific machine learning models for predicting future alcohol consumption, craving, and wanting to drink: A demonstration of parallel utility. Psychology of Addictive Behaviors: Journal of the Society of Psychologists in Addictive Behaviors. 2022;36: 296–306. doi:</w:t>
      </w:r>
      <w:hyperlink r:id="rId24">
        <w:r w:rsidR="00330A02" w:rsidRPr="00F432CF">
          <w:rPr>
            <w:rStyle w:val="Hyperlink"/>
            <w:rFonts w:ascii="Times New Roman" w:hAnsi="Times New Roman" w:cs="Times New Roman"/>
          </w:rPr>
          <w:t>10.1037/adb0000666</w:t>
        </w:r>
      </w:hyperlink>
    </w:p>
    <w:p w14:paraId="6D9EFE4B" w14:textId="77777777" w:rsidR="00330A02" w:rsidRPr="00F432CF" w:rsidRDefault="00000000">
      <w:pPr>
        <w:pStyle w:val="Bibliography"/>
        <w:rPr>
          <w:rFonts w:ascii="Times New Roman" w:hAnsi="Times New Roman" w:cs="Times New Roman"/>
        </w:rPr>
      </w:pPr>
      <w:bookmarkStart w:id="938" w:name="ref-waltersUsingMachineLearning2021"/>
      <w:bookmarkEnd w:id="937"/>
      <w:r w:rsidRPr="00F432CF">
        <w:rPr>
          <w:rFonts w:ascii="Times New Roman" w:hAnsi="Times New Roman" w:cs="Times New Roman"/>
        </w:rPr>
        <w:t xml:space="preserve">24. </w:t>
      </w:r>
      <w:r w:rsidRPr="00F432CF">
        <w:rPr>
          <w:rFonts w:ascii="Times New Roman" w:hAnsi="Times New Roman" w:cs="Times New Roman"/>
        </w:rPr>
        <w:tab/>
        <w:t xml:space="preserve">Walters ST, Businelle MS, </w:t>
      </w:r>
      <w:proofErr w:type="spellStart"/>
      <w:r w:rsidRPr="00F432CF">
        <w:rPr>
          <w:rFonts w:ascii="Times New Roman" w:hAnsi="Times New Roman" w:cs="Times New Roman"/>
        </w:rPr>
        <w:t>Suchting</w:t>
      </w:r>
      <w:proofErr w:type="spellEnd"/>
      <w:r w:rsidRPr="00F432CF">
        <w:rPr>
          <w:rFonts w:ascii="Times New Roman" w:hAnsi="Times New Roman" w:cs="Times New Roman"/>
        </w:rPr>
        <w:t xml:space="preserve"> R, Li X, Hébert ET, Mun E-Y. Using machine learning to identify predictors of imminent drinking and create tailored messages for at-risk drinkers experiencing homelessness. Journal of Substance Abuse Treatment. 2021;127: 108417. doi:</w:t>
      </w:r>
      <w:hyperlink r:id="rId25">
        <w:r w:rsidR="00330A02" w:rsidRPr="00F432CF">
          <w:rPr>
            <w:rStyle w:val="Hyperlink"/>
            <w:rFonts w:ascii="Times New Roman" w:hAnsi="Times New Roman" w:cs="Times New Roman"/>
          </w:rPr>
          <w:t>10.1016/j.jsat.2021.108417</w:t>
        </w:r>
      </w:hyperlink>
    </w:p>
    <w:p w14:paraId="078E623D" w14:textId="77777777" w:rsidR="00330A02" w:rsidRPr="00F432CF" w:rsidRDefault="00000000">
      <w:pPr>
        <w:pStyle w:val="Bibliography"/>
        <w:rPr>
          <w:rFonts w:ascii="Times New Roman" w:hAnsi="Times New Roman" w:cs="Times New Roman"/>
        </w:rPr>
      </w:pPr>
      <w:bookmarkStart w:id="939" w:name="X0f0fab553d46f8852e582400eb2e6c745146f48"/>
      <w:bookmarkEnd w:id="938"/>
      <w:r w:rsidRPr="00F432CF">
        <w:rPr>
          <w:rFonts w:ascii="Times New Roman" w:hAnsi="Times New Roman" w:cs="Times New Roman"/>
        </w:rPr>
        <w:lastRenderedPageBreak/>
        <w:t>25</w:t>
      </w:r>
      <w:proofErr w:type="gramStart"/>
      <w:r w:rsidRPr="00F432CF">
        <w:rPr>
          <w:rFonts w:ascii="Times New Roman" w:hAnsi="Times New Roman" w:cs="Times New Roman"/>
        </w:rPr>
        <w:t xml:space="preserve">. </w:t>
      </w:r>
      <w:r w:rsidRPr="00F432CF">
        <w:rPr>
          <w:rFonts w:ascii="Times New Roman" w:hAnsi="Times New Roman" w:cs="Times New Roman"/>
        </w:rPr>
        <w:tab/>
        <w:t>Wyant</w:t>
      </w:r>
      <w:proofErr w:type="gramEnd"/>
      <w:r w:rsidRPr="00F432CF">
        <w:rPr>
          <w:rFonts w:ascii="Times New Roman" w:hAnsi="Times New Roman" w:cs="Times New Roman"/>
        </w:rPr>
        <w:t xml:space="preserve"> K, Sant’Ana SJ, Punturieri CE, Yu J, Fronk GE, Maggard CM, et al. Maximizing engagement, trust, and clinical benefit of AI-generated recovery monitoring and support messages for alcohol use disorder: Protocol for an optimization study. under review. </w:t>
      </w:r>
    </w:p>
    <w:p w14:paraId="7C5B85DD" w14:textId="77777777" w:rsidR="00330A02" w:rsidRPr="00F432CF" w:rsidRDefault="00000000">
      <w:pPr>
        <w:pStyle w:val="Bibliography"/>
        <w:rPr>
          <w:rFonts w:ascii="Times New Roman" w:hAnsi="Times New Roman" w:cs="Times New Roman"/>
        </w:rPr>
      </w:pPr>
      <w:bookmarkStart w:id="940" w:name="ref-pinedoCurrentReexaminationRacial2019"/>
      <w:bookmarkEnd w:id="939"/>
      <w:r w:rsidRPr="00F432CF">
        <w:rPr>
          <w:rFonts w:ascii="Times New Roman" w:hAnsi="Times New Roman" w:cs="Times New Roman"/>
        </w:rPr>
        <w:t>26</w:t>
      </w:r>
      <w:proofErr w:type="gramStart"/>
      <w:r w:rsidRPr="00F432CF">
        <w:rPr>
          <w:rFonts w:ascii="Times New Roman" w:hAnsi="Times New Roman" w:cs="Times New Roman"/>
        </w:rPr>
        <w:t xml:space="preserve">. </w:t>
      </w:r>
      <w:r w:rsidRPr="00F432CF">
        <w:rPr>
          <w:rFonts w:ascii="Times New Roman" w:hAnsi="Times New Roman" w:cs="Times New Roman"/>
        </w:rPr>
        <w:tab/>
        <w:t>Pinedo</w:t>
      </w:r>
      <w:proofErr w:type="gramEnd"/>
      <w:r w:rsidRPr="00F432CF">
        <w:rPr>
          <w:rFonts w:ascii="Times New Roman" w:hAnsi="Times New Roman" w:cs="Times New Roman"/>
        </w:rPr>
        <w:t xml:space="preserve"> M. A current re-examination of racial/ethnic disparities in the use of substance abuse treatment: Do disparities persist? Drug and Alcohol Dependence. 2019;202: 162–167. doi:</w:t>
      </w:r>
      <w:hyperlink r:id="rId26">
        <w:r w:rsidR="00330A02" w:rsidRPr="00F432CF">
          <w:rPr>
            <w:rStyle w:val="Hyperlink"/>
            <w:rFonts w:ascii="Times New Roman" w:hAnsi="Times New Roman" w:cs="Times New Roman"/>
          </w:rPr>
          <w:t>10.1016/j.drugalcdep.2019.05.017</w:t>
        </w:r>
      </w:hyperlink>
    </w:p>
    <w:p w14:paraId="5E2B68F8" w14:textId="77777777" w:rsidR="00330A02" w:rsidRPr="00F432CF" w:rsidRDefault="00000000">
      <w:pPr>
        <w:pStyle w:val="Bibliography"/>
        <w:rPr>
          <w:rFonts w:ascii="Times New Roman" w:hAnsi="Times New Roman" w:cs="Times New Roman"/>
        </w:rPr>
      </w:pPr>
      <w:bookmarkStart w:id="941" w:name="ref-kilaruIncidenceTreatmentOpioid2020"/>
      <w:bookmarkEnd w:id="940"/>
      <w:r w:rsidRPr="00F432CF">
        <w:rPr>
          <w:rFonts w:ascii="Times New Roman" w:hAnsi="Times New Roman" w:cs="Times New Roman"/>
        </w:rPr>
        <w:t xml:space="preserve">27. </w:t>
      </w:r>
      <w:r w:rsidRPr="00F432CF">
        <w:rPr>
          <w:rFonts w:ascii="Times New Roman" w:hAnsi="Times New Roman" w:cs="Times New Roman"/>
        </w:rPr>
        <w:tab/>
        <w:t>Kilaru AS, Xiong A, Lowenstein M, Meisel ZF, Perrone J, Khatri U, et al. Incidence of Treatment for Opioid Use Disorder Following Nonfatal Overdose in Commercially Insured Patients. JAMA Network Open. 2020;3: e205852. doi:</w:t>
      </w:r>
      <w:hyperlink r:id="rId27">
        <w:r w:rsidR="00330A02" w:rsidRPr="00F432CF">
          <w:rPr>
            <w:rStyle w:val="Hyperlink"/>
            <w:rFonts w:ascii="Times New Roman" w:hAnsi="Times New Roman" w:cs="Times New Roman"/>
          </w:rPr>
          <w:t>10.1001/jamanetworkopen.2020.5852</w:t>
        </w:r>
      </w:hyperlink>
    </w:p>
    <w:p w14:paraId="4266CB55" w14:textId="77777777" w:rsidR="00330A02" w:rsidRPr="00F432CF" w:rsidRDefault="00000000">
      <w:pPr>
        <w:pStyle w:val="Bibliography"/>
        <w:rPr>
          <w:rFonts w:ascii="Times New Roman" w:hAnsi="Times New Roman" w:cs="Times New Roman"/>
        </w:rPr>
      </w:pPr>
      <w:bookmarkStart w:id="942" w:name="ref-olfsonHealthcareCoverageService2022"/>
      <w:bookmarkEnd w:id="941"/>
      <w:r w:rsidRPr="00F432CF">
        <w:rPr>
          <w:rFonts w:ascii="Times New Roman" w:hAnsi="Times New Roman" w:cs="Times New Roman"/>
        </w:rPr>
        <w:t>28</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Olfson</w:t>
      </w:r>
      <w:proofErr w:type="spellEnd"/>
      <w:proofErr w:type="gramEnd"/>
      <w:r w:rsidRPr="00F432CF">
        <w:rPr>
          <w:rFonts w:ascii="Times New Roman" w:hAnsi="Times New Roman" w:cs="Times New Roman"/>
        </w:rPr>
        <w:t xml:space="preserve"> M, Mauro C, Wall MM, Choi CJ, Barry CL, </w:t>
      </w:r>
      <w:proofErr w:type="spellStart"/>
      <w:r w:rsidRPr="00F432CF">
        <w:rPr>
          <w:rFonts w:ascii="Times New Roman" w:hAnsi="Times New Roman" w:cs="Times New Roman"/>
        </w:rPr>
        <w:t>Mojtabai</w:t>
      </w:r>
      <w:proofErr w:type="spellEnd"/>
      <w:r w:rsidRPr="00F432CF">
        <w:rPr>
          <w:rFonts w:ascii="Times New Roman" w:hAnsi="Times New Roman" w:cs="Times New Roman"/>
        </w:rPr>
        <w:t xml:space="preserve"> R. Healthcare coverage and service access for low-income adults with substance use disorders. Journal of Substance Abuse Treatment. 2022;137: 108710. doi:</w:t>
      </w:r>
      <w:hyperlink r:id="rId28">
        <w:r w:rsidR="00330A02" w:rsidRPr="00F432CF">
          <w:rPr>
            <w:rStyle w:val="Hyperlink"/>
            <w:rFonts w:ascii="Times New Roman" w:hAnsi="Times New Roman" w:cs="Times New Roman"/>
          </w:rPr>
          <w:t>10.1016/j.jsat.2021.108710</w:t>
        </w:r>
      </w:hyperlink>
    </w:p>
    <w:p w14:paraId="7C936287" w14:textId="77777777" w:rsidR="00330A02" w:rsidRPr="00F432CF" w:rsidRDefault="00000000">
      <w:pPr>
        <w:pStyle w:val="Bibliography"/>
        <w:rPr>
          <w:rFonts w:ascii="Times New Roman" w:hAnsi="Times New Roman" w:cs="Times New Roman"/>
        </w:rPr>
      </w:pPr>
      <w:bookmarkStart w:id="943" w:name="Xa203ab3abd150ead1a7854a9fa5726c8a273f52"/>
      <w:bookmarkEnd w:id="942"/>
      <w:r w:rsidRPr="00F432CF">
        <w:rPr>
          <w:rFonts w:ascii="Times New Roman" w:hAnsi="Times New Roman" w:cs="Times New Roman"/>
        </w:rPr>
        <w:t xml:space="preserve">29. </w:t>
      </w:r>
      <w:r w:rsidRPr="00F432CF">
        <w:rPr>
          <w:rFonts w:ascii="Times New Roman" w:hAnsi="Times New Roman" w:cs="Times New Roman"/>
        </w:rPr>
        <w:tab/>
        <w:t>Greenfield SF, Brooks AJ, Gordon SM, Green CA, Kropp F, McHugh RK, et al. Substance abuse treatment entry, retention, and outcome in women: A review of the literature. Drug and Alcohol Dependence. 2007;86: 1–21. doi:</w:t>
      </w:r>
      <w:hyperlink r:id="rId29">
        <w:r w:rsidR="00330A02" w:rsidRPr="00F432CF">
          <w:rPr>
            <w:rStyle w:val="Hyperlink"/>
            <w:rFonts w:ascii="Times New Roman" w:hAnsi="Times New Roman" w:cs="Times New Roman"/>
          </w:rPr>
          <w:t>10.1016/j.drugalcdep.2006.05.012</w:t>
        </w:r>
      </w:hyperlink>
    </w:p>
    <w:p w14:paraId="3D37CF67" w14:textId="77777777" w:rsidR="00330A02" w:rsidRPr="00F432CF" w:rsidRDefault="00000000">
      <w:pPr>
        <w:pStyle w:val="Bibliography"/>
        <w:rPr>
          <w:rFonts w:ascii="Times New Roman" w:hAnsi="Times New Roman" w:cs="Times New Roman"/>
        </w:rPr>
      </w:pPr>
      <w:bookmarkStart w:id="944" w:name="ref-hsiehSampleSizeTables1989"/>
      <w:bookmarkEnd w:id="943"/>
      <w:r w:rsidRPr="00F432CF">
        <w:rPr>
          <w:rFonts w:ascii="Times New Roman" w:hAnsi="Times New Roman" w:cs="Times New Roman"/>
        </w:rPr>
        <w:t>30</w:t>
      </w:r>
      <w:proofErr w:type="gramStart"/>
      <w:r w:rsidRPr="00F432CF">
        <w:rPr>
          <w:rFonts w:ascii="Times New Roman" w:hAnsi="Times New Roman" w:cs="Times New Roman"/>
        </w:rPr>
        <w:t xml:space="preserve">. </w:t>
      </w:r>
      <w:r w:rsidRPr="00F432CF">
        <w:rPr>
          <w:rFonts w:ascii="Times New Roman" w:hAnsi="Times New Roman" w:cs="Times New Roman"/>
        </w:rPr>
        <w:tab/>
        <w:t>Hsieh</w:t>
      </w:r>
      <w:proofErr w:type="gramEnd"/>
      <w:r w:rsidRPr="00F432CF">
        <w:rPr>
          <w:rFonts w:ascii="Times New Roman" w:hAnsi="Times New Roman" w:cs="Times New Roman"/>
        </w:rPr>
        <w:t xml:space="preserve"> F. Sample size tables for logistic regression. Statistics in Medicine. 1989;8: 795–802. </w:t>
      </w:r>
    </w:p>
    <w:p w14:paraId="211C6DB9" w14:textId="77777777" w:rsidR="00330A02" w:rsidRPr="00F432CF" w:rsidRDefault="00000000">
      <w:pPr>
        <w:pStyle w:val="Bibliography"/>
        <w:rPr>
          <w:rFonts w:ascii="Times New Roman" w:hAnsi="Times New Roman" w:cs="Times New Roman"/>
        </w:rPr>
      </w:pPr>
      <w:bookmarkStart w:id="945" w:name="ref-derogatislBriefSymptomInventory"/>
      <w:bookmarkEnd w:id="944"/>
      <w:r w:rsidRPr="00F432CF">
        <w:rPr>
          <w:rFonts w:ascii="Times New Roman" w:hAnsi="Times New Roman" w:cs="Times New Roman"/>
        </w:rPr>
        <w:t>31</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Derogatis</w:t>
      </w:r>
      <w:proofErr w:type="spellEnd"/>
      <w:proofErr w:type="gramEnd"/>
      <w:r w:rsidRPr="00F432CF">
        <w:rPr>
          <w:rFonts w:ascii="Times New Roman" w:hAnsi="Times New Roman" w:cs="Times New Roman"/>
        </w:rPr>
        <w:t xml:space="preserve">, L.R. Brief Symptom Inventory 18 - Administration, scoring, and procedures manual. Minneapolis: NCS Pearson; 2000. </w:t>
      </w:r>
    </w:p>
    <w:p w14:paraId="5AAA1ABC" w14:textId="77777777" w:rsidR="00330A02" w:rsidRPr="00F432CF" w:rsidRDefault="00000000">
      <w:pPr>
        <w:pStyle w:val="Bibliography"/>
        <w:rPr>
          <w:rFonts w:ascii="Times New Roman" w:hAnsi="Times New Roman" w:cs="Times New Roman"/>
        </w:rPr>
      </w:pPr>
      <w:bookmarkStart w:id="946" w:name="X2d30c84041d97351f676569bf3de3da0c8a9d6d"/>
      <w:bookmarkEnd w:id="945"/>
      <w:r w:rsidRPr="00F432CF">
        <w:rPr>
          <w:rFonts w:ascii="Times New Roman" w:hAnsi="Times New Roman" w:cs="Times New Roman"/>
        </w:rPr>
        <w:t>32</w:t>
      </w:r>
      <w:proofErr w:type="gramStart"/>
      <w:r w:rsidRPr="00F432CF">
        <w:rPr>
          <w:rFonts w:ascii="Times New Roman" w:hAnsi="Times New Roman" w:cs="Times New Roman"/>
        </w:rPr>
        <w:t xml:space="preserve">. </w:t>
      </w:r>
      <w:r w:rsidRPr="00F432CF">
        <w:rPr>
          <w:rFonts w:ascii="Times New Roman" w:hAnsi="Times New Roman" w:cs="Times New Roman"/>
        </w:rPr>
        <w:tab/>
        <w:t>WHO</w:t>
      </w:r>
      <w:proofErr w:type="gramEnd"/>
      <w:r w:rsidRPr="00F432CF">
        <w:rPr>
          <w:rFonts w:ascii="Times New Roman" w:hAnsi="Times New Roman" w:cs="Times New Roman"/>
        </w:rPr>
        <w:t xml:space="preserve"> ASSIST Working Group. </w:t>
      </w:r>
      <w:hyperlink r:id="rId30">
        <w:r w:rsidR="00330A02" w:rsidRPr="00F432CF">
          <w:rPr>
            <w:rStyle w:val="Hyperlink"/>
            <w:rFonts w:ascii="Times New Roman" w:hAnsi="Times New Roman" w:cs="Times New Roman"/>
          </w:rPr>
          <w:t>The Alcohol, Smoking and Substance Involvement Screening Test (ASSIST): Development, reliability and feasibility</w:t>
        </w:r>
      </w:hyperlink>
      <w:r w:rsidRPr="00F432CF">
        <w:rPr>
          <w:rFonts w:ascii="Times New Roman" w:hAnsi="Times New Roman" w:cs="Times New Roman"/>
        </w:rPr>
        <w:t xml:space="preserve">. Addiction (Abingdon, England). 2002;97: 1183–1194. </w:t>
      </w:r>
    </w:p>
    <w:p w14:paraId="4AD097E8" w14:textId="77777777" w:rsidR="00330A02" w:rsidRPr="00F432CF" w:rsidRDefault="00000000">
      <w:pPr>
        <w:pStyle w:val="Bibliography"/>
        <w:rPr>
          <w:rFonts w:ascii="Times New Roman" w:hAnsi="Times New Roman" w:cs="Times New Roman"/>
        </w:rPr>
      </w:pPr>
      <w:bookmarkStart w:id="947" w:name="ref-kuhnTidymodelsCollectionPackages2020"/>
      <w:bookmarkEnd w:id="946"/>
      <w:r w:rsidRPr="00F432CF">
        <w:rPr>
          <w:rFonts w:ascii="Times New Roman" w:hAnsi="Times New Roman" w:cs="Times New Roman"/>
        </w:rPr>
        <w:t>33</w:t>
      </w:r>
      <w:proofErr w:type="gramStart"/>
      <w:r w:rsidRPr="00F432CF">
        <w:rPr>
          <w:rFonts w:ascii="Times New Roman" w:hAnsi="Times New Roman" w:cs="Times New Roman"/>
        </w:rPr>
        <w:t xml:space="preserve">. </w:t>
      </w:r>
      <w:r w:rsidRPr="00F432CF">
        <w:rPr>
          <w:rFonts w:ascii="Times New Roman" w:hAnsi="Times New Roman" w:cs="Times New Roman"/>
        </w:rPr>
        <w:tab/>
        <w:t>Kuhn</w:t>
      </w:r>
      <w:proofErr w:type="gramEnd"/>
      <w:r w:rsidRPr="00F432CF">
        <w:rPr>
          <w:rFonts w:ascii="Times New Roman" w:hAnsi="Times New Roman" w:cs="Times New Roman"/>
        </w:rPr>
        <w:t xml:space="preserve"> M, Wickham H. </w:t>
      </w:r>
      <w:proofErr w:type="spellStart"/>
      <w:r w:rsidRPr="00F432CF">
        <w:rPr>
          <w:rFonts w:ascii="Times New Roman" w:hAnsi="Times New Roman" w:cs="Times New Roman"/>
        </w:rPr>
        <w:t>Tidymodels</w:t>
      </w:r>
      <w:proofErr w:type="spellEnd"/>
      <w:r w:rsidRPr="00F432CF">
        <w:rPr>
          <w:rFonts w:ascii="Times New Roman" w:hAnsi="Times New Roman" w:cs="Times New Roman"/>
        </w:rPr>
        <w:t xml:space="preserve">: A collection of packages for modeling and machine learning using </w:t>
      </w:r>
      <w:proofErr w:type="spellStart"/>
      <w:r w:rsidRPr="00F432CF">
        <w:rPr>
          <w:rFonts w:ascii="Times New Roman" w:hAnsi="Times New Roman" w:cs="Times New Roman"/>
        </w:rPr>
        <w:t>tidyverse</w:t>
      </w:r>
      <w:proofErr w:type="spellEnd"/>
      <w:r w:rsidRPr="00F432CF">
        <w:rPr>
          <w:rFonts w:ascii="Times New Roman" w:hAnsi="Times New Roman" w:cs="Times New Roman"/>
        </w:rPr>
        <w:t xml:space="preserve"> principles. 2020. </w:t>
      </w:r>
    </w:p>
    <w:p w14:paraId="3F60718E" w14:textId="77777777" w:rsidR="00330A02" w:rsidRPr="00F432CF" w:rsidRDefault="00000000">
      <w:pPr>
        <w:pStyle w:val="Bibliography"/>
        <w:rPr>
          <w:rFonts w:ascii="Times New Roman" w:hAnsi="Times New Roman" w:cs="Times New Roman"/>
        </w:rPr>
      </w:pPr>
      <w:bookmarkStart w:id="948" w:name="Xa93a98d1ce255982a5ea923c39451c32053b2a2"/>
      <w:bookmarkEnd w:id="947"/>
      <w:r w:rsidRPr="00F432CF">
        <w:rPr>
          <w:rFonts w:ascii="Times New Roman" w:hAnsi="Times New Roman" w:cs="Times New Roman"/>
        </w:rPr>
        <w:t>34</w:t>
      </w:r>
      <w:proofErr w:type="gramStart"/>
      <w:r w:rsidRPr="00F432CF">
        <w:rPr>
          <w:rFonts w:ascii="Times New Roman" w:hAnsi="Times New Roman" w:cs="Times New Roman"/>
        </w:rPr>
        <w:t xml:space="preserve">. </w:t>
      </w:r>
      <w:r w:rsidRPr="00F432CF">
        <w:rPr>
          <w:rFonts w:ascii="Times New Roman" w:hAnsi="Times New Roman" w:cs="Times New Roman"/>
        </w:rPr>
        <w:tab/>
        <w:t>Kuhn</w:t>
      </w:r>
      <w:proofErr w:type="gramEnd"/>
      <w:r w:rsidRPr="00F432CF">
        <w:rPr>
          <w:rFonts w:ascii="Times New Roman" w:hAnsi="Times New Roman" w:cs="Times New Roman"/>
        </w:rPr>
        <w:t xml:space="preserve"> M. </w:t>
      </w:r>
      <w:proofErr w:type="spellStart"/>
      <w:r w:rsidRPr="00F432CF">
        <w:rPr>
          <w:rFonts w:ascii="Times New Roman" w:hAnsi="Times New Roman" w:cs="Times New Roman"/>
        </w:rPr>
        <w:t>Tidyposterior</w:t>
      </w:r>
      <w:proofErr w:type="spellEnd"/>
      <w:r w:rsidRPr="00F432CF">
        <w:rPr>
          <w:rFonts w:ascii="Times New Roman" w:hAnsi="Times New Roman" w:cs="Times New Roman"/>
        </w:rPr>
        <w:t xml:space="preserve">: Bayesian Analysis to Compare Models using Resampling Statistics. 2022. </w:t>
      </w:r>
    </w:p>
    <w:p w14:paraId="71F118FE" w14:textId="77777777" w:rsidR="00330A02" w:rsidRPr="00F432CF" w:rsidRDefault="00000000">
      <w:pPr>
        <w:pStyle w:val="Bibliography"/>
        <w:rPr>
          <w:rFonts w:ascii="Times New Roman" w:hAnsi="Times New Roman" w:cs="Times New Roman"/>
        </w:rPr>
      </w:pPr>
      <w:bookmarkStart w:id="949" w:name="ref-goodrichRstanarmBayesianApplied2023"/>
      <w:bookmarkEnd w:id="948"/>
      <w:r w:rsidRPr="00F432CF">
        <w:rPr>
          <w:rFonts w:ascii="Times New Roman" w:hAnsi="Times New Roman" w:cs="Times New Roman"/>
        </w:rPr>
        <w:t>35</w:t>
      </w:r>
      <w:proofErr w:type="gramStart"/>
      <w:r w:rsidRPr="00F432CF">
        <w:rPr>
          <w:rFonts w:ascii="Times New Roman" w:hAnsi="Times New Roman" w:cs="Times New Roman"/>
        </w:rPr>
        <w:t xml:space="preserve">. </w:t>
      </w:r>
      <w:r w:rsidRPr="00F432CF">
        <w:rPr>
          <w:rFonts w:ascii="Times New Roman" w:hAnsi="Times New Roman" w:cs="Times New Roman"/>
        </w:rPr>
        <w:tab/>
        <w:t>Goodrich</w:t>
      </w:r>
      <w:proofErr w:type="gramEnd"/>
      <w:r w:rsidRPr="00F432CF">
        <w:rPr>
          <w:rFonts w:ascii="Times New Roman" w:hAnsi="Times New Roman" w:cs="Times New Roman"/>
        </w:rPr>
        <w:t xml:space="preserve"> B, </w:t>
      </w:r>
      <w:proofErr w:type="spellStart"/>
      <w:r w:rsidRPr="00F432CF">
        <w:rPr>
          <w:rFonts w:ascii="Times New Roman" w:hAnsi="Times New Roman" w:cs="Times New Roman"/>
        </w:rPr>
        <w:t>Gabry</w:t>
      </w:r>
      <w:proofErr w:type="spellEnd"/>
      <w:r w:rsidRPr="00F432CF">
        <w:rPr>
          <w:rFonts w:ascii="Times New Roman" w:hAnsi="Times New Roman" w:cs="Times New Roman"/>
        </w:rPr>
        <w:t xml:space="preserve"> J, Ali I, </w:t>
      </w:r>
      <w:proofErr w:type="spellStart"/>
      <w:r w:rsidRPr="00F432CF">
        <w:rPr>
          <w:rFonts w:ascii="Times New Roman" w:hAnsi="Times New Roman" w:cs="Times New Roman"/>
        </w:rPr>
        <w:t>Brilleman</w:t>
      </w:r>
      <w:proofErr w:type="spellEnd"/>
      <w:r w:rsidRPr="00F432CF">
        <w:rPr>
          <w:rFonts w:ascii="Times New Roman" w:hAnsi="Times New Roman" w:cs="Times New Roman"/>
        </w:rPr>
        <w:t xml:space="preserve"> S. </w:t>
      </w:r>
      <w:proofErr w:type="spellStart"/>
      <w:r w:rsidRPr="00F432CF">
        <w:rPr>
          <w:rFonts w:ascii="Times New Roman" w:hAnsi="Times New Roman" w:cs="Times New Roman"/>
        </w:rPr>
        <w:t>Rstanarm</w:t>
      </w:r>
      <w:proofErr w:type="spellEnd"/>
      <w:r w:rsidRPr="00F432CF">
        <w:rPr>
          <w:rFonts w:ascii="Times New Roman" w:hAnsi="Times New Roman" w:cs="Times New Roman"/>
        </w:rPr>
        <w:t xml:space="preserve">: Bayesian Applied Regression Modeling via Stan. 2023. </w:t>
      </w:r>
    </w:p>
    <w:p w14:paraId="4958C242" w14:textId="77777777" w:rsidR="00330A02" w:rsidRPr="00F432CF" w:rsidRDefault="00000000">
      <w:pPr>
        <w:pStyle w:val="Bibliography"/>
        <w:rPr>
          <w:rFonts w:ascii="Times New Roman" w:hAnsi="Times New Roman" w:cs="Times New Roman"/>
        </w:rPr>
      </w:pPr>
      <w:bookmarkStart w:id="950" w:name="ref-chtc"/>
      <w:bookmarkEnd w:id="949"/>
      <w:r w:rsidRPr="00F432CF">
        <w:rPr>
          <w:rFonts w:ascii="Times New Roman" w:hAnsi="Times New Roman" w:cs="Times New Roman"/>
        </w:rPr>
        <w:t xml:space="preserve">36. </w:t>
      </w:r>
      <w:r w:rsidRPr="00F432CF">
        <w:rPr>
          <w:rFonts w:ascii="Times New Roman" w:hAnsi="Times New Roman" w:cs="Times New Roman"/>
        </w:rPr>
        <w:tab/>
        <w:t>Center for High Throughput Computing. Center for high throughput computing. Center for High Throughput Computing; 2006. doi:</w:t>
      </w:r>
      <w:hyperlink r:id="rId31">
        <w:r w:rsidR="00330A02" w:rsidRPr="00F432CF">
          <w:rPr>
            <w:rStyle w:val="Hyperlink"/>
            <w:rFonts w:ascii="Times New Roman" w:hAnsi="Times New Roman" w:cs="Times New Roman"/>
          </w:rPr>
          <w:t>10.21231/GNT1-HW21</w:t>
        </w:r>
      </w:hyperlink>
    </w:p>
    <w:p w14:paraId="6D212CB9" w14:textId="77777777" w:rsidR="00330A02" w:rsidRPr="00F432CF" w:rsidRDefault="00000000">
      <w:pPr>
        <w:pStyle w:val="Bibliography"/>
        <w:rPr>
          <w:rFonts w:ascii="Times New Roman" w:hAnsi="Times New Roman" w:cs="Times New Roman"/>
        </w:rPr>
      </w:pPr>
      <w:bookmarkStart w:id="951" w:name="ref-kuhnAppliedPredictiveModeling2018"/>
      <w:bookmarkEnd w:id="950"/>
      <w:r w:rsidRPr="00F432CF">
        <w:rPr>
          <w:rFonts w:ascii="Times New Roman" w:hAnsi="Times New Roman" w:cs="Times New Roman"/>
        </w:rPr>
        <w:t>37</w:t>
      </w:r>
      <w:proofErr w:type="gramStart"/>
      <w:r w:rsidRPr="00F432CF">
        <w:rPr>
          <w:rFonts w:ascii="Times New Roman" w:hAnsi="Times New Roman" w:cs="Times New Roman"/>
        </w:rPr>
        <w:t xml:space="preserve">. </w:t>
      </w:r>
      <w:r w:rsidRPr="00F432CF">
        <w:rPr>
          <w:rFonts w:ascii="Times New Roman" w:hAnsi="Times New Roman" w:cs="Times New Roman"/>
        </w:rPr>
        <w:tab/>
        <w:t>Kuhn</w:t>
      </w:r>
      <w:proofErr w:type="gramEnd"/>
      <w:r w:rsidRPr="00F432CF">
        <w:rPr>
          <w:rFonts w:ascii="Times New Roman" w:hAnsi="Times New Roman" w:cs="Times New Roman"/>
        </w:rPr>
        <w:t xml:space="preserve"> M, Johnson K. Applied Predictive Modeling. 1st ed. 2013, Corr. 2nd printing 2018 edition. New York: Springer; 2018. doi:</w:t>
      </w:r>
      <w:hyperlink r:id="rId32">
        <w:r w:rsidR="00330A02" w:rsidRPr="00F432CF">
          <w:rPr>
            <w:rStyle w:val="Hyperlink"/>
            <w:rFonts w:ascii="Times New Roman" w:hAnsi="Times New Roman" w:cs="Times New Roman"/>
          </w:rPr>
          <w:t>10.1007/978-1-4614-6849-3</w:t>
        </w:r>
      </w:hyperlink>
    </w:p>
    <w:p w14:paraId="2CBDB1BD" w14:textId="77777777" w:rsidR="00330A02" w:rsidRPr="00F432CF" w:rsidRDefault="00000000">
      <w:pPr>
        <w:pStyle w:val="Bibliography"/>
        <w:rPr>
          <w:rFonts w:ascii="Times New Roman" w:hAnsi="Times New Roman" w:cs="Times New Roman"/>
        </w:rPr>
      </w:pPr>
      <w:bookmarkStart w:id="952" w:name="X93e79e1a5ab79bb153842a6d1ed7d5e5cb3185f"/>
      <w:bookmarkEnd w:id="951"/>
      <w:r w:rsidRPr="00F432CF">
        <w:rPr>
          <w:rFonts w:ascii="Times New Roman" w:hAnsi="Times New Roman" w:cs="Times New Roman"/>
        </w:rPr>
        <w:t>38</w:t>
      </w:r>
      <w:proofErr w:type="gramStart"/>
      <w:r w:rsidRPr="00F432CF">
        <w:rPr>
          <w:rFonts w:ascii="Times New Roman" w:hAnsi="Times New Roman" w:cs="Times New Roman"/>
        </w:rPr>
        <w:t xml:space="preserve">. </w:t>
      </w:r>
      <w:r w:rsidRPr="00F432CF">
        <w:rPr>
          <w:rFonts w:ascii="Times New Roman" w:hAnsi="Times New Roman" w:cs="Times New Roman"/>
        </w:rPr>
        <w:tab/>
        <w:t>RStudio</w:t>
      </w:r>
      <w:proofErr w:type="gramEnd"/>
      <w:r w:rsidRPr="00F432CF">
        <w:rPr>
          <w:rFonts w:ascii="Times New Roman" w:hAnsi="Times New Roman" w:cs="Times New Roman"/>
        </w:rPr>
        <w:t xml:space="preserve"> Team. RStudio: Integrated Development for R. Boston, MA: RStudio, Inc; 2020. </w:t>
      </w:r>
    </w:p>
    <w:p w14:paraId="0458754F" w14:textId="77777777" w:rsidR="00330A02" w:rsidRPr="00F432CF" w:rsidRDefault="00000000">
      <w:pPr>
        <w:pStyle w:val="Bibliography"/>
        <w:rPr>
          <w:rFonts w:ascii="Times New Roman" w:hAnsi="Times New Roman" w:cs="Times New Roman"/>
        </w:rPr>
      </w:pPr>
      <w:bookmarkStart w:id="953" w:name="ref-gabryPriorDistributionsRstanarm2023"/>
      <w:bookmarkEnd w:id="952"/>
      <w:r w:rsidRPr="00F432CF">
        <w:rPr>
          <w:rFonts w:ascii="Times New Roman" w:hAnsi="Times New Roman" w:cs="Times New Roman"/>
        </w:rPr>
        <w:t xml:space="preserve">39. </w:t>
      </w:r>
      <w:r w:rsidRPr="00F432CF">
        <w:rPr>
          <w:rFonts w:ascii="Times New Roman" w:hAnsi="Times New Roman" w:cs="Times New Roman"/>
        </w:rPr>
        <w:tab/>
      </w:r>
      <w:proofErr w:type="spellStart"/>
      <w:r w:rsidRPr="00F432CF">
        <w:rPr>
          <w:rFonts w:ascii="Times New Roman" w:hAnsi="Times New Roman" w:cs="Times New Roman"/>
        </w:rPr>
        <w:t>Gabry</w:t>
      </w:r>
      <w:proofErr w:type="spellEnd"/>
      <w:r w:rsidRPr="00F432CF">
        <w:rPr>
          <w:rFonts w:ascii="Times New Roman" w:hAnsi="Times New Roman" w:cs="Times New Roman"/>
        </w:rPr>
        <w:t xml:space="preserve"> J, Goodrich B. Prior Distributions for </w:t>
      </w:r>
      <w:proofErr w:type="spellStart"/>
      <w:r w:rsidRPr="00F432CF">
        <w:rPr>
          <w:rFonts w:ascii="Times New Roman" w:hAnsi="Times New Roman" w:cs="Times New Roman"/>
        </w:rPr>
        <w:t>rstanarm</w:t>
      </w:r>
      <w:proofErr w:type="spellEnd"/>
      <w:r w:rsidRPr="00F432CF">
        <w:rPr>
          <w:rFonts w:ascii="Times New Roman" w:hAnsi="Times New Roman" w:cs="Times New Roman"/>
        </w:rPr>
        <w:t xml:space="preserve"> Models. CRAN R-Project. https://cran.r-project.org/web/packages/rstanarm/vignettes/priors.html; 2023. </w:t>
      </w:r>
    </w:p>
    <w:p w14:paraId="5098FC6A" w14:textId="77777777" w:rsidR="00330A02" w:rsidRPr="00F432CF" w:rsidRDefault="00000000">
      <w:pPr>
        <w:pStyle w:val="Bibliography"/>
        <w:rPr>
          <w:rFonts w:ascii="Times New Roman" w:hAnsi="Times New Roman" w:cs="Times New Roman"/>
        </w:rPr>
      </w:pPr>
      <w:bookmarkStart w:id="954" w:name="ref-plattProbabilisticOutputsSupport1999"/>
      <w:bookmarkEnd w:id="953"/>
      <w:r w:rsidRPr="00F432CF">
        <w:rPr>
          <w:rFonts w:ascii="Times New Roman" w:hAnsi="Times New Roman" w:cs="Times New Roman"/>
        </w:rPr>
        <w:lastRenderedPageBreak/>
        <w:t>40</w:t>
      </w:r>
      <w:proofErr w:type="gramStart"/>
      <w:r w:rsidRPr="00F432CF">
        <w:rPr>
          <w:rFonts w:ascii="Times New Roman" w:hAnsi="Times New Roman" w:cs="Times New Roman"/>
        </w:rPr>
        <w:t xml:space="preserve">. </w:t>
      </w:r>
      <w:r w:rsidRPr="00F432CF">
        <w:rPr>
          <w:rFonts w:ascii="Times New Roman" w:hAnsi="Times New Roman" w:cs="Times New Roman"/>
        </w:rPr>
        <w:tab/>
        <w:t>Platt</w:t>
      </w:r>
      <w:proofErr w:type="gramEnd"/>
      <w:r w:rsidRPr="00F432CF">
        <w:rPr>
          <w:rFonts w:ascii="Times New Roman" w:hAnsi="Times New Roman" w:cs="Times New Roman"/>
        </w:rPr>
        <w:t xml:space="preserve"> J. Probabilistic outputs for support vector machines and comparisons to regularized likelihood methods. Advances in large margin classifiers. MIT Press; 1999. pp. 61–74. </w:t>
      </w:r>
    </w:p>
    <w:p w14:paraId="18184880" w14:textId="77777777" w:rsidR="00330A02" w:rsidRPr="00F432CF" w:rsidRDefault="00000000">
      <w:pPr>
        <w:pStyle w:val="Bibliography"/>
        <w:rPr>
          <w:rFonts w:ascii="Times New Roman" w:hAnsi="Times New Roman" w:cs="Times New Roman"/>
        </w:rPr>
      </w:pPr>
      <w:bookmarkStart w:id="955" w:name="ref-veinotGoodIntentionsAre2018"/>
      <w:bookmarkEnd w:id="954"/>
      <w:r w:rsidRPr="00F432CF">
        <w:rPr>
          <w:rFonts w:ascii="Times New Roman" w:hAnsi="Times New Roman" w:cs="Times New Roman"/>
        </w:rPr>
        <w:t>41</w:t>
      </w:r>
      <w:proofErr w:type="gramStart"/>
      <w:r w:rsidRPr="00F432CF">
        <w:rPr>
          <w:rFonts w:ascii="Times New Roman" w:hAnsi="Times New Roman" w:cs="Times New Roman"/>
        </w:rPr>
        <w:t xml:space="preserve">. </w:t>
      </w:r>
      <w:r w:rsidRPr="00F432CF">
        <w:rPr>
          <w:rFonts w:ascii="Times New Roman" w:hAnsi="Times New Roman" w:cs="Times New Roman"/>
        </w:rPr>
        <w:tab/>
        <w:t>Veinot</w:t>
      </w:r>
      <w:proofErr w:type="gramEnd"/>
      <w:r w:rsidRPr="00F432CF">
        <w:rPr>
          <w:rFonts w:ascii="Times New Roman" w:hAnsi="Times New Roman" w:cs="Times New Roman"/>
        </w:rPr>
        <w:t xml:space="preserve"> TC, Mitchell H, Ancker JS. Good intentions are not enough: How informatics interventions can worsen inequality. Journal of the American Medical Informatics Association: JAMIA. 2018;25: 1080–1088. doi:</w:t>
      </w:r>
      <w:hyperlink r:id="rId33">
        <w:r w:rsidR="00330A02" w:rsidRPr="00F432CF">
          <w:rPr>
            <w:rStyle w:val="Hyperlink"/>
            <w:rFonts w:ascii="Times New Roman" w:hAnsi="Times New Roman" w:cs="Times New Roman"/>
          </w:rPr>
          <w:t>10.1093/</w:t>
        </w:r>
        <w:proofErr w:type="spellStart"/>
        <w:r w:rsidR="00330A02" w:rsidRPr="00F432CF">
          <w:rPr>
            <w:rStyle w:val="Hyperlink"/>
            <w:rFonts w:ascii="Times New Roman" w:hAnsi="Times New Roman" w:cs="Times New Roman"/>
          </w:rPr>
          <w:t>jamia</w:t>
        </w:r>
        <w:proofErr w:type="spellEnd"/>
        <w:r w:rsidR="00330A02" w:rsidRPr="00F432CF">
          <w:rPr>
            <w:rStyle w:val="Hyperlink"/>
            <w:rFonts w:ascii="Times New Roman" w:hAnsi="Times New Roman" w:cs="Times New Roman"/>
          </w:rPr>
          <w:t>/ocy052</w:t>
        </w:r>
      </w:hyperlink>
    </w:p>
    <w:p w14:paraId="76A20FBE" w14:textId="77777777" w:rsidR="00330A02" w:rsidRPr="00F432CF" w:rsidRDefault="00000000">
      <w:pPr>
        <w:pStyle w:val="Bibliography"/>
        <w:rPr>
          <w:rFonts w:ascii="Times New Roman" w:hAnsi="Times New Roman" w:cs="Times New Roman"/>
        </w:rPr>
      </w:pPr>
      <w:bookmarkStart w:id="956" w:name="ref-leeUrbanRuralDisparities2023"/>
      <w:bookmarkEnd w:id="955"/>
      <w:r w:rsidRPr="00F432CF">
        <w:rPr>
          <w:rFonts w:ascii="Times New Roman" w:hAnsi="Times New Roman" w:cs="Times New Roman"/>
        </w:rPr>
        <w:t xml:space="preserve">42. </w:t>
      </w:r>
      <w:r w:rsidRPr="00F432CF">
        <w:rPr>
          <w:rFonts w:ascii="Times New Roman" w:hAnsi="Times New Roman" w:cs="Times New Roman"/>
        </w:rPr>
        <w:tab/>
        <w:t>Lee JH, Wheeler DC, Zimmerman EB, Hines AL, Chapman DA. Urban–Rural Disparities in Deaths of Despair: A County-Level Analysis 2004–2016 in the U.S. American journal of preventive medicine. 2023;64: 149–156. doi:</w:t>
      </w:r>
      <w:hyperlink r:id="rId34">
        <w:r w:rsidR="00330A02" w:rsidRPr="00F432CF">
          <w:rPr>
            <w:rStyle w:val="Hyperlink"/>
            <w:rFonts w:ascii="Times New Roman" w:hAnsi="Times New Roman" w:cs="Times New Roman"/>
          </w:rPr>
          <w:t>10.1016/j.amepre.2022.08.022</w:t>
        </w:r>
      </w:hyperlink>
    </w:p>
    <w:p w14:paraId="4242E389" w14:textId="77777777" w:rsidR="00330A02" w:rsidRPr="00F432CF" w:rsidRDefault="00000000">
      <w:pPr>
        <w:pStyle w:val="Bibliography"/>
        <w:rPr>
          <w:rFonts w:ascii="Times New Roman" w:hAnsi="Times New Roman" w:cs="Times New Roman"/>
        </w:rPr>
      </w:pPr>
      <w:bookmarkStart w:id="957" w:name="Xaa720cc9c8d959b428cd2035783815a9cba15e0"/>
      <w:bookmarkEnd w:id="956"/>
      <w:r w:rsidRPr="00F432CF">
        <w:rPr>
          <w:rFonts w:ascii="Times New Roman" w:hAnsi="Times New Roman" w:cs="Times New Roman"/>
        </w:rPr>
        <w:t>43</w:t>
      </w:r>
      <w:proofErr w:type="gramStart"/>
      <w:r w:rsidRPr="00F432CF">
        <w:rPr>
          <w:rFonts w:ascii="Times New Roman" w:hAnsi="Times New Roman" w:cs="Times New Roman"/>
        </w:rPr>
        <w:t xml:space="preserve">. </w:t>
      </w:r>
      <w:r w:rsidRPr="00F432CF">
        <w:rPr>
          <w:rFonts w:ascii="Times New Roman" w:hAnsi="Times New Roman" w:cs="Times New Roman"/>
        </w:rPr>
        <w:tab/>
        <w:t>Lister</w:t>
      </w:r>
      <w:proofErr w:type="gramEnd"/>
      <w:r w:rsidRPr="00F432CF">
        <w:rPr>
          <w:rFonts w:ascii="Times New Roman" w:hAnsi="Times New Roman" w:cs="Times New Roman"/>
        </w:rPr>
        <w:t xml:space="preserve"> JJ, Weaver A, Ellis JD, Himle JA, Ledgerwood DM. A systematic review of rural-specific barriers to medication treatment for opioid use disorder in the United States. The American Journal of Drug and Alcohol Abuse. 2020;46: 273–288. doi:</w:t>
      </w:r>
      <w:hyperlink r:id="rId35">
        <w:r w:rsidR="00330A02" w:rsidRPr="00F432CF">
          <w:rPr>
            <w:rStyle w:val="Hyperlink"/>
            <w:rFonts w:ascii="Times New Roman" w:hAnsi="Times New Roman" w:cs="Times New Roman"/>
          </w:rPr>
          <w:t>10.1080/00952990.2019.1694536</w:t>
        </w:r>
      </w:hyperlink>
    </w:p>
    <w:p w14:paraId="1B1FCDD2" w14:textId="77777777" w:rsidR="00330A02" w:rsidRPr="00F432CF" w:rsidRDefault="00000000">
      <w:pPr>
        <w:pStyle w:val="Bibliography"/>
        <w:rPr>
          <w:rFonts w:ascii="Times New Roman" w:hAnsi="Times New Roman" w:cs="Times New Roman"/>
        </w:rPr>
      </w:pPr>
      <w:bookmarkStart w:id="958" w:name="ref-fisherDynamicModelPsychological2015"/>
      <w:bookmarkEnd w:id="957"/>
      <w:r w:rsidRPr="00F432CF">
        <w:rPr>
          <w:rFonts w:ascii="Times New Roman" w:hAnsi="Times New Roman" w:cs="Times New Roman"/>
        </w:rPr>
        <w:t>44</w:t>
      </w:r>
      <w:proofErr w:type="gramStart"/>
      <w:r w:rsidRPr="00F432CF">
        <w:rPr>
          <w:rFonts w:ascii="Times New Roman" w:hAnsi="Times New Roman" w:cs="Times New Roman"/>
        </w:rPr>
        <w:t xml:space="preserve">. </w:t>
      </w:r>
      <w:r w:rsidRPr="00F432CF">
        <w:rPr>
          <w:rFonts w:ascii="Times New Roman" w:hAnsi="Times New Roman" w:cs="Times New Roman"/>
        </w:rPr>
        <w:tab/>
        <w:t>Fisher</w:t>
      </w:r>
      <w:proofErr w:type="gramEnd"/>
      <w:r w:rsidRPr="00F432CF">
        <w:rPr>
          <w:rFonts w:ascii="Times New Roman" w:hAnsi="Times New Roman" w:cs="Times New Roman"/>
        </w:rPr>
        <w:t xml:space="preserve"> AJ. Toward a dynamic model of psychological assessment: Implications for personalized care. Journal of Consulting and Clinical Psychology. 2015;83: 825–836. doi:</w:t>
      </w:r>
      <w:hyperlink r:id="rId36">
        <w:r w:rsidR="00330A02" w:rsidRPr="00F432CF">
          <w:rPr>
            <w:rStyle w:val="Hyperlink"/>
            <w:rFonts w:ascii="Times New Roman" w:hAnsi="Times New Roman" w:cs="Times New Roman"/>
          </w:rPr>
          <w:t>10.1037/ccp0000026</w:t>
        </w:r>
      </w:hyperlink>
    </w:p>
    <w:p w14:paraId="2E27BCF8" w14:textId="77777777" w:rsidR="00330A02" w:rsidRPr="00F432CF" w:rsidRDefault="00000000">
      <w:pPr>
        <w:pStyle w:val="Bibliography"/>
        <w:rPr>
          <w:rFonts w:ascii="Times New Roman" w:hAnsi="Times New Roman" w:cs="Times New Roman"/>
        </w:rPr>
      </w:pPr>
      <w:bookmarkStart w:id="959" w:name="Xb70ed90433964dc3a7ede0ee8357d97241623cc"/>
      <w:bookmarkEnd w:id="958"/>
      <w:r w:rsidRPr="00F432CF">
        <w:rPr>
          <w:rFonts w:ascii="Times New Roman" w:hAnsi="Times New Roman" w:cs="Times New Roman"/>
        </w:rPr>
        <w:t>45</w:t>
      </w:r>
      <w:proofErr w:type="gramStart"/>
      <w:r w:rsidRPr="00F432CF">
        <w:rPr>
          <w:rFonts w:ascii="Times New Roman" w:hAnsi="Times New Roman" w:cs="Times New Roman"/>
        </w:rPr>
        <w:t xml:space="preserve">. </w:t>
      </w:r>
      <w:r w:rsidRPr="00F432CF">
        <w:rPr>
          <w:rFonts w:ascii="Times New Roman" w:hAnsi="Times New Roman" w:cs="Times New Roman"/>
        </w:rPr>
        <w:tab/>
        <w:t>David</w:t>
      </w:r>
      <w:proofErr w:type="gramEnd"/>
      <w:r w:rsidRPr="00F432CF">
        <w:rPr>
          <w:rFonts w:ascii="Times New Roman" w:hAnsi="Times New Roman" w:cs="Times New Roman"/>
        </w:rPr>
        <w:t xml:space="preserve"> SJ, Marshall AJ, Evanovich EK, Mumma GH. Intraindividual Dynamic Network Analysis - Implications for Clinical Assessment. Journal of Psychopathology and Behavioral Assessment. 2018;40: 235–248. doi:</w:t>
      </w:r>
      <w:hyperlink r:id="rId37">
        <w:r w:rsidR="00330A02" w:rsidRPr="00F432CF">
          <w:rPr>
            <w:rStyle w:val="Hyperlink"/>
            <w:rFonts w:ascii="Times New Roman" w:hAnsi="Times New Roman" w:cs="Times New Roman"/>
          </w:rPr>
          <w:t>10.1007/s10862-017-9632-8</w:t>
        </w:r>
      </w:hyperlink>
    </w:p>
    <w:p w14:paraId="45893B1A" w14:textId="77777777" w:rsidR="00330A02" w:rsidRPr="00F432CF" w:rsidRDefault="00000000">
      <w:pPr>
        <w:pStyle w:val="Bibliography"/>
        <w:rPr>
          <w:rFonts w:ascii="Times New Roman" w:hAnsi="Times New Roman" w:cs="Times New Roman"/>
        </w:rPr>
      </w:pPr>
      <w:bookmarkStart w:id="960" w:name="Xc5cdea043ab663a81d5612c8b1e0f7c2b734aab"/>
      <w:bookmarkEnd w:id="959"/>
      <w:r w:rsidRPr="00F432CF">
        <w:rPr>
          <w:rFonts w:ascii="Times New Roman" w:hAnsi="Times New Roman" w:cs="Times New Roman"/>
        </w:rPr>
        <w:t>46</w:t>
      </w:r>
      <w:proofErr w:type="gramStart"/>
      <w:r w:rsidRPr="00F432CF">
        <w:rPr>
          <w:rFonts w:ascii="Times New Roman" w:hAnsi="Times New Roman" w:cs="Times New Roman"/>
        </w:rPr>
        <w:t xml:space="preserve">. </w:t>
      </w:r>
      <w:r w:rsidRPr="00F432CF">
        <w:rPr>
          <w:rFonts w:ascii="Times New Roman" w:hAnsi="Times New Roman" w:cs="Times New Roman"/>
        </w:rPr>
        <w:tab/>
        <w:t>Roche</w:t>
      </w:r>
      <w:proofErr w:type="gramEnd"/>
      <w:r w:rsidRPr="00F432CF">
        <w:rPr>
          <w:rFonts w:ascii="Times New Roman" w:hAnsi="Times New Roman" w:cs="Times New Roman"/>
        </w:rPr>
        <w:t xml:space="preserve"> MJ, Pincus AL, Rebar AL, Conroy DE, Ram N. Enriching Psychological Assessment Using a Person-Specific Analysis of Interpersonal Processes in Daily Life. Assessment. 2014;21: 515–528. doi:</w:t>
      </w:r>
      <w:hyperlink r:id="rId38">
        <w:r w:rsidR="00330A02" w:rsidRPr="00F432CF">
          <w:rPr>
            <w:rStyle w:val="Hyperlink"/>
            <w:rFonts w:ascii="Times New Roman" w:hAnsi="Times New Roman" w:cs="Times New Roman"/>
          </w:rPr>
          <w:t>10.1177/1073191114540320</w:t>
        </w:r>
      </w:hyperlink>
    </w:p>
    <w:p w14:paraId="3CAD3973" w14:textId="77777777" w:rsidR="00330A02" w:rsidRPr="00F432CF" w:rsidRDefault="00000000">
      <w:pPr>
        <w:pStyle w:val="Bibliography"/>
        <w:rPr>
          <w:rFonts w:ascii="Times New Roman" w:hAnsi="Times New Roman" w:cs="Times New Roman"/>
        </w:rPr>
      </w:pPr>
      <w:bookmarkStart w:id="961" w:name="X513fadbf866a4ddf9f29b63741ad369252b4800"/>
      <w:bookmarkEnd w:id="960"/>
      <w:r w:rsidRPr="00F432CF">
        <w:rPr>
          <w:rFonts w:ascii="Times New Roman" w:hAnsi="Times New Roman" w:cs="Times New Roman"/>
        </w:rPr>
        <w:t xml:space="preserve">47. </w:t>
      </w:r>
      <w:r w:rsidRPr="00F432CF">
        <w:rPr>
          <w:rFonts w:ascii="Times New Roman" w:hAnsi="Times New Roman" w:cs="Times New Roman"/>
        </w:rPr>
        <w:tab/>
        <w:t>Wright AGC, Hallquist MN, Stepp SD, Scott LN, Beeney JE, Lazarus SA, et al. Modeling Heterogeneity in Momentary Interpersonal and Affective Dynamic Processes in Borderline Personality Disorder. Assessment. 2016;23: 484–495. doi:</w:t>
      </w:r>
      <w:hyperlink r:id="rId39">
        <w:r w:rsidR="00330A02" w:rsidRPr="00F432CF">
          <w:rPr>
            <w:rStyle w:val="Hyperlink"/>
            <w:rFonts w:ascii="Times New Roman" w:hAnsi="Times New Roman" w:cs="Times New Roman"/>
          </w:rPr>
          <w:t>10.1177/1073191116653829</w:t>
        </w:r>
      </w:hyperlink>
    </w:p>
    <w:p w14:paraId="5C81C4EC" w14:textId="77777777" w:rsidR="00330A02" w:rsidRPr="00F432CF" w:rsidRDefault="00000000">
      <w:pPr>
        <w:pStyle w:val="Bibliography"/>
        <w:rPr>
          <w:rFonts w:ascii="Times New Roman" w:hAnsi="Times New Roman" w:cs="Times New Roman"/>
        </w:rPr>
      </w:pPr>
      <w:bookmarkStart w:id="962" w:name="ref-pulickIdiographicLapsePrediction2025"/>
      <w:bookmarkEnd w:id="961"/>
      <w:r w:rsidRPr="00F432CF">
        <w:rPr>
          <w:rFonts w:ascii="Times New Roman" w:hAnsi="Times New Roman" w:cs="Times New Roman"/>
        </w:rPr>
        <w:t>48</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Pulick</w:t>
      </w:r>
      <w:proofErr w:type="spellEnd"/>
      <w:proofErr w:type="gramEnd"/>
      <w:r w:rsidRPr="00F432CF">
        <w:rPr>
          <w:rFonts w:ascii="Times New Roman" w:hAnsi="Times New Roman" w:cs="Times New Roman"/>
        </w:rPr>
        <w:t xml:space="preserve"> E, Curtin J, Mintz Y. Idiographic Lapse Prediction </w:t>
      </w:r>
      <w:proofErr w:type="gramStart"/>
      <w:r w:rsidRPr="00F432CF">
        <w:rPr>
          <w:rFonts w:ascii="Times New Roman" w:hAnsi="Times New Roman" w:cs="Times New Roman"/>
        </w:rPr>
        <w:t>With</w:t>
      </w:r>
      <w:proofErr w:type="gramEnd"/>
      <w:r w:rsidRPr="00F432CF">
        <w:rPr>
          <w:rFonts w:ascii="Times New Roman" w:hAnsi="Times New Roman" w:cs="Times New Roman"/>
        </w:rPr>
        <w:t xml:space="preserve"> State Space Modeling: Algorithm Development and Validation Study. JMIR Formative Research. 2025;9: e73265. doi:</w:t>
      </w:r>
      <w:hyperlink r:id="rId40">
        <w:r w:rsidR="00330A02" w:rsidRPr="00F432CF">
          <w:rPr>
            <w:rStyle w:val="Hyperlink"/>
            <w:rFonts w:ascii="Times New Roman" w:hAnsi="Times New Roman" w:cs="Times New Roman"/>
          </w:rPr>
          <w:t>10.2196/73265</w:t>
        </w:r>
      </w:hyperlink>
    </w:p>
    <w:p w14:paraId="796C6AE5" w14:textId="77777777" w:rsidR="00330A02" w:rsidRPr="00F432CF" w:rsidRDefault="00000000">
      <w:pPr>
        <w:pStyle w:val="Bibliography"/>
        <w:rPr>
          <w:rFonts w:ascii="Times New Roman" w:hAnsi="Times New Roman" w:cs="Times New Roman"/>
        </w:rPr>
      </w:pPr>
      <w:bookmarkStart w:id="963" w:name="ref-studiesNIHRevitalizationAct1994"/>
      <w:bookmarkEnd w:id="962"/>
      <w:r w:rsidRPr="00F432CF">
        <w:rPr>
          <w:rFonts w:ascii="Times New Roman" w:hAnsi="Times New Roman" w:cs="Times New Roman"/>
        </w:rPr>
        <w:t>49</w:t>
      </w:r>
      <w:proofErr w:type="gramStart"/>
      <w:r w:rsidRPr="00F432CF">
        <w:rPr>
          <w:rFonts w:ascii="Times New Roman" w:hAnsi="Times New Roman" w:cs="Times New Roman"/>
        </w:rPr>
        <w:t xml:space="preserve">. </w:t>
      </w:r>
      <w:r w:rsidRPr="00F432CF">
        <w:rPr>
          <w:rFonts w:ascii="Times New Roman" w:hAnsi="Times New Roman" w:cs="Times New Roman"/>
        </w:rPr>
        <w:tab/>
        <w:t>Studies</w:t>
      </w:r>
      <w:proofErr w:type="gramEnd"/>
      <w:r w:rsidRPr="00F432CF">
        <w:rPr>
          <w:rFonts w:ascii="Times New Roman" w:hAnsi="Times New Roman" w:cs="Times New Roman"/>
        </w:rPr>
        <w:t xml:space="preserve"> I of M(US)C on E and LIR to the I of W in C, Mastroianni AC, Faden R, Federman D. NIH Revitalization Act of 1993 Public Law 103-43. Women and Health Research: Ethical and Legal Issues of Including Women in Clinical Studies: Volume I. National Academies Press (US); 1994. </w:t>
      </w:r>
    </w:p>
    <w:p w14:paraId="4F4DD93D" w14:textId="77777777" w:rsidR="00330A02" w:rsidRPr="00F432CF" w:rsidRDefault="00000000">
      <w:pPr>
        <w:pStyle w:val="Bibliography"/>
        <w:rPr>
          <w:rFonts w:ascii="Times New Roman" w:hAnsi="Times New Roman" w:cs="Times New Roman"/>
        </w:rPr>
      </w:pPr>
      <w:bookmarkStart w:id="964" w:name="ref-vannicelliEffectSexBias1984"/>
      <w:bookmarkEnd w:id="963"/>
      <w:r w:rsidRPr="00F432CF">
        <w:rPr>
          <w:rFonts w:ascii="Times New Roman" w:hAnsi="Times New Roman" w:cs="Times New Roman"/>
        </w:rPr>
        <w:t xml:space="preserve">50. </w:t>
      </w:r>
      <w:r w:rsidRPr="00F432CF">
        <w:rPr>
          <w:rFonts w:ascii="Times New Roman" w:hAnsi="Times New Roman" w:cs="Times New Roman"/>
        </w:rPr>
        <w:tab/>
      </w:r>
      <w:proofErr w:type="spellStart"/>
      <w:r w:rsidRPr="00F432CF">
        <w:rPr>
          <w:rFonts w:ascii="Times New Roman" w:hAnsi="Times New Roman" w:cs="Times New Roman"/>
        </w:rPr>
        <w:t>Vannicelli</w:t>
      </w:r>
      <w:proofErr w:type="spellEnd"/>
      <w:r w:rsidRPr="00F432CF">
        <w:rPr>
          <w:rFonts w:ascii="Times New Roman" w:hAnsi="Times New Roman" w:cs="Times New Roman"/>
        </w:rPr>
        <w:t xml:space="preserve"> M, Nash L. Effect of Sex Bias on Women’s Studies on Alcoholism. Alcoholism: Clinical and Experimental Research. 1984;8: 334–336. doi:</w:t>
      </w:r>
      <w:hyperlink r:id="rId41">
        <w:r w:rsidR="00330A02" w:rsidRPr="00F432CF">
          <w:rPr>
            <w:rStyle w:val="Hyperlink"/>
            <w:rFonts w:ascii="Times New Roman" w:hAnsi="Times New Roman" w:cs="Times New Roman"/>
          </w:rPr>
          <w:t>10.1111/j.1530-</w:t>
        </w:r>
        <w:proofErr w:type="gramStart"/>
        <w:r w:rsidR="00330A02" w:rsidRPr="00F432CF">
          <w:rPr>
            <w:rStyle w:val="Hyperlink"/>
            <w:rFonts w:ascii="Times New Roman" w:hAnsi="Times New Roman" w:cs="Times New Roman"/>
          </w:rPr>
          <w:t>0277.1984.tb</w:t>
        </w:r>
        <w:proofErr w:type="gramEnd"/>
        <w:r w:rsidR="00330A02" w:rsidRPr="00F432CF">
          <w:rPr>
            <w:rStyle w:val="Hyperlink"/>
            <w:rFonts w:ascii="Times New Roman" w:hAnsi="Times New Roman" w:cs="Times New Roman"/>
          </w:rPr>
          <w:t>05523.x</w:t>
        </w:r>
      </w:hyperlink>
    </w:p>
    <w:p w14:paraId="7893D159" w14:textId="77777777" w:rsidR="00330A02" w:rsidRPr="00F432CF" w:rsidRDefault="00000000">
      <w:pPr>
        <w:pStyle w:val="Bibliography"/>
        <w:rPr>
          <w:rFonts w:ascii="Times New Roman" w:hAnsi="Times New Roman" w:cs="Times New Roman"/>
        </w:rPr>
      </w:pPr>
      <w:bookmarkStart w:id="965" w:name="ref-walitzerGenderDifferencesAlcohol2006"/>
      <w:bookmarkEnd w:id="964"/>
      <w:r w:rsidRPr="00F432CF">
        <w:rPr>
          <w:rFonts w:ascii="Times New Roman" w:hAnsi="Times New Roman" w:cs="Times New Roman"/>
        </w:rPr>
        <w:t>51</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Walitzer</w:t>
      </w:r>
      <w:proofErr w:type="spellEnd"/>
      <w:proofErr w:type="gramEnd"/>
      <w:r w:rsidRPr="00F432CF">
        <w:rPr>
          <w:rFonts w:ascii="Times New Roman" w:hAnsi="Times New Roman" w:cs="Times New Roman"/>
        </w:rPr>
        <w:t xml:space="preserve"> KS, Dearing RL. Gender differences in alcohol and substance use relapse. Clinical Psychology Review. 2006;26: 128–148. doi:</w:t>
      </w:r>
      <w:hyperlink r:id="rId42">
        <w:r w:rsidR="00330A02" w:rsidRPr="00F432CF">
          <w:rPr>
            <w:rStyle w:val="Hyperlink"/>
            <w:rFonts w:ascii="Times New Roman" w:hAnsi="Times New Roman" w:cs="Times New Roman"/>
          </w:rPr>
          <w:t>10.1016/j.cpr.2005.11.003</w:t>
        </w:r>
      </w:hyperlink>
    </w:p>
    <w:p w14:paraId="59D33B84" w14:textId="77777777" w:rsidR="00330A02" w:rsidRPr="00F432CF" w:rsidRDefault="00000000">
      <w:pPr>
        <w:pStyle w:val="Bibliography"/>
        <w:rPr>
          <w:rFonts w:ascii="Times New Roman" w:hAnsi="Times New Roman" w:cs="Times New Roman"/>
        </w:rPr>
      </w:pPr>
      <w:bookmarkStart w:id="966" w:name="ref-mchughSexGenderDifferences2018"/>
      <w:bookmarkEnd w:id="965"/>
      <w:r w:rsidRPr="00F432CF">
        <w:rPr>
          <w:rFonts w:ascii="Times New Roman" w:hAnsi="Times New Roman" w:cs="Times New Roman"/>
        </w:rPr>
        <w:lastRenderedPageBreak/>
        <w:t xml:space="preserve">52. </w:t>
      </w:r>
      <w:r w:rsidRPr="00F432CF">
        <w:rPr>
          <w:rFonts w:ascii="Times New Roman" w:hAnsi="Times New Roman" w:cs="Times New Roman"/>
        </w:rPr>
        <w:tab/>
        <w:t>McHugh RK, Votaw VR, Sugarman DE, Greenfield SF. Sex and gender differences in substance use disorders. Clinical Psychology Review. 2018;66: 12–23. doi:</w:t>
      </w:r>
      <w:hyperlink r:id="rId43">
        <w:r w:rsidR="00330A02" w:rsidRPr="00F432CF">
          <w:rPr>
            <w:rStyle w:val="Hyperlink"/>
            <w:rFonts w:ascii="Times New Roman" w:hAnsi="Times New Roman" w:cs="Times New Roman"/>
          </w:rPr>
          <w:t>10.1016/j.cpr.2017.10.012</w:t>
        </w:r>
      </w:hyperlink>
    </w:p>
    <w:p w14:paraId="179F1E48" w14:textId="77777777" w:rsidR="00330A02" w:rsidRPr="00F432CF" w:rsidRDefault="00000000">
      <w:pPr>
        <w:pStyle w:val="Bibliography"/>
        <w:rPr>
          <w:rFonts w:ascii="Times New Roman" w:hAnsi="Times New Roman" w:cs="Times New Roman"/>
        </w:rPr>
      </w:pPr>
      <w:bookmarkStart w:id="967" w:name="Xdd108b50209bad1fdcf1a9fcca4dd1d7d3b13e9"/>
      <w:bookmarkEnd w:id="966"/>
      <w:r w:rsidRPr="00F432CF">
        <w:rPr>
          <w:rFonts w:ascii="Times New Roman" w:hAnsi="Times New Roman" w:cs="Times New Roman"/>
        </w:rPr>
        <w:t>53</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Tausczik</w:t>
      </w:r>
      <w:proofErr w:type="spellEnd"/>
      <w:proofErr w:type="gramEnd"/>
      <w:r w:rsidRPr="00F432CF">
        <w:rPr>
          <w:rFonts w:ascii="Times New Roman" w:hAnsi="Times New Roman" w:cs="Times New Roman"/>
        </w:rPr>
        <w:t xml:space="preserve"> YR, Pennebaker JW. The Psychological Meaning of Words: LIWC and Computerized Text Analysis Methods. Journal of Language and Social Psychology. 2010;29: 24–54. doi:</w:t>
      </w:r>
      <w:hyperlink r:id="rId44">
        <w:r w:rsidR="00330A02" w:rsidRPr="00F432CF">
          <w:rPr>
            <w:rStyle w:val="Hyperlink"/>
            <w:rFonts w:ascii="Times New Roman" w:hAnsi="Times New Roman" w:cs="Times New Roman"/>
          </w:rPr>
          <w:t>10.1177/0261927X09351676</w:t>
        </w:r>
      </w:hyperlink>
    </w:p>
    <w:p w14:paraId="4E597624" w14:textId="77777777" w:rsidR="00330A02" w:rsidRPr="00F432CF" w:rsidRDefault="00000000">
      <w:pPr>
        <w:pStyle w:val="Bibliography"/>
        <w:rPr>
          <w:rFonts w:ascii="Times New Roman" w:hAnsi="Times New Roman" w:cs="Times New Roman"/>
        </w:rPr>
      </w:pPr>
      <w:bookmarkStart w:id="968" w:name="ref-bleiLatentDirichletAllocation2003"/>
      <w:bookmarkEnd w:id="967"/>
      <w:r w:rsidRPr="00F432CF">
        <w:rPr>
          <w:rFonts w:ascii="Times New Roman" w:hAnsi="Times New Roman" w:cs="Times New Roman"/>
        </w:rPr>
        <w:t xml:space="preserve">54. </w:t>
      </w:r>
      <w:r w:rsidRPr="00F432CF">
        <w:rPr>
          <w:rFonts w:ascii="Times New Roman" w:hAnsi="Times New Roman" w:cs="Times New Roman"/>
        </w:rPr>
        <w:tab/>
        <w:t xml:space="preserve">Blei DM, Ng AY, Jordan MI. Latent </w:t>
      </w:r>
      <w:proofErr w:type="spellStart"/>
      <w:r w:rsidRPr="00F432CF">
        <w:rPr>
          <w:rFonts w:ascii="Times New Roman" w:hAnsi="Times New Roman" w:cs="Times New Roman"/>
        </w:rPr>
        <w:t>dirichlet</w:t>
      </w:r>
      <w:proofErr w:type="spellEnd"/>
      <w:r w:rsidRPr="00F432CF">
        <w:rPr>
          <w:rFonts w:ascii="Times New Roman" w:hAnsi="Times New Roman" w:cs="Times New Roman"/>
        </w:rPr>
        <w:t xml:space="preserve"> allocation. J Mach Learn Res. 2003;3: 993–1022. </w:t>
      </w:r>
    </w:p>
    <w:p w14:paraId="59160F94" w14:textId="77777777" w:rsidR="00330A02" w:rsidRPr="00F432CF" w:rsidRDefault="00000000">
      <w:pPr>
        <w:pStyle w:val="Bibliography"/>
        <w:rPr>
          <w:rFonts w:ascii="Times New Roman" w:hAnsi="Times New Roman" w:cs="Times New Roman"/>
        </w:rPr>
      </w:pPr>
      <w:bookmarkStart w:id="969" w:name="ref-devlinBERTPretrainingDeep2019"/>
      <w:bookmarkEnd w:id="968"/>
      <w:r w:rsidRPr="00F432CF">
        <w:rPr>
          <w:rFonts w:ascii="Times New Roman" w:hAnsi="Times New Roman" w:cs="Times New Roman"/>
        </w:rPr>
        <w:t>55</w:t>
      </w:r>
      <w:proofErr w:type="gramStart"/>
      <w:r w:rsidRPr="00F432CF">
        <w:rPr>
          <w:rFonts w:ascii="Times New Roman" w:hAnsi="Times New Roman" w:cs="Times New Roman"/>
        </w:rPr>
        <w:t xml:space="preserve">. </w:t>
      </w:r>
      <w:r w:rsidRPr="00F432CF">
        <w:rPr>
          <w:rFonts w:ascii="Times New Roman" w:hAnsi="Times New Roman" w:cs="Times New Roman"/>
        </w:rPr>
        <w:tab/>
        <w:t>Devlin</w:t>
      </w:r>
      <w:proofErr w:type="gramEnd"/>
      <w:r w:rsidRPr="00F432CF">
        <w:rPr>
          <w:rFonts w:ascii="Times New Roman" w:hAnsi="Times New Roman" w:cs="Times New Roman"/>
        </w:rPr>
        <w:t xml:space="preserve"> J, Chang M-W, Lee K, Toutanova K. BERT: Pre-training of Deep Bidirectional Transformers for Language Understanding. </w:t>
      </w:r>
      <w:proofErr w:type="spellStart"/>
      <w:r w:rsidRPr="00F432CF">
        <w:rPr>
          <w:rFonts w:ascii="Times New Roman" w:hAnsi="Times New Roman" w:cs="Times New Roman"/>
        </w:rPr>
        <w:t>arXiv</w:t>
      </w:r>
      <w:proofErr w:type="spellEnd"/>
      <w:r w:rsidRPr="00F432CF">
        <w:rPr>
          <w:rFonts w:ascii="Times New Roman" w:hAnsi="Times New Roman" w:cs="Times New Roman"/>
        </w:rPr>
        <w:t>; 2019. doi:</w:t>
      </w:r>
      <w:hyperlink r:id="rId45">
        <w:r w:rsidR="00330A02" w:rsidRPr="00F432CF">
          <w:rPr>
            <w:rStyle w:val="Hyperlink"/>
            <w:rFonts w:ascii="Times New Roman" w:hAnsi="Times New Roman" w:cs="Times New Roman"/>
          </w:rPr>
          <w:t>10.48550/arXiv.1810.04805</w:t>
        </w:r>
      </w:hyperlink>
    </w:p>
    <w:p w14:paraId="3E608C10" w14:textId="77777777" w:rsidR="00330A02" w:rsidRPr="00F432CF" w:rsidRDefault="00000000">
      <w:pPr>
        <w:pStyle w:val="Bibliography"/>
        <w:rPr>
          <w:rFonts w:ascii="Times New Roman" w:hAnsi="Times New Roman" w:cs="Times New Roman"/>
        </w:rPr>
      </w:pPr>
      <w:bookmarkStart w:id="970" w:name="X0c0e928dd8ff101aa479012bffab8d24e8c0dcf"/>
      <w:bookmarkEnd w:id="969"/>
      <w:r w:rsidRPr="00F432CF">
        <w:rPr>
          <w:rFonts w:ascii="Times New Roman" w:hAnsi="Times New Roman" w:cs="Times New Roman"/>
        </w:rPr>
        <w:t>56</w:t>
      </w:r>
      <w:proofErr w:type="gramStart"/>
      <w:r w:rsidRPr="00F432CF">
        <w:rPr>
          <w:rFonts w:ascii="Times New Roman" w:hAnsi="Times New Roman" w:cs="Times New Roman"/>
        </w:rPr>
        <w:t xml:space="preserve">. </w:t>
      </w:r>
      <w:r w:rsidRPr="00F432CF">
        <w:rPr>
          <w:rFonts w:ascii="Times New Roman" w:hAnsi="Times New Roman" w:cs="Times New Roman"/>
        </w:rPr>
        <w:tab/>
        <w:t>Molnar</w:t>
      </w:r>
      <w:proofErr w:type="gramEnd"/>
      <w:r w:rsidRPr="00F432CF">
        <w:rPr>
          <w:rFonts w:ascii="Times New Roman" w:hAnsi="Times New Roman" w:cs="Times New Roman"/>
        </w:rPr>
        <w:t xml:space="preserve"> C. Interpretable Machine Learning: A Guide </w:t>
      </w:r>
      <w:proofErr w:type="gramStart"/>
      <w:r w:rsidRPr="00F432CF">
        <w:rPr>
          <w:rFonts w:ascii="Times New Roman" w:hAnsi="Times New Roman" w:cs="Times New Roman"/>
        </w:rPr>
        <w:t>For</w:t>
      </w:r>
      <w:proofErr w:type="gramEnd"/>
      <w:r w:rsidRPr="00F432CF">
        <w:rPr>
          <w:rFonts w:ascii="Times New Roman" w:hAnsi="Times New Roman" w:cs="Times New Roman"/>
        </w:rPr>
        <w:t xml:space="preserve"> Making Black Box Models Explainable. Munich, Germany: Independently published; 2022. </w:t>
      </w:r>
    </w:p>
    <w:p w14:paraId="18EA1FDA" w14:textId="77777777" w:rsidR="00330A02" w:rsidRPr="00F432CF" w:rsidRDefault="00000000">
      <w:pPr>
        <w:pStyle w:val="Bibliography"/>
        <w:rPr>
          <w:rFonts w:ascii="Times New Roman" w:hAnsi="Times New Roman" w:cs="Times New Roman"/>
        </w:rPr>
      </w:pPr>
      <w:bookmarkStart w:id="971" w:name="ref-meyersIntersectionGenderDrug2021"/>
      <w:bookmarkEnd w:id="970"/>
      <w:r w:rsidRPr="00F432CF">
        <w:rPr>
          <w:rFonts w:ascii="Times New Roman" w:hAnsi="Times New Roman" w:cs="Times New Roman"/>
        </w:rPr>
        <w:t>57</w:t>
      </w:r>
      <w:proofErr w:type="gramStart"/>
      <w:r w:rsidRPr="00F432CF">
        <w:rPr>
          <w:rFonts w:ascii="Times New Roman" w:hAnsi="Times New Roman" w:cs="Times New Roman"/>
        </w:rPr>
        <w:t xml:space="preserve">. </w:t>
      </w:r>
      <w:r w:rsidRPr="00F432CF">
        <w:rPr>
          <w:rFonts w:ascii="Times New Roman" w:hAnsi="Times New Roman" w:cs="Times New Roman"/>
        </w:rPr>
        <w:tab/>
        <w:t>Meyers</w:t>
      </w:r>
      <w:proofErr w:type="gramEnd"/>
      <w:r w:rsidRPr="00F432CF">
        <w:rPr>
          <w:rFonts w:ascii="Times New Roman" w:hAnsi="Times New Roman" w:cs="Times New Roman"/>
        </w:rPr>
        <w:t xml:space="preserve"> SA, Earnshaw VA, D’Ambrosio B, Courchesne N, Werb D, Smith LR. The intersection of gender and drug use-related stigma: A mixed methods systematic review and synthesis of the literature. Drug and Alcohol Dependence. 2021;223: 108706. doi:</w:t>
      </w:r>
      <w:hyperlink r:id="rId46">
        <w:r w:rsidR="00330A02" w:rsidRPr="00F432CF">
          <w:rPr>
            <w:rStyle w:val="Hyperlink"/>
            <w:rFonts w:ascii="Times New Roman" w:hAnsi="Times New Roman" w:cs="Times New Roman"/>
          </w:rPr>
          <w:t>10.1016/j.drugalcdep.2021.108706</w:t>
        </w:r>
      </w:hyperlink>
    </w:p>
    <w:p w14:paraId="68D4A018" w14:textId="77777777" w:rsidR="00330A02" w:rsidRPr="00F432CF" w:rsidRDefault="00000000">
      <w:pPr>
        <w:pStyle w:val="Bibliography"/>
        <w:rPr>
          <w:rFonts w:ascii="Times New Roman" w:hAnsi="Times New Roman" w:cs="Times New Roman"/>
        </w:rPr>
      </w:pPr>
      <w:bookmarkStart w:id="972" w:name="Xb55b40a3d7f46ba5e03427f7cd05843a1612710"/>
      <w:bookmarkEnd w:id="971"/>
      <w:r w:rsidRPr="00F432CF">
        <w:rPr>
          <w:rFonts w:ascii="Times New Roman" w:hAnsi="Times New Roman" w:cs="Times New Roman"/>
        </w:rPr>
        <w:t xml:space="preserve">58. </w:t>
      </w:r>
      <w:r w:rsidRPr="00F432CF">
        <w:rPr>
          <w:rFonts w:ascii="Times New Roman" w:hAnsi="Times New Roman" w:cs="Times New Roman"/>
        </w:rPr>
        <w:tab/>
        <w:t xml:space="preserve">Marwick AE, Boyd D. Privacy at the Margins Understanding Privacy at the Margins—Introduction. International Journal of Communication. 2018;12: 9. </w:t>
      </w:r>
    </w:p>
    <w:p w14:paraId="400EB7DF" w14:textId="77777777" w:rsidR="00330A02" w:rsidRPr="00F432CF" w:rsidRDefault="00000000">
      <w:pPr>
        <w:pStyle w:val="Bibliography"/>
        <w:rPr>
          <w:rFonts w:ascii="Times New Roman" w:hAnsi="Times New Roman" w:cs="Times New Roman"/>
        </w:rPr>
      </w:pPr>
      <w:bookmarkStart w:id="973" w:name="ref-zikmund-fisherRightToolWhat2013"/>
      <w:bookmarkEnd w:id="972"/>
      <w:r w:rsidRPr="00F432CF">
        <w:rPr>
          <w:rFonts w:ascii="Times New Roman" w:hAnsi="Times New Roman" w:cs="Times New Roman"/>
        </w:rPr>
        <w:t xml:space="preserve">59. </w:t>
      </w:r>
      <w:r w:rsidRPr="00F432CF">
        <w:rPr>
          <w:rFonts w:ascii="Times New Roman" w:hAnsi="Times New Roman" w:cs="Times New Roman"/>
        </w:rPr>
        <w:tab/>
        <w:t>Zikmund-Fisher BJ. The right tool is what they need, not what we have: A taxonomy of appropriate levels of precision in patient risk communication. Medical care research and review: MCRR. 2013;70: 37S–49S. doi:</w:t>
      </w:r>
      <w:hyperlink r:id="rId47">
        <w:r w:rsidR="00330A02" w:rsidRPr="00F432CF">
          <w:rPr>
            <w:rStyle w:val="Hyperlink"/>
            <w:rFonts w:ascii="Times New Roman" w:hAnsi="Times New Roman" w:cs="Times New Roman"/>
          </w:rPr>
          <w:t>10.1177/1077558712458541</w:t>
        </w:r>
      </w:hyperlink>
    </w:p>
    <w:p w14:paraId="0FB0C938" w14:textId="77777777" w:rsidR="00330A02" w:rsidRPr="00F432CF" w:rsidRDefault="00000000">
      <w:pPr>
        <w:pStyle w:val="Bibliography"/>
        <w:rPr>
          <w:rFonts w:ascii="Times New Roman" w:hAnsi="Times New Roman" w:cs="Times New Roman"/>
        </w:rPr>
      </w:pPr>
      <w:bookmarkStart w:id="974" w:name="ref-fagerlinMakingNumbersMatter2007"/>
      <w:bookmarkEnd w:id="973"/>
      <w:r w:rsidRPr="00F432CF">
        <w:rPr>
          <w:rFonts w:ascii="Times New Roman" w:hAnsi="Times New Roman" w:cs="Times New Roman"/>
        </w:rPr>
        <w:t xml:space="preserve">60. </w:t>
      </w:r>
      <w:r w:rsidRPr="00F432CF">
        <w:rPr>
          <w:rFonts w:ascii="Times New Roman" w:hAnsi="Times New Roman" w:cs="Times New Roman"/>
        </w:rPr>
        <w:tab/>
        <w:t>Fagerlin A, Ubel PA, Smith DM, Zikmund-Fisher BJ. Making numbers matter: Present and future research in risk communication. American Journal of Health Behavior. 2007;31 Suppl 1: S47–56. doi:</w:t>
      </w:r>
      <w:hyperlink r:id="rId48">
        <w:r w:rsidR="00330A02" w:rsidRPr="00F432CF">
          <w:rPr>
            <w:rStyle w:val="Hyperlink"/>
            <w:rFonts w:ascii="Times New Roman" w:hAnsi="Times New Roman" w:cs="Times New Roman"/>
          </w:rPr>
          <w:t>10.5555/ajhb.2007.31.supp.S47</w:t>
        </w:r>
      </w:hyperlink>
    </w:p>
    <w:p w14:paraId="0C242FB4" w14:textId="77777777" w:rsidR="00330A02" w:rsidRPr="00F432CF" w:rsidRDefault="00000000">
      <w:pPr>
        <w:pStyle w:val="Bibliography"/>
        <w:rPr>
          <w:rFonts w:ascii="Times New Roman" w:hAnsi="Times New Roman" w:cs="Times New Roman"/>
        </w:rPr>
      </w:pPr>
      <w:bookmarkStart w:id="975" w:name="X13b53253f4b8775a58215d7e1d3c0adbd73e844"/>
      <w:bookmarkEnd w:id="974"/>
      <w:r w:rsidRPr="00F432CF">
        <w:rPr>
          <w:rFonts w:ascii="Times New Roman" w:hAnsi="Times New Roman" w:cs="Times New Roman"/>
        </w:rPr>
        <w:t>61</w:t>
      </w:r>
      <w:proofErr w:type="gramStart"/>
      <w:r w:rsidRPr="00F432CF">
        <w:rPr>
          <w:rFonts w:ascii="Times New Roman" w:hAnsi="Times New Roman" w:cs="Times New Roman"/>
        </w:rPr>
        <w:t xml:space="preserve">. </w:t>
      </w:r>
      <w:r w:rsidRPr="00F432CF">
        <w:rPr>
          <w:rFonts w:ascii="Times New Roman" w:hAnsi="Times New Roman" w:cs="Times New Roman"/>
        </w:rPr>
        <w:tab/>
        <w:t>Zipkin</w:t>
      </w:r>
      <w:proofErr w:type="gramEnd"/>
      <w:r w:rsidRPr="00F432CF">
        <w:rPr>
          <w:rFonts w:ascii="Times New Roman" w:hAnsi="Times New Roman" w:cs="Times New Roman"/>
        </w:rPr>
        <w:t xml:space="preserve"> DA, Umscheid CA, Keating NL, Allen E, Aung K, Beyth R, et al. Evidence-based risk communication: A systematic review. Annals of Internal Medicine. 2014;161: 270–280. doi:</w:t>
      </w:r>
      <w:hyperlink r:id="rId49">
        <w:r w:rsidR="00330A02" w:rsidRPr="00F432CF">
          <w:rPr>
            <w:rStyle w:val="Hyperlink"/>
            <w:rFonts w:ascii="Times New Roman" w:hAnsi="Times New Roman" w:cs="Times New Roman"/>
          </w:rPr>
          <w:t>10.7326/M14-0295</w:t>
        </w:r>
      </w:hyperlink>
    </w:p>
    <w:p w14:paraId="6346D55E" w14:textId="77777777" w:rsidR="00330A02" w:rsidRPr="00F432CF" w:rsidRDefault="00000000">
      <w:pPr>
        <w:pStyle w:val="Bibliography"/>
        <w:rPr>
          <w:rFonts w:ascii="Times New Roman" w:hAnsi="Times New Roman" w:cs="Times New Roman"/>
        </w:rPr>
      </w:pPr>
      <w:bookmarkStart w:id="976" w:name="Xa1b8899d52f2070e9a46165cf23fe2013b5e4a3"/>
      <w:bookmarkEnd w:id="975"/>
      <w:r w:rsidRPr="00F432CF">
        <w:rPr>
          <w:rFonts w:ascii="Times New Roman" w:hAnsi="Times New Roman" w:cs="Times New Roman"/>
        </w:rPr>
        <w:t xml:space="preserve">62. </w:t>
      </w:r>
      <w:r w:rsidRPr="00F432CF">
        <w:rPr>
          <w:rFonts w:ascii="Times New Roman" w:hAnsi="Times New Roman" w:cs="Times New Roman"/>
        </w:rPr>
        <w:tab/>
        <w:t>Rawson RA, Shoptaw SJ, Obert JL, McCann MJ, Hasson AL, Marinelli-Casey PJ, et al. An intensive outpatient approach for cocaine abuse treatment. The Matrix model. Journal of Substance Abuse Treatment. 1995;12: 117–127. doi:</w:t>
      </w:r>
      <w:hyperlink r:id="rId50">
        <w:r w:rsidR="00330A02" w:rsidRPr="00F432CF">
          <w:rPr>
            <w:rStyle w:val="Hyperlink"/>
            <w:rFonts w:ascii="Times New Roman" w:hAnsi="Times New Roman" w:cs="Times New Roman"/>
          </w:rPr>
          <w:t>10.1016/0740-5472(94)00080-b</w:t>
        </w:r>
      </w:hyperlink>
    </w:p>
    <w:p w14:paraId="2F747435" w14:textId="77777777" w:rsidR="00330A02" w:rsidRPr="00F432CF" w:rsidRDefault="00000000">
      <w:pPr>
        <w:pStyle w:val="Bibliography"/>
        <w:rPr>
          <w:rFonts w:ascii="Times New Roman" w:hAnsi="Times New Roman" w:cs="Times New Roman"/>
        </w:rPr>
      </w:pPr>
      <w:bookmarkStart w:id="977" w:name="X1e16a8cc741ec7d68b9bde12ee2c181d9d36a93"/>
      <w:bookmarkEnd w:id="976"/>
      <w:r w:rsidRPr="00F432CF">
        <w:rPr>
          <w:rFonts w:ascii="Times New Roman" w:hAnsi="Times New Roman" w:cs="Times New Roman"/>
        </w:rPr>
        <w:t>63</w:t>
      </w:r>
      <w:proofErr w:type="gramStart"/>
      <w:r w:rsidRPr="00F432CF">
        <w:rPr>
          <w:rFonts w:ascii="Times New Roman" w:hAnsi="Times New Roman" w:cs="Times New Roman"/>
        </w:rPr>
        <w:t xml:space="preserve">. </w:t>
      </w:r>
      <w:r w:rsidRPr="00F432CF">
        <w:rPr>
          <w:rFonts w:ascii="Times New Roman" w:hAnsi="Times New Roman" w:cs="Times New Roman"/>
        </w:rPr>
        <w:tab/>
        <w:t>McHugh</w:t>
      </w:r>
      <w:proofErr w:type="gramEnd"/>
      <w:r w:rsidRPr="00F432CF">
        <w:rPr>
          <w:rFonts w:ascii="Times New Roman" w:hAnsi="Times New Roman" w:cs="Times New Roman"/>
        </w:rPr>
        <w:t xml:space="preserve"> RK, Hearon BA, Otto MW. Cognitive-Behavioral Therapy for Substance Use Disorders. The Psychiatric clinics of North America. 2010;33: 511–525. doi:</w:t>
      </w:r>
      <w:hyperlink r:id="rId51">
        <w:r w:rsidR="00330A02" w:rsidRPr="00F432CF">
          <w:rPr>
            <w:rStyle w:val="Hyperlink"/>
            <w:rFonts w:ascii="Times New Roman" w:hAnsi="Times New Roman" w:cs="Times New Roman"/>
          </w:rPr>
          <w:t>10.1016/j.psc.2010.04.012</w:t>
        </w:r>
      </w:hyperlink>
    </w:p>
    <w:p w14:paraId="219ACECD" w14:textId="77777777" w:rsidR="00330A02" w:rsidRPr="00F432CF" w:rsidRDefault="00000000">
      <w:pPr>
        <w:pStyle w:val="Bibliography"/>
        <w:rPr>
          <w:rFonts w:ascii="Times New Roman" w:hAnsi="Times New Roman" w:cs="Times New Roman"/>
        </w:rPr>
      </w:pPr>
      <w:bookmarkStart w:id="978" w:name="X0943ff04c0b05099bf4a8c8078db37e3463cff7"/>
      <w:bookmarkEnd w:id="977"/>
      <w:r w:rsidRPr="00F432CF">
        <w:rPr>
          <w:rFonts w:ascii="Times New Roman" w:hAnsi="Times New Roman" w:cs="Times New Roman"/>
        </w:rPr>
        <w:t xml:space="preserve">64. </w:t>
      </w:r>
      <w:r w:rsidRPr="00F432CF">
        <w:rPr>
          <w:rFonts w:ascii="Times New Roman" w:hAnsi="Times New Roman" w:cs="Times New Roman"/>
        </w:rPr>
        <w:tab/>
        <w:t xml:space="preserve">Liese BS, Beck AT. Cognitive-Behavioral Therapy of Addictive Disorders. First edition. New York: The Guilford Press; 2022. </w:t>
      </w:r>
    </w:p>
    <w:p w14:paraId="4AFC5521" w14:textId="77777777" w:rsidR="00330A02" w:rsidRPr="00F432CF" w:rsidRDefault="00000000">
      <w:pPr>
        <w:pStyle w:val="Bibliography"/>
        <w:rPr>
          <w:rFonts w:ascii="Times New Roman" w:hAnsi="Times New Roman" w:cs="Times New Roman"/>
        </w:rPr>
      </w:pPr>
      <w:bookmarkStart w:id="979" w:name="X8e0e943878d1a2c3026b4a46f6c482e09849b94"/>
      <w:bookmarkEnd w:id="978"/>
      <w:r w:rsidRPr="00F432CF">
        <w:rPr>
          <w:rFonts w:ascii="Times New Roman" w:hAnsi="Times New Roman" w:cs="Times New Roman"/>
        </w:rPr>
        <w:lastRenderedPageBreak/>
        <w:t>65</w:t>
      </w:r>
      <w:proofErr w:type="gramStart"/>
      <w:r w:rsidRPr="00F432CF">
        <w:rPr>
          <w:rFonts w:ascii="Times New Roman" w:hAnsi="Times New Roman" w:cs="Times New Roman"/>
        </w:rPr>
        <w:t xml:space="preserve">. </w:t>
      </w:r>
      <w:r w:rsidRPr="00F432CF">
        <w:rPr>
          <w:rFonts w:ascii="Times New Roman" w:hAnsi="Times New Roman" w:cs="Times New Roman"/>
        </w:rPr>
        <w:tab/>
        <w:t>Center</w:t>
      </w:r>
      <w:proofErr w:type="gramEnd"/>
      <w:r w:rsidRPr="00F432CF">
        <w:rPr>
          <w:rFonts w:ascii="Times New Roman" w:hAnsi="Times New Roman" w:cs="Times New Roman"/>
        </w:rPr>
        <w:t xml:space="preserve"> for Substance Abuse Treatment. Counselor’s Treatment Manual: Matrix Intensive Outpatient Treatment for People </w:t>
      </w:r>
      <w:proofErr w:type="gramStart"/>
      <w:r w:rsidRPr="00F432CF">
        <w:rPr>
          <w:rFonts w:ascii="Times New Roman" w:hAnsi="Times New Roman" w:cs="Times New Roman"/>
        </w:rPr>
        <w:t>With</w:t>
      </w:r>
      <w:proofErr w:type="gramEnd"/>
      <w:r w:rsidRPr="00F432CF">
        <w:rPr>
          <w:rFonts w:ascii="Times New Roman" w:hAnsi="Times New Roman" w:cs="Times New Roman"/>
        </w:rPr>
        <w:t xml:space="preserve"> Stimulant Use Disorders. Rockville, MD: Substance Abuse and Mental Health Services Administration; 2006. </w:t>
      </w:r>
    </w:p>
    <w:p w14:paraId="4D5AB7D7" w14:textId="77777777" w:rsidR="00330A02" w:rsidRPr="00F432CF" w:rsidRDefault="00000000">
      <w:pPr>
        <w:pStyle w:val="Bibliography"/>
        <w:rPr>
          <w:rFonts w:ascii="Times New Roman" w:hAnsi="Times New Roman" w:cs="Times New Roman"/>
        </w:rPr>
      </w:pPr>
      <w:bookmarkStart w:id="980" w:name="ref-fronkStressAllostasisSubstance2020"/>
      <w:bookmarkEnd w:id="979"/>
      <w:r w:rsidRPr="00F432CF">
        <w:rPr>
          <w:rFonts w:ascii="Times New Roman" w:hAnsi="Times New Roman" w:cs="Times New Roman"/>
        </w:rPr>
        <w:t>66</w:t>
      </w:r>
      <w:proofErr w:type="gramStart"/>
      <w:r w:rsidRPr="00F432CF">
        <w:rPr>
          <w:rFonts w:ascii="Times New Roman" w:hAnsi="Times New Roman" w:cs="Times New Roman"/>
        </w:rPr>
        <w:t xml:space="preserve">. </w:t>
      </w:r>
      <w:r w:rsidRPr="00F432CF">
        <w:rPr>
          <w:rFonts w:ascii="Times New Roman" w:hAnsi="Times New Roman" w:cs="Times New Roman"/>
        </w:rPr>
        <w:tab/>
        <w:t>Fronk</w:t>
      </w:r>
      <w:proofErr w:type="gramEnd"/>
      <w:r w:rsidRPr="00F432CF">
        <w:rPr>
          <w:rFonts w:ascii="Times New Roman" w:hAnsi="Times New Roman" w:cs="Times New Roman"/>
        </w:rPr>
        <w:t xml:space="preserve"> GE, Sant’Ana SJ, Kaye JT, Curtin JJ. Stress Allostasis in Substance Use Disorders: Promise, Progress, and Emerging Priorities in Clinical Research. Annual Review of Clinical Psychology. 2020;16: 401–430. doi:</w:t>
      </w:r>
      <w:hyperlink r:id="rId52">
        <w:r w:rsidR="00330A02" w:rsidRPr="00F432CF">
          <w:rPr>
            <w:rStyle w:val="Hyperlink"/>
            <w:rFonts w:ascii="Times New Roman" w:hAnsi="Times New Roman" w:cs="Times New Roman"/>
          </w:rPr>
          <w:t>10.1146/annurev-clinpsy-102419-125016</w:t>
        </w:r>
      </w:hyperlink>
    </w:p>
    <w:p w14:paraId="2C4B9FAE" w14:textId="77777777" w:rsidR="00330A02" w:rsidRPr="00F432CF" w:rsidRDefault="00000000">
      <w:pPr>
        <w:pStyle w:val="Bibliography"/>
        <w:rPr>
          <w:ins w:id="981" w:author="Kendra Wyant" w:date="2026-06-06T16:16:00Z" w16du:dateUtc="2026-06-06T21:16:00Z"/>
          <w:rFonts w:ascii="Times New Roman" w:hAnsi="Times New Roman" w:cs="Times New Roman"/>
        </w:rPr>
      </w:pPr>
      <w:bookmarkStart w:id="982" w:name="ref-wyantMaximizingEngagementTrust2025"/>
      <w:bookmarkEnd w:id="980"/>
      <w:del w:id="983" w:author="Kendra Wyant" w:date="2026-06-06T16:16:00Z" w16du:dateUtc="2026-06-06T21:16:00Z">
        <w:r w:rsidRPr="003D0047">
          <w:rPr>
            <w:rFonts w:ascii="Times New Roman" w:hAnsi="Times New Roman" w:cs="Times New Roman"/>
          </w:rPr>
          <w:delText>67</w:delText>
        </w:r>
      </w:del>
      <w:ins w:id="984" w:author="Kendra Wyant" w:date="2026-06-06T16:16:00Z" w16du:dateUtc="2026-06-06T21:16:00Z">
        <w:r w:rsidRPr="00F432CF">
          <w:rPr>
            <w:rFonts w:ascii="Times New Roman" w:hAnsi="Times New Roman" w:cs="Times New Roman"/>
          </w:rPr>
          <w:t>67</w:t>
        </w:r>
        <w:proofErr w:type="gramStart"/>
        <w:r w:rsidRPr="00F432CF">
          <w:rPr>
            <w:rFonts w:ascii="Times New Roman" w:hAnsi="Times New Roman" w:cs="Times New Roman"/>
          </w:rPr>
          <w:t xml:space="preserve">. </w:t>
        </w:r>
        <w:r w:rsidRPr="00F432CF">
          <w:rPr>
            <w:rFonts w:ascii="Times New Roman" w:hAnsi="Times New Roman" w:cs="Times New Roman"/>
          </w:rPr>
          <w:tab/>
          <w:t>Wyant</w:t>
        </w:r>
        <w:proofErr w:type="gramEnd"/>
        <w:r w:rsidRPr="00F432CF">
          <w:rPr>
            <w:rFonts w:ascii="Times New Roman" w:hAnsi="Times New Roman" w:cs="Times New Roman"/>
          </w:rPr>
          <w:t xml:space="preserve"> K, Sant’Ana SJ, Punturieri CE, Yu J, Fronk GE, Maggard CM, et al. Maximizing Engagement, Trust, and Clinical Benefit of AI-Generated Recovery Support Messages for Alcohol Use Disorder: Protocol for an Optimization Study. JMIR Research Protocols. 2025;14: e81697. doi:</w:t>
        </w:r>
        <w:r w:rsidR="00330A02">
          <w:fldChar w:fldCharType="begin"/>
        </w:r>
        <w:r w:rsidR="00330A02">
          <w:instrText>HYPERLINK "https://doi.org/10.2196/81697" \h</w:instrText>
        </w:r>
        <w:r w:rsidR="00330A02">
          <w:fldChar w:fldCharType="separate"/>
        </w:r>
        <w:r w:rsidR="00330A02" w:rsidRPr="00F432CF">
          <w:rPr>
            <w:rStyle w:val="Hyperlink"/>
            <w:rFonts w:ascii="Times New Roman" w:hAnsi="Times New Roman" w:cs="Times New Roman"/>
          </w:rPr>
          <w:t>10.2196/81697</w:t>
        </w:r>
        <w:r w:rsidR="00330A02">
          <w:fldChar w:fldCharType="end"/>
        </w:r>
      </w:ins>
    </w:p>
    <w:p w14:paraId="6C399141" w14:textId="77777777" w:rsidR="00330A02" w:rsidRPr="00F432CF" w:rsidRDefault="00000000">
      <w:pPr>
        <w:pStyle w:val="Bibliography"/>
        <w:rPr>
          <w:rFonts w:ascii="Times New Roman" w:hAnsi="Times New Roman" w:cs="Times New Roman"/>
        </w:rPr>
      </w:pPr>
      <w:bookmarkStart w:id="985" w:name="X9dfa929848d202736296032659cec14e42606bb"/>
      <w:bookmarkEnd w:id="982"/>
      <w:ins w:id="986" w:author="Kendra Wyant" w:date="2026-06-06T16:16:00Z" w16du:dateUtc="2026-06-06T21:16:00Z">
        <w:r w:rsidRPr="00F432CF">
          <w:rPr>
            <w:rFonts w:ascii="Times New Roman" w:hAnsi="Times New Roman" w:cs="Times New Roman"/>
          </w:rPr>
          <w:t>68</w:t>
        </w:r>
      </w:ins>
      <w:r w:rsidRPr="00F432CF">
        <w:rPr>
          <w:rFonts w:ascii="Times New Roman" w:hAnsi="Times New Roman" w:cs="Times New Roman"/>
        </w:rPr>
        <w:t xml:space="preserve">. </w:t>
      </w:r>
      <w:r w:rsidRPr="00F432CF">
        <w:rPr>
          <w:rFonts w:ascii="Times New Roman" w:hAnsi="Times New Roman" w:cs="Times New Roman"/>
        </w:rPr>
        <w:tab/>
        <w:t xml:space="preserve">Jones A, </w:t>
      </w:r>
      <w:proofErr w:type="spellStart"/>
      <w:r w:rsidRPr="00F432CF">
        <w:rPr>
          <w:rFonts w:ascii="Times New Roman" w:hAnsi="Times New Roman" w:cs="Times New Roman"/>
        </w:rPr>
        <w:t>Remmerswaal</w:t>
      </w:r>
      <w:proofErr w:type="spellEnd"/>
      <w:r w:rsidRPr="00F432CF">
        <w:rPr>
          <w:rFonts w:ascii="Times New Roman" w:hAnsi="Times New Roman" w:cs="Times New Roman"/>
        </w:rPr>
        <w:t xml:space="preserve"> D, Verveer I, Robinson E, Franken IHA, Wen CKF, et al. Compliance with ecological momentary assessment protocols in substance users: A meta-analysis. Addiction (Abingdon, England). 2019;114: 609–619. doi:</w:t>
      </w:r>
      <w:hyperlink r:id="rId53">
        <w:r w:rsidR="00330A02" w:rsidRPr="00F432CF">
          <w:rPr>
            <w:rStyle w:val="Hyperlink"/>
            <w:rFonts w:ascii="Times New Roman" w:hAnsi="Times New Roman" w:cs="Times New Roman"/>
          </w:rPr>
          <w:t>10/</w:t>
        </w:r>
        <w:proofErr w:type="spellStart"/>
        <w:r w:rsidR="00330A02" w:rsidRPr="00F432CF">
          <w:rPr>
            <w:rStyle w:val="Hyperlink"/>
            <w:rFonts w:ascii="Times New Roman" w:hAnsi="Times New Roman" w:cs="Times New Roman"/>
          </w:rPr>
          <w:t>gfsjzg</w:t>
        </w:r>
        <w:proofErr w:type="spellEnd"/>
      </w:hyperlink>
    </w:p>
    <w:p w14:paraId="7786498B" w14:textId="77777777" w:rsidR="00330A02" w:rsidRPr="00F432CF" w:rsidRDefault="00000000">
      <w:pPr>
        <w:pStyle w:val="Bibliography"/>
        <w:rPr>
          <w:rFonts w:ascii="Times New Roman" w:hAnsi="Times New Roman" w:cs="Times New Roman"/>
        </w:rPr>
      </w:pPr>
      <w:bookmarkStart w:id="987" w:name="ref-baeLeveragingMobilePhone2023"/>
      <w:bookmarkEnd w:id="985"/>
      <w:del w:id="988" w:author="Kendra Wyant" w:date="2026-06-06T16:16:00Z" w16du:dateUtc="2026-06-06T21:16:00Z">
        <w:r w:rsidRPr="003D0047">
          <w:rPr>
            <w:rFonts w:ascii="Times New Roman" w:hAnsi="Times New Roman" w:cs="Times New Roman"/>
          </w:rPr>
          <w:delText>68</w:delText>
        </w:r>
      </w:del>
      <w:ins w:id="989" w:author="Kendra Wyant" w:date="2026-06-06T16:16:00Z" w16du:dateUtc="2026-06-06T21:16:00Z">
        <w:r w:rsidRPr="00F432CF">
          <w:rPr>
            <w:rFonts w:ascii="Times New Roman" w:hAnsi="Times New Roman" w:cs="Times New Roman"/>
          </w:rPr>
          <w:t>69</w:t>
        </w:r>
      </w:ins>
      <w:r w:rsidRPr="00F432CF">
        <w:rPr>
          <w:rFonts w:ascii="Times New Roman" w:hAnsi="Times New Roman" w:cs="Times New Roman"/>
        </w:rPr>
        <w:t xml:space="preserve">. </w:t>
      </w:r>
      <w:r w:rsidRPr="00F432CF">
        <w:rPr>
          <w:rFonts w:ascii="Times New Roman" w:hAnsi="Times New Roman" w:cs="Times New Roman"/>
        </w:rPr>
        <w:tab/>
        <w:t xml:space="preserve">Bae SW, Suffoletto B, Zhang T, Chung T, </w:t>
      </w:r>
      <w:proofErr w:type="spellStart"/>
      <w:r w:rsidRPr="00F432CF">
        <w:rPr>
          <w:rFonts w:ascii="Times New Roman" w:hAnsi="Times New Roman" w:cs="Times New Roman"/>
        </w:rPr>
        <w:t>Ozolcer</w:t>
      </w:r>
      <w:proofErr w:type="spellEnd"/>
      <w:r w:rsidRPr="00F432CF">
        <w:rPr>
          <w:rFonts w:ascii="Times New Roman" w:hAnsi="Times New Roman" w:cs="Times New Roman"/>
        </w:rPr>
        <w:t xml:space="preserve"> M, Islam MR, et al. Leveraging Mobile Phone Sensors, Machine Learning and Explainable Artificial Intelligence to Predict Imminent Same-Day Binge Drinking Events to Support Just-In-Time Adaptive Interventions: A Feasibility Study. JMIR formative research. 2023. doi:</w:t>
      </w:r>
      <w:hyperlink r:id="rId54">
        <w:r w:rsidR="00330A02" w:rsidRPr="00F432CF">
          <w:rPr>
            <w:rStyle w:val="Hyperlink"/>
            <w:rFonts w:ascii="Times New Roman" w:hAnsi="Times New Roman" w:cs="Times New Roman"/>
          </w:rPr>
          <w:t>10.2196/39862</w:t>
        </w:r>
      </w:hyperlink>
    </w:p>
    <w:p w14:paraId="75C05F17" w14:textId="77777777" w:rsidR="00330A02" w:rsidRPr="00F432CF" w:rsidRDefault="00000000">
      <w:pPr>
        <w:pStyle w:val="Bibliography"/>
        <w:rPr>
          <w:rFonts w:ascii="Times New Roman" w:hAnsi="Times New Roman" w:cs="Times New Roman"/>
        </w:rPr>
      </w:pPr>
      <w:bookmarkStart w:id="990" w:name="ref-huangActivityIdentificationGPS2010"/>
      <w:bookmarkEnd w:id="987"/>
      <w:del w:id="991" w:author="Kendra Wyant" w:date="2026-06-06T16:16:00Z" w16du:dateUtc="2026-06-06T21:16:00Z">
        <w:r w:rsidRPr="003D0047">
          <w:rPr>
            <w:rFonts w:ascii="Times New Roman" w:hAnsi="Times New Roman" w:cs="Times New Roman"/>
          </w:rPr>
          <w:delText>69</w:delText>
        </w:r>
      </w:del>
      <w:ins w:id="992" w:author="Kendra Wyant" w:date="2026-06-06T16:16:00Z" w16du:dateUtc="2026-06-06T21:16:00Z">
        <w:r w:rsidRPr="00F432CF">
          <w:rPr>
            <w:rFonts w:ascii="Times New Roman" w:hAnsi="Times New Roman" w:cs="Times New Roman"/>
          </w:rPr>
          <w:t>70</w:t>
        </w:r>
      </w:ins>
      <w:proofErr w:type="gramStart"/>
      <w:r w:rsidRPr="00F432CF">
        <w:rPr>
          <w:rFonts w:ascii="Times New Roman" w:hAnsi="Times New Roman" w:cs="Times New Roman"/>
        </w:rPr>
        <w:t xml:space="preserve">. </w:t>
      </w:r>
      <w:r w:rsidRPr="00F432CF">
        <w:rPr>
          <w:rFonts w:ascii="Times New Roman" w:hAnsi="Times New Roman" w:cs="Times New Roman"/>
        </w:rPr>
        <w:tab/>
        <w:t>Huang</w:t>
      </w:r>
      <w:proofErr w:type="gramEnd"/>
      <w:r w:rsidRPr="00F432CF">
        <w:rPr>
          <w:rFonts w:ascii="Times New Roman" w:hAnsi="Times New Roman" w:cs="Times New Roman"/>
        </w:rPr>
        <w:t xml:space="preserve"> L, Li Q, Yue Y. Activity identification from GPS trajectories using spatial temporal </w:t>
      </w:r>
      <w:proofErr w:type="spellStart"/>
      <w:r w:rsidRPr="00F432CF">
        <w:rPr>
          <w:rFonts w:ascii="Times New Roman" w:hAnsi="Times New Roman" w:cs="Times New Roman"/>
        </w:rPr>
        <w:t>POIs’</w:t>
      </w:r>
      <w:proofErr w:type="spellEnd"/>
      <w:r w:rsidRPr="00F432CF">
        <w:rPr>
          <w:rFonts w:ascii="Times New Roman" w:hAnsi="Times New Roman" w:cs="Times New Roman"/>
        </w:rPr>
        <w:t xml:space="preserve"> attractiveness. Proceedings of the 2nd ACM SIGSPATIAL International Workshop on Location Based Social Networks. New York, NY, USA: Association for Computing Machinery; 2010. pp. 27–30. doi:</w:t>
      </w:r>
      <w:hyperlink r:id="rId55">
        <w:r w:rsidR="00330A02" w:rsidRPr="00F432CF">
          <w:rPr>
            <w:rStyle w:val="Hyperlink"/>
            <w:rFonts w:ascii="Times New Roman" w:hAnsi="Times New Roman" w:cs="Times New Roman"/>
          </w:rPr>
          <w:t>10.1145/1867699.1867704</w:t>
        </w:r>
      </w:hyperlink>
    </w:p>
    <w:p w14:paraId="700CF076" w14:textId="77777777" w:rsidR="00330A02" w:rsidRPr="00F432CF" w:rsidRDefault="00000000">
      <w:pPr>
        <w:pStyle w:val="Bibliography"/>
        <w:rPr>
          <w:ins w:id="993" w:author="Kendra Wyant" w:date="2026-06-06T16:16:00Z" w16du:dateUtc="2026-06-06T21:16:00Z"/>
          <w:rFonts w:ascii="Times New Roman" w:hAnsi="Times New Roman" w:cs="Times New Roman"/>
        </w:rPr>
      </w:pPr>
      <w:bookmarkStart w:id="994" w:name="Xdcc3e6c1429a41e0448c7c169835e10027482a3"/>
      <w:bookmarkEnd w:id="990"/>
      <w:del w:id="995" w:author="Kendra Wyant" w:date="2026-06-06T16:16:00Z" w16du:dateUtc="2026-06-06T21:16:00Z">
        <w:r w:rsidRPr="003D0047">
          <w:rPr>
            <w:rFonts w:ascii="Times New Roman" w:hAnsi="Times New Roman" w:cs="Times New Roman"/>
          </w:rPr>
          <w:delText>70</w:delText>
        </w:r>
      </w:del>
      <w:ins w:id="996" w:author="Kendra Wyant" w:date="2026-06-06T16:16:00Z" w16du:dateUtc="2026-06-06T21:16:00Z">
        <w:r w:rsidRPr="00F432CF">
          <w:rPr>
            <w:rFonts w:ascii="Times New Roman" w:hAnsi="Times New Roman" w:cs="Times New Roman"/>
          </w:rPr>
          <w:t>71</w:t>
        </w:r>
      </w:ins>
      <w:proofErr w:type="gramStart"/>
      <w:r w:rsidRPr="00F432CF">
        <w:rPr>
          <w:rFonts w:ascii="Times New Roman" w:hAnsi="Times New Roman" w:cs="Times New Roman"/>
        </w:rPr>
        <w:t xml:space="preserve">. </w:t>
      </w:r>
      <w:r w:rsidRPr="00F432CF">
        <w:rPr>
          <w:rFonts w:ascii="Times New Roman" w:hAnsi="Times New Roman" w:cs="Times New Roman"/>
        </w:rPr>
        <w:tab/>
        <w:t>Xie</w:t>
      </w:r>
      <w:proofErr w:type="gramEnd"/>
      <w:r w:rsidRPr="00F432CF">
        <w:rPr>
          <w:rFonts w:ascii="Times New Roman" w:hAnsi="Times New Roman" w:cs="Times New Roman"/>
        </w:rPr>
        <w:t xml:space="preserve"> K, Deng K, Zhou X. From trajectories to activities: A </w:t>
      </w:r>
      <w:proofErr w:type="spellStart"/>
      <w:r w:rsidRPr="00F432CF">
        <w:rPr>
          <w:rFonts w:ascii="Times New Roman" w:hAnsi="Times New Roman" w:cs="Times New Roman"/>
        </w:rPr>
        <w:t>spatio</w:t>
      </w:r>
      <w:proofErr w:type="spellEnd"/>
      <w:r w:rsidRPr="00F432CF">
        <w:rPr>
          <w:rFonts w:ascii="Times New Roman" w:hAnsi="Times New Roman" w:cs="Times New Roman"/>
        </w:rPr>
        <w:t>-temporal join approach. Proceedings of the 2009 International Workshop on Location Based Social Networks. New York, NY, USA: Association for Computing Machinery; 2009. pp. 25–32. doi:</w:t>
      </w:r>
      <w:hyperlink r:id="rId56">
        <w:r w:rsidR="00330A02" w:rsidRPr="00F432CF">
          <w:rPr>
            <w:rStyle w:val="Hyperlink"/>
            <w:rFonts w:ascii="Times New Roman" w:hAnsi="Times New Roman" w:cs="Times New Roman"/>
          </w:rPr>
          <w:t>10.1145/1629890.1629897</w:t>
        </w:r>
      </w:hyperlink>
    </w:p>
    <w:p w14:paraId="3B71C97E" w14:textId="77777777" w:rsidR="00330A02" w:rsidRDefault="00000000">
      <w:pPr>
        <w:pStyle w:val="Bibliography"/>
        <w:rPr>
          <w:ins w:id="997" w:author="Kendra Wyant" w:date="2026-06-06T16:16:00Z" w16du:dateUtc="2026-06-06T21:16:00Z"/>
          <w:rFonts w:ascii="Times New Roman" w:hAnsi="Times New Roman" w:cs="Times New Roman"/>
        </w:rPr>
      </w:pPr>
      <w:bookmarkStart w:id="998" w:name="X3767008d16a8293168c856ccfc7bd4044275213"/>
      <w:bookmarkEnd w:id="994"/>
      <w:ins w:id="999" w:author="Kendra Wyant" w:date="2026-06-06T16:16:00Z" w16du:dateUtc="2026-06-06T21:16:00Z">
        <w:r w:rsidRPr="00F432CF">
          <w:rPr>
            <w:rFonts w:ascii="Times New Roman" w:hAnsi="Times New Roman" w:cs="Times New Roman"/>
          </w:rPr>
          <w:t>72</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Leenaerts</w:t>
        </w:r>
        <w:proofErr w:type="spellEnd"/>
        <w:proofErr w:type="gramEnd"/>
        <w:r w:rsidRPr="00F432CF">
          <w:rPr>
            <w:rFonts w:ascii="Times New Roman" w:hAnsi="Times New Roman" w:cs="Times New Roman"/>
          </w:rPr>
          <w:t xml:space="preserve"> N, Soyster P, Ceccarini J, </w:t>
        </w:r>
        <w:proofErr w:type="spellStart"/>
        <w:r w:rsidRPr="00F432CF">
          <w:rPr>
            <w:rFonts w:ascii="Times New Roman" w:hAnsi="Times New Roman" w:cs="Times New Roman"/>
          </w:rPr>
          <w:t>Sunaert</w:t>
        </w:r>
        <w:proofErr w:type="spellEnd"/>
        <w:r w:rsidRPr="00F432CF">
          <w:rPr>
            <w:rFonts w:ascii="Times New Roman" w:hAnsi="Times New Roman" w:cs="Times New Roman"/>
          </w:rPr>
          <w:t xml:space="preserve"> S, Fisher A, Vrieze E. Person-specific and pooled prediction models for binge eating, alcohol use and binge drinking in bulimia nervosa and alcohol use disorder. Psychological Medicine. 2024;54: 2758–2773. doi:</w:t>
        </w:r>
        <w:r w:rsidR="00330A02">
          <w:fldChar w:fldCharType="begin"/>
        </w:r>
        <w:r w:rsidR="00330A02">
          <w:instrText>HYPERLINK "https://doi.org/10.1017/S0033291724000862" \h</w:instrText>
        </w:r>
        <w:r w:rsidR="00330A02">
          <w:fldChar w:fldCharType="separate"/>
        </w:r>
        <w:r w:rsidR="00330A02" w:rsidRPr="00F432CF">
          <w:rPr>
            <w:rStyle w:val="Hyperlink"/>
            <w:rFonts w:ascii="Times New Roman" w:hAnsi="Times New Roman" w:cs="Times New Roman"/>
          </w:rPr>
          <w:t>10.1017/S0033291724000862</w:t>
        </w:r>
        <w:r w:rsidR="00330A02">
          <w:fldChar w:fldCharType="end"/>
        </w:r>
        <w:bookmarkEnd w:id="907"/>
        <w:bookmarkEnd w:id="910"/>
        <w:bookmarkEnd w:id="998"/>
      </w:ins>
    </w:p>
    <w:p w14:paraId="3B914F33" w14:textId="77777777" w:rsidR="00B35838" w:rsidRDefault="00B35838">
      <w:pPr>
        <w:pStyle w:val="Bibliography"/>
        <w:rPr>
          <w:ins w:id="1000" w:author="Kendra Wyant" w:date="2026-06-06T16:16:00Z" w16du:dateUtc="2026-06-06T21:16:00Z"/>
          <w:rFonts w:ascii="Times New Roman" w:hAnsi="Times New Roman" w:cs="Times New Roman"/>
        </w:rPr>
      </w:pPr>
    </w:p>
    <w:p w14:paraId="060E86A7" w14:textId="77777777" w:rsidR="00B35838" w:rsidRDefault="00B35838" w:rsidP="00B35838">
      <w:pPr>
        <w:pStyle w:val="BodyText"/>
        <w:rPr>
          <w:ins w:id="1001" w:author="Kendra Wyant" w:date="2026-06-06T16:16:00Z" w16du:dateUtc="2026-06-06T21:16:00Z"/>
          <w:rFonts w:ascii="Times New Roman" w:hAnsi="Times New Roman" w:cs="Times New Roman"/>
          <w:b/>
          <w:bCs/>
          <w:sz w:val="36"/>
          <w:szCs w:val="36"/>
        </w:rPr>
      </w:pPr>
      <w:ins w:id="1002" w:author="Kendra Wyant" w:date="2026-06-06T16:16:00Z" w16du:dateUtc="2026-06-06T21:16:00Z">
        <w:r w:rsidRPr="00B35838">
          <w:rPr>
            <w:rFonts w:ascii="Times New Roman" w:hAnsi="Times New Roman" w:cs="Times New Roman"/>
            <w:b/>
            <w:bCs/>
            <w:sz w:val="36"/>
            <w:szCs w:val="36"/>
          </w:rPr>
          <w:t>Supporting information</w:t>
        </w:r>
      </w:ins>
    </w:p>
    <w:p w14:paraId="7650709C" w14:textId="77777777" w:rsidR="00B35838" w:rsidRPr="00B35838" w:rsidRDefault="00B35838" w:rsidP="00B35838">
      <w:pPr>
        <w:pStyle w:val="BodyText"/>
        <w:rPr>
          <w:ins w:id="1003" w:author="Kendra Wyant" w:date="2026-06-06T16:16:00Z" w16du:dateUtc="2026-06-06T21:16:00Z"/>
          <w:rFonts w:ascii="Times New Roman" w:hAnsi="Times New Roman" w:cs="Times New Roman"/>
          <w:b/>
          <w:bCs/>
        </w:rPr>
      </w:pPr>
      <w:ins w:id="1004" w:author="Kendra Wyant" w:date="2026-06-06T16:16:00Z" w16du:dateUtc="2026-06-06T21:16:00Z">
        <w:r w:rsidRPr="00B35838">
          <w:rPr>
            <w:rFonts w:ascii="Times New Roman" w:hAnsi="Times New Roman" w:cs="Times New Roman"/>
            <w:b/>
            <w:bCs/>
          </w:rPr>
          <w:t>S1 Appendix. Supporting tables and figures.</w:t>
        </w:r>
      </w:ins>
    </w:p>
    <w:p w14:paraId="58170458" w14:textId="77777777" w:rsidR="00B35838" w:rsidRPr="00F432CF" w:rsidRDefault="00B35838">
      <w:pPr>
        <w:pStyle w:val="Bibliography"/>
        <w:rPr>
          <w:rFonts w:ascii="Times New Roman" w:hAnsi="Times New Roman" w:cs="Times New Roman"/>
        </w:rPr>
      </w:pPr>
    </w:p>
    <w:sectPr w:rsidR="00B35838" w:rsidRPr="00F432CF" w:rsidSect="00567ACF">
      <w:headerReference w:type="default" r:id="rId57"/>
      <w:footerReference w:type="default" r:id="rId58"/>
      <w:footnotePr>
        <w:numRestart w:val="eachSect"/>
      </w:footnotePr>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A0D06" w14:textId="77777777" w:rsidR="009F45A2" w:rsidRDefault="009F45A2">
      <w:pPr>
        <w:spacing w:after="0"/>
      </w:pPr>
      <w:r>
        <w:separator/>
      </w:r>
    </w:p>
  </w:endnote>
  <w:endnote w:type="continuationSeparator" w:id="0">
    <w:p w14:paraId="2CED4E90" w14:textId="77777777" w:rsidR="009F45A2" w:rsidRDefault="009F45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1A472" w14:textId="77777777" w:rsidR="00567ACF" w:rsidRDefault="00567A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46837" w14:textId="77777777" w:rsidR="009F45A2" w:rsidRDefault="009F45A2">
      <w:pPr>
        <w:spacing w:after="0"/>
      </w:pPr>
      <w:r>
        <w:separator/>
      </w:r>
    </w:p>
  </w:footnote>
  <w:footnote w:type="continuationSeparator" w:id="0">
    <w:p w14:paraId="76268A0E" w14:textId="77777777" w:rsidR="009F45A2" w:rsidRDefault="009F45A2">
      <w:pPr>
        <w:spacing w:after="0"/>
      </w:pPr>
      <w:r>
        <w:continuationSeparator/>
      </w:r>
    </w:p>
  </w:footnote>
  <w:footnote w:id="1">
    <w:p w14:paraId="026C76A6" w14:textId="77777777" w:rsidR="00330A02" w:rsidRPr="003B6140" w:rsidRDefault="00000000">
      <w:pPr>
        <w:pStyle w:val="FootnoteText"/>
        <w:rPr>
          <w:rFonts w:ascii="Times New Roman" w:hAnsi="Times New Roman" w:cs="Times New Roman"/>
        </w:rPr>
      </w:pPr>
      <w:ins w:id="223" w:author="Kendra Wyant" w:date="2026-06-06T16:16:00Z" w16du:dateUtc="2026-06-06T21:16:00Z">
        <w:r w:rsidRPr="003B6140">
          <w:rPr>
            <w:rStyle w:val="FootnoteReference"/>
            <w:rFonts w:ascii="Times New Roman" w:hAnsi="Times New Roman" w:cs="Times New Roman"/>
          </w:rPr>
          <w:footnoteRef/>
        </w:r>
        <w:r w:rsidRPr="003B6140">
          <w:rPr>
            <w:rFonts w:ascii="Times New Roman" w:hAnsi="Times New Roman" w:cs="Times New Roman"/>
          </w:rPr>
          <w:t xml:space="preserve"> We also report median sensitivity, specificity, and balanced accuracy at a single decision threshold (identified using Youden’s index) in Table A in S1 Appendix. However, we caution against using classification in this intended application. A decision threshold is only necessary when a “decision” about whether to intervene must be made. We intend for our model’s predicted probabilities to be used to provide risk-relevant information to an individual</w:t>
        </w:r>
        <w:r>
          <w:t xml:space="preserve"> </w:t>
        </w:r>
        <w:r w:rsidRPr="003B6140">
          <w:rPr>
            <w:rFonts w:ascii="Times New Roman" w:hAnsi="Times New Roman" w:cs="Times New Roman"/>
          </w:rPr>
          <w:t>irregardless of their predicted risk level. We believe that assigning a class label of lapse versus no lapse would be less clinically useful (compared to these full-range probability scores) and may even be potentially iatrogenic. Moreover, the optimal decision threshold is likely to vary substantially depending on the clinical context and the relative costs of misclassification.</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62EDC" w14:textId="06BE522B" w:rsidR="0026635C" w:rsidRPr="0026635C" w:rsidRDefault="0026635C" w:rsidP="0026635C">
    <w:pPr>
      <w:pStyle w:val="Header"/>
      <w:rPr>
        <w:rFonts w:ascii="Times New Roman" w:hAnsi="Times New Roman" w:cs="Times New Roman"/>
      </w:rPr>
    </w:pPr>
    <w:r w:rsidRPr="0026635C">
      <w:rPr>
        <w:rFonts w:ascii="Times New Roman" w:hAnsi="Times New Roman" w:cs="Times New Roman"/>
      </w:rPr>
      <w:t>FORECASTING ALCOHOL LAPSE RISK</w:t>
    </w:r>
    <w:r w:rsidRPr="0026635C">
      <w:rPr>
        <w:rFonts w:ascii="Times New Roman" w:hAnsi="Times New Roman" w:cs="Times New Roman"/>
      </w:rPr>
      <w:tab/>
    </w:r>
    <w:r w:rsidRPr="0026635C">
      <w:rPr>
        <w:rFonts w:ascii="Times New Roman" w:hAnsi="Times New Roman" w:cs="Times New Roman"/>
      </w:rPr>
      <w:tab/>
    </w:r>
    <w:sdt>
      <w:sdtPr>
        <w:rPr>
          <w:rFonts w:ascii="Times New Roman" w:hAnsi="Times New Roman" w:cs="Times New Roman"/>
        </w:rPr>
        <w:id w:val="993682527"/>
        <w:docPartObj>
          <w:docPartGallery w:val="Page Numbers (Top of Page)"/>
          <w:docPartUnique/>
        </w:docPartObj>
      </w:sdtPr>
      <w:sdtEndPr>
        <w:rPr>
          <w:noProof/>
        </w:rPr>
      </w:sdtEndPr>
      <w:sdtContent>
        <w:r w:rsidRPr="0026635C">
          <w:rPr>
            <w:rFonts w:ascii="Times New Roman" w:hAnsi="Times New Roman" w:cs="Times New Roman"/>
          </w:rPr>
          <w:fldChar w:fldCharType="begin"/>
        </w:r>
        <w:r w:rsidRPr="0026635C">
          <w:rPr>
            <w:rFonts w:ascii="Times New Roman" w:hAnsi="Times New Roman" w:cs="Times New Roman"/>
          </w:rPr>
          <w:instrText xml:space="preserve"> PAGE   \* MERGEFORMAT </w:instrText>
        </w:r>
        <w:r w:rsidRPr="0026635C">
          <w:rPr>
            <w:rFonts w:ascii="Times New Roman" w:hAnsi="Times New Roman" w:cs="Times New Roman"/>
          </w:rPr>
          <w:fldChar w:fldCharType="separate"/>
        </w:r>
        <w:r w:rsidRPr="0026635C">
          <w:rPr>
            <w:rFonts w:ascii="Times New Roman" w:hAnsi="Times New Roman" w:cs="Times New Roman"/>
            <w:noProof/>
          </w:rPr>
          <w:t>2</w:t>
        </w:r>
        <w:r w:rsidRPr="0026635C">
          <w:rPr>
            <w:rFonts w:ascii="Times New Roman" w:hAnsi="Times New Roman" w:cs="Times New Roman"/>
            <w:noProof/>
          </w:rPr>
          <w:fldChar w:fldCharType="end"/>
        </w:r>
      </w:sdtContent>
    </w:sdt>
  </w:p>
  <w:p w14:paraId="66922E2D" w14:textId="6D9AD9E6" w:rsidR="0026635C" w:rsidRDefault="0026635C">
    <w:pPr>
      <w:pStyle w:val="Header"/>
      <w:rPr>
        <w:rPrChange w:id="1005" w:author="Kendra Wyant" w:date="2026-06-06T16:16:00Z" w16du:dateUtc="2026-06-06T21:16:00Z">
          <w:rPr>
            <w:rFonts w:ascii="Times New Roman" w:hAnsi="Times New Roman"/>
          </w:rPr>
        </w:rPrChang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802B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BB66F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25249269">
    <w:abstractNumId w:val="0"/>
  </w:num>
  <w:num w:numId="2" w16cid:durableId="15634464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88239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dra Wyant">
    <w15:presenceInfo w15:providerId="AD" w15:userId="S::kpaquette2@wisc.edu::3077f3dd-e7c2-4208-b60e-2e4b5c2a6b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30A02"/>
    <w:rsid w:val="00035B34"/>
    <w:rsid w:val="000B4199"/>
    <w:rsid w:val="000B7D14"/>
    <w:rsid w:val="000C2630"/>
    <w:rsid w:val="00196183"/>
    <w:rsid w:val="001973D4"/>
    <w:rsid w:val="0026635C"/>
    <w:rsid w:val="0029412B"/>
    <w:rsid w:val="002A6906"/>
    <w:rsid w:val="00306843"/>
    <w:rsid w:val="00330A02"/>
    <w:rsid w:val="003B6140"/>
    <w:rsid w:val="003D0047"/>
    <w:rsid w:val="003F51E2"/>
    <w:rsid w:val="005302DD"/>
    <w:rsid w:val="00567ACF"/>
    <w:rsid w:val="005A581F"/>
    <w:rsid w:val="00600AA0"/>
    <w:rsid w:val="0061210A"/>
    <w:rsid w:val="00626839"/>
    <w:rsid w:val="006C7FFB"/>
    <w:rsid w:val="00705DCE"/>
    <w:rsid w:val="00786714"/>
    <w:rsid w:val="0079103B"/>
    <w:rsid w:val="007B2CBB"/>
    <w:rsid w:val="007E1D49"/>
    <w:rsid w:val="00866566"/>
    <w:rsid w:val="008921DD"/>
    <w:rsid w:val="00952839"/>
    <w:rsid w:val="009B61B6"/>
    <w:rsid w:val="009F45A2"/>
    <w:rsid w:val="00A27CE7"/>
    <w:rsid w:val="00AE3B54"/>
    <w:rsid w:val="00B35838"/>
    <w:rsid w:val="00B4043F"/>
    <w:rsid w:val="00B617FE"/>
    <w:rsid w:val="00BD469A"/>
    <w:rsid w:val="00BD5070"/>
    <w:rsid w:val="00D031E2"/>
    <w:rsid w:val="00D23934"/>
    <w:rsid w:val="00DB4B75"/>
    <w:rsid w:val="00DC4004"/>
    <w:rsid w:val="00E320A6"/>
    <w:rsid w:val="00E57B3D"/>
    <w:rsid w:val="00EF7EF4"/>
    <w:rsid w:val="00F43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B19BE"/>
  <w15:docId w15:val="{049BFDA7-B924-466B-8DEA-0A37C208B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567ACF"/>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rsid w:val="00567ACF"/>
    <w:pPr>
      <w:keepNext/>
      <w:keepLines/>
    </w:pPr>
    <w:rPr>
      <w:sz w:val="24"/>
      <w:szCs w:val="24"/>
    </w:rPr>
  </w:style>
  <w:style w:type="paragraph" w:styleId="Date">
    <w:name w:val="Date"/>
    <w:basedOn w:val="Title"/>
    <w:next w:val="BodyText"/>
    <w:qFormat/>
    <w:rsid w:val="00567ACF"/>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BodyTextChar">
    <w:name w:val="Body Text Char"/>
    <w:basedOn w:val="DefaultParagraphFont"/>
    <w:link w:val="BodyText"/>
    <w:rsid w:val="00B35838"/>
  </w:style>
  <w:style w:type="character" w:styleId="LineNumber">
    <w:name w:val="line number"/>
    <w:basedOn w:val="DefaultParagraphFont"/>
    <w:rsid w:val="000C2630"/>
  </w:style>
  <w:style w:type="paragraph" w:styleId="Header">
    <w:name w:val="header"/>
    <w:basedOn w:val="Normal"/>
    <w:link w:val="HeaderChar"/>
    <w:uiPriority w:val="99"/>
    <w:rsid w:val="0026635C"/>
    <w:pPr>
      <w:tabs>
        <w:tab w:val="center" w:pos="4680"/>
        <w:tab w:val="right" w:pos="9360"/>
      </w:tabs>
      <w:spacing w:after="0"/>
    </w:pPr>
  </w:style>
  <w:style w:type="character" w:customStyle="1" w:styleId="HeaderChar">
    <w:name w:val="Header Char"/>
    <w:basedOn w:val="DefaultParagraphFont"/>
    <w:link w:val="Header"/>
    <w:uiPriority w:val="99"/>
    <w:rsid w:val="0026635C"/>
  </w:style>
  <w:style w:type="paragraph" w:styleId="Footer">
    <w:name w:val="footer"/>
    <w:basedOn w:val="Normal"/>
    <w:link w:val="FooterChar"/>
    <w:rsid w:val="0026635C"/>
    <w:pPr>
      <w:tabs>
        <w:tab w:val="center" w:pos="4680"/>
        <w:tab w:val="right" w:pos="9360"/>
      </w:tabs>
      <w:spacing w:after="0"/>
    </w:pPr>
  </w:style>
  <w:style w:type="character" w:customStyle="1" w:styleId="FooterChar">
    <w:name w:val="Footer Char"/>
    <w:basedOn w:val="DefaultParagraphFont"/>
    <w:link w:val="Footer"/>
    <w:rsid w:val="00266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add.13479" TargetMode="External"/><Relationship Id="rId18" Type="http://schemas.openxmlformats.org/officeDocument/2006/relationships/hyperlink" Target="https://doi.org/10.1016/j.brat.2019.103506" TargetMode="External"/><Relationship Id="rId26" Type="http://schemas.openxmlformats.org/officeDocument/2006/relationships/hyperlink" Target="https://doi.org/10.1016/j.drugalcdep.2019.05.017" TargetMode="External"/><Relationship Id="rId39" Type="http://schemas.openxmlformats.org/officeDocument/2006/relationships/hyperlink" Target="https://doi.org/10.1177/1073191116653829" TargetMode="External"/><Relationship Id="rId21" Type="http://schemas.openxmlformats.org/officeDocument/2006/relationships/hyperlink" Target="https://doi.org/10.2196/41833" TargetMode="External"/><Relationship Id="rId34" Type="http://schemas.openxmlformats.org/officeDocument/2006/relationships/hyperlink" Target="https://doi.org/10.1016/j.amepre.2022.08.022" TargetMode="External"/><Relationship Id="rId42" Type="http://schemas.openxmlformats.org/officeDocument/2006/relationships/hyperlink" Target="https://doi.org/10.1016/j.cpr.2005.11.003" TargetMode="External"/><Relationship Id="rId47" Type="http://schemas.openxmlformats.org/officeDocument/2006/relationships/hyperlink" Target="https://doi.org/10.1177/1077558712458541" TargetMode="External"/><Relationship Id="rId50" Type="http://schemas.openxmlformats.org/officeDocument/2006/relationships/hyperlink" Target="https://doi.org/10.1016/0740-5472(94)00080-b" TargetMode="External"/><Relationship Id="rId55" Type="http://schemas.openxmlformats.org/officeDocument/2006/relationships/hyperlink" Target="https://doi.org/10.1145/1867699.186770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46/annurev.clinpsy.3.022806.091455" TargetMode="External"/><Relationship Id="rId29" Type="http://schemas.openxmlformats.org/officeDocument/2006/relationships/hyperlink" Target="https://doi.org/10.1016/j.drugalcdep.2006.05.012" TargetMode="External"/><Relationship Id="rId11" Type="http://schemas.openxmlformats.org/officeDocument/2006/relationships/hyperlink" Target="https://doi.org/10.1377/hlthaff.20.6.64" TargetMode="External"/><Relationship Id="rId24" Type="http://schemas.openxmlformats.org/officeDocument/2006/relationships/hyperlink" Target="https://doi.org/10.1037/adb0000666" TargetMode="External"/><Relationship Id="rId32" Type="http://schemas.openxmlformats.org/officeDocument/2006/relationships/hyperlink" Target="https://doi.org/10.1007/978-1-4614-6849-3" TargetMode="External"/><Relationship Id="rId37" Type="http://schemas.openxmlformats.org/officeDocument/2006/relationships/hyperlink" Target="https://doi.org/10.1007/s10862-017-9632-8" TargetMode="External"/><Relationship Id="rId40" Type="http://schemas.openxmlformats.org/officeDocument/2006/relationships/hyperlink" Target="https://doi.org/10.2196/73265" TargetMode="External"/><Relationship Id="rId45" Type="http://schemas.openxmlformats.org/officeDocument/2006/relationships/hyperlink" Target="https://doi.org/10.48550/arXiv.1810.04805" TargetMode="External"/><Relationship Id="rId53" Type="http://schemas.openxmlformats.org/officeDocument/2006/relationships/hyperlink" Target="https://doi.org/10/gfsjzg" TargetMode="External"/><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doi.org/10.1007/s11920-012-0296-5" TargetMode="External"/><Relationship Id="rId14" Type="http://schemas.openxmlformats.org/officeDocument/2006/relationships/hyperlink" Target="https://doi.org/10.1037/0003-066X.59.4.224" TargetMode="External"/><Relationship Id="rId22" Type="http://schemas.openxmlformats.org/officeDocument/2006/relationships/hyperlink" Target="https://doi.org/10.2196/29563" TargetMode="External"/><Relationship Id="rId27" Type="http://schemas.openxmlformats.org/officeDocument/2006/relationships/hyperlink" Target="https://doi.org/10.1001/jamanetworkopen.2020.5852" TargetMode="External"/><Relationship Id="rId30" Type="http://schemas.openxmlformats.org/officeDocument/2006/relationships/hyperlink" Target="https://www.ncbi.nlm.nih.gov/pubmed/12199834" TargetMode="External"/><Relationship Id="rId35" Type="http://schemas.openxmlformats.org/officeDocument/2006/relationships/hyperlink" Target="https://doi.org/10.1080/00952990.2019.1694536" TargetMode="External"/><Relationship Id="rId43" Type="http://schemas.openxmlformats.org/officeDocument/2006/relationships/hyperlink" Target="https://doi.org/10.1016/j.cpr.2017.10.012" TargetMode="External"/><Relationship Id="rId48" Type="http://schemas.openxmlformats.org/officeDocument/2006/relationships/hyperlink" Target="https://doi.org/10.5555/ajhb.2007.31.supp.S47" TargetMode="External"/><Relationship Id="rId56" Type="http://schemas.openxmlformats.org/officeDocument/2006/relationships/hyperlink" Target="https://doi.org/10.1145/1629890.1629897" TargetMode="External"/><Relationship Id="rId8" Type="http://schemas.openxmlformats.org/officeDocument/2006/relationships/hyperlink" Target="mailto:jjcurtin@wisc.edu" TargetMode="External"/><Relationship Id="rId51" Type="http://schemas.openxmlformats.org/officeDocument/2006/relationships/hyperlink" Target="https://doi.org/10.1016/j.psc.2010.04.012" TargetMode="External"/><Relationship Id="rId3" Type="http://schemas.openxmlformats.org/officeDocument/2006/relationships/styles" Target="styles.xml"/><Relationship Id="rId12" Type="http://schemas.openxmlformats.org/officeDocument/2006/relationships/hyperlink" Target="https://doi.org/10.1177/1178221820976988" TargetMode="External"/><Relationship Id="rId17" Type="http://schemas.openxmlformats.org/officeDocument/2006/relationships/hyperlink" Target="https://doi.org/10.1007/s10488-016-0718-5" TargetMode="External"/><Relationship Id="rId25" Type="http://schemas.openxmlformats.org/officeDocument/2006/relationships/hyperlink" Target="https://doi.org/10.1016/j.jsat.2021.108417" TargetMode="External"/><Relationship Id="rId33" Type="http://schemas.openxmlformats.org/officeDocument/2006/relationships/hyperlink" Target="https://doi.org/10.1093/jamia/ocy052" TargetMode="External"/><Relationship Id="rId38" Type="http://schemas.openxmlformats.org/officeDocument/2006/relationships/hyperlink" Target="https://doi.org/10.1177/1073191114540320" TargetMode="External"/><Relationship Id="rId46" Type="http://schemas.openxmlformats.org/officeDocument/2006/relationships/hyperlink" Target="https://doi.org/10.1016/j.drugalcdep.2021.108706" TargetMode="External"/><Relationship Id="rId59" Type="http://schemas.openxmlformats.org/officeDocument/2006/relationships/fontTable" Target="fontTable.xml"/><Relationship Id="rId20" Type="http://schemas.openxmlformats.org/officeDocument/2006/relationships/hyperlink" Target="https://doi.org/10.1146/annurev-clinpsy-032816-044949" TargetMode="External"/><Relationship Id="rId41" Type="http://schemas.openxmlformats.org/officeDocument/2006/relationships/hyperlink" Target="https://doi.org/10.1111/j.1530-0277.1984.tb05523.x" TargetMode="External"/><Relationship Id="rId54" Type="http://schemas.openxmlformats.org/officeDocument/2006/relationships/hyperlink" Target="https://doi.org/10.2196/3986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16/j.cpr.2007.01.002" TargetMode="External"/><Relationship Id="rId23" Type="http://schemas.openxmlformats.org/officeDocument/2006/relationships/hyperlink" Target="https://doi.org/10.31234/osf.io/cgsf7" TargetMode="External"/><Relationship Id="rId28" Type="http://schemas.openxmlformats.org/officeDocument/2006/relationships/hyperlink" Target="https://doi.org/10.1016/j.jsat.2021.108710" TargetMode="External"/><Relationship Id="rId36" Type="http://schemas.openxmlformats.org/officeDocument/2006/relationships/hyperlink" Target="https://doi.org/10.1037/ccp0000026" TargetMode="External"/><Relationship Id="rId49" Type="http://schemas.openxmlformats.org/officeDocument/2006/relationships/hyperlink" Target="https://doi.org/10.7326/M14-0295" TargetMode="External"/><Relationship Id="rId57" Type="http://schemas.openxmlformats.org/officeDocument/2006/relationships/header" Target="header1.xml"/><Relationship Id="rId10" Type="http://schemas.openxmlformats.org/officeDocument/2006/relationships/hyperlink" Target="https://www.ncbi.nlm.nih.gov/pmc/articles/PMC2797101" TargetMode="External"/><Relationship Id="rId31" Type="http://schemas.openxmlformats.org/officeDocument/2006/relationships/hyperlink" Target="https://doi.org/10.21231/GNT1-HW21" TargetMode="External"/><Relationship Id="rId44" Type="http://schemas.openxmlformats.org/officeDocument/2006/relationships/hyperlink" Target="https://doi.org/10.1177/0261927X09351676" TargetMode="External"/><Relationship Id="rId52" Type="http://schemas.openxmlformats.org/officeDocument/2006/relationships/hyperlink" Target="https://doi.org/10.1146/annurev-clinpsy-102419-125016" TargetMode="External"/><Relationship Id="rId60"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doi.org/10.1001/jama.284.13.16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47A7E-3F16-427E-AFEF-F60408FD4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49</Pages>
  <Words>14250</Words>
  <Characters>81231</Characters>
  <Application>Microsoft Office Word</Application>
  <DocSecurity>0</DocSecurity>
  <Lines>676</Lines>
  <Paragraphs>190</Paragraphs>
  <ScaleCrop>false</ScaleCrop>
  <Company/>
  <LinksUpToDate>false</LinksUpToDate>
  <CharactersWithSpaces>95291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Alcohol Lapse Risk up to Two Weeks in Advance using Time-lagged Machine Learning Models</dc:title>
  <dc:creator>Kendra Wyant; Gaylen E. Fronk; Jiachen Yu; Claire E. Punturieri; John J. Curtin</dc:creator>
  <cp:keywords>Substance use disorders, Precision mental health</cp:keywords>
  <cp:lastModifiedBy>Kendra Wyant</cp:lastModifiedBy>
  <cp:revision>1</cp:revision>
  <dcterms:created xsi:type="dcterms:W3CDTF">2026-06-06T18:48:00Z</dcterms:created>
  <dcterms:modified xsi:type="dcterms:W3CDTF">2026-06-06T21:20:00Z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Alcohol use disorder is a chronic, relapsing condition. Individuals must monitor risk and take proactive steps to manage and reduce it indefinitely to prevent lapse. Smartphone sensing and machine learning offer promise as scalable tools for automating risk monitoring and delivering personalized support during recovery. Research has demonstrated that machine learning models using ecological momentary assessment can generate highly accurate predictions of immediate lapse risk (e.g., within the next hour or day). However, many risks require supports that are not immediately available. These supports may need to be planned or involve coordination with others. In such cases, individuals may benefit from advance warning about changes in their lapse risk and the contributing factors.To meet this need, we developed machine learning models to predict future alcohol lapses within 24-hour prediction windows, lagged by 1 day, 3 days, 1 week, and 2 weeks from the prediction timepoint. We engineered features from 4x daily ecological momentary from individuals (N = 151; 51% male; mean age = 41; 87% non-Hispanic White) in early recovery (≤ 8 weeks of abstinence) from alcohol use disorder over a three-month period. We trained and evaluated models using nested cross-validation. Median posterior auROC values were high (0.85–0.89) across models, though performance decreased modestly with longer lag time. Models performed worse for non-advantaged groups (non-White and/or Hispanic, income below federal poverty line, female) compared to advantaged groups (non-Hispanic White, income above federal poverty line, male). Past alcohol use, abstinence self-efficacy, and craving were the most important features, with the magnitude of their importance varying meaningfully by lag time.These findings demonstrate the feasibility of predicting alcohol lapses up to two weeks in advance. Embedding these models within a recovery monitoring and support system could enable adaptive, personalized care with enough warning to implement recovery supports not immediately available. Improving model fairness and optimizing the delivery of model feedback to sustain engagement remain critical next steps.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plos-one.csl</vt:lpwstr>
  </property>
  <property fmtid="{D5CDD505-2E9C-101B-9397-08002B2CF9AE}" pid="11" name="date">
    <vt:lpwstr>2026-06-06</vt:lpwstr>
  </property>
  <property fmtid="{D5CDD505-2E9C-101B-9397-08002B2CF9AE}" pid="12" name="editor_options">
    <vt:lpwstr/>
  </property>
  <property fmtid="{D5CDD505-2E9C-101B-9397-08002B2CF9AE}" pid="13" name="engines">
    <vt:lpwstr/>
  </property>
  <property fmtid="{D5CDD505-2E9C-101B-9397-08002B2CF9AE}" pid="14" name="financial-support">
    <vt:lpwstr>This research was supported by grants from the National Institute on Alcohol Abuse and Alcoholism (NIAAA; R01 AA024391 to John J. Curtin) and the National Institute on Drug Abuse (NIDA; R01 DA047315 to John J. Curtin).</vt:lpwstr>
  </property>
  <property fmtid="{D5CDD505-2E9C-101B-9397-08002B2CF9AE}" pid="15" name="google-scholar">
    <vt:lpwstr>True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