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008" w14:textId="77777777" w:rsidR="00F432CF" w:rsidRDefault="00F432CF" w:rsidP="00F432CF">
      <w:pPr>
        <w:pStyle w:val="Title"/>
        <w:spacing w:after="0" w:line="480" w:lineRule="auto"/>
        <w:jc w:val="left"/>
        <w:rPr>
          <w:rFonts w:ascii="Times New Roman" w:hAnsi="Times New Roman" w:cs="Times New Roman"/>
          <w:sz w:val="24"/>
          <w:szCs w:val="24"/>
        </w:rPr>
      </w:pPr>
    </w:p>
    <w:p w14:paraId="0C290657" w14:textId="77777777" w:rsidR="00F432CF" w:rsidRDefault="00F432CF" w:rsidP="00F432CF">
      <w:pPr>
        <w:pStyle w:val="Title"/>
        <w:spacing w:after="0" w:line="480" w:lineRule="auto"/>
        <w:rPr>
          <w:rFonts w:ascii="Times New Roman" w:hAnsi="Times New Roman" w:cs="Times New Roman"/>
          <w:sz w:val="24"/>
          <w:szCs w:val="24"/>
        </w:rPr>
      </w:pPr>
      <w:r w:rsidRPr="00C701D8">
        <w:rPr>
          <w:rFonts w:ascii="Times New Roman" w:hAnsi="Times New Roman" w:cs="Times New Roman"/>
          <w:sz w:val="24"/>
          <w:szCs w:val="24"/>
        </w:rPr>
        <w:t xml:space="preserve">Forecasting </w:t>
      </w:r>
      <w:r>
        <w:rPr>
          <w:rFonts w:ascii="Times New Roman" w:hAnsi="Times New Roman" w:cs="Times New Roman"/>
          <w:sz w:val="24"/>
          <w:szCs w:val="24"/>
        </w:rPr>
        <w:t>a</w:t>
      </w:r>
      <w:r w:rsidRPr="00C701D8">
        <w:rPr>
          <w:rFonts w:ascii="Times New Roman" w:hAnsi="Times New Roman" w:cs="Times New Roman"/>
          <w:sz w:val="24"/>
          <w:szCs w:val="24"/>
        </w:rPr>
        <w:t xml:space="preserve">lcohol </w:t>
      </w:r>
      <w:r>
        <w:rPr>
          <w:rFonts w:ascii="Times New Roman" w:hAnsi="Times New Roman" w:cs="Times New Roman"/>
          <w:sz w:val="24"/>
          <w:szCs w:val="24"/>
        </w:rPr>
        <w:t>l</w:t>
      </w:r>
      <w:r w:rsidRPr="00C701D8">
        <w:rPr>
          <w:rFonts w:ascii="Times New Roman" w:hAnsi="Times New Roman" w:cs="Times New Roman"/>
          <w:sz w:val="24"/>
          <w:szCs w:val="24"/>
        </w:rPr>
        <w:t>apse</w:t>
      </w:r>
      <w:r>
        <w:rPr>
          <w:rFonts w:ascii="Times New Roman" w:hAnsi="Times New Roman" w:cs="Times New Roman"/>
          <w:sz w:val="24"/>
          <w:szCs w:val="24"/>
        </w:rPr>
        <w:t xml:space="preserve"> risk</w:t>
      </w:r>
      <w:r w:rsidRPr="00C701D8">
        <w:rPr>
          <w:rFonts w:ascii="Times New Roman" w:hAnsi="Times New Roman" w:cs="Times New Roman"/>
          <w:sz w:val="24"/>
          <w:szCs w:val="24"/>
        </w:rPr>
        <w:t xml:space="preserve"> up to </w:t>
      </w:r>
      <w:r>
        <w:rPr>
          <w:rFonts w:ascii="Times New Roman" w:hAnsi="Times New Roman" w:cs="Times New Roman"/>
          <w:sz w:val="24"/>
          <w:szCs w:val="24"/>
        </w:rPr>
        <w:t>t</w:t>
      </w:r>
      <w:r w:rsidRPr="00C701D8">
        <w:rPr>
          <w:rFonts w:ascii="Times New Roman" w:hAnsi="Times New Roman" w:cs="Times New Roman"/>
          <w:sz w:val="24"/>
          <w:szCs w:val="24"/>
        </w:rPr>
        <w:t xml:space="preserve">wo </w:t>
      </w:r>
      <w:r>
        <w:rPr>
          <w:rFonts w:ascii="Times New Roman" w:hAnsi="Times New Roman" w:cs="Times New Roman"/>
          <w:sz w:val="24"/>
          <w:szCs w:val="24"/>
        </w:rPr>
        <w:t>w</w:t>
      </w:r>
      <w:r w:rsidRPr="00C701D8">
        <w:rPr>
          <w:rFonts w:ascii="Times New Roman" w:hAnsi="Times New Roman" w:cs="Times New Roman"/>
          <w:sz w:val="24"/>
          <w:szCs w:val="24"/>
        </w:rPr>
        <w:t xml:space="preserve">eeks in </w:t>
      </w:r>
      <w:r>
        <w:rPr>
          <w:rFonts w:ascii="Times New Roman" w:hAnsi="Times New Roman" w:cs="Times New Roman"/>
          <w:sz w:val="24"/>
          <w:szCs w:val="24"/>
        </w:rPr>
        <w:t>a</w:t>
      </w:r>
      <w:r w:rsidRPr="00C701D8">
        <w:rPr>
          <w:rFonts w:ascii="Times New Roman" w:hAnsi="Times New Roman" w:cs="Times New Roman"/>
          <w:sz w:val="24"/>
          <w:szCs w:val="24"/>
        </w:rPr>
        <w:t xml:space="preserve">dvance using </w:t>
      </w:r>
      <w:r>
        <w:rPr>
          <w:rFonts w:ascii="Times New Roman" w:hAnsi="Times New Roman" w:cs="Times New Roman"/>
          <w:sz w:val="24"/>
          <w:szCs w:val="24"/>
        </w:rPr>
        <w:t>t</w:t>
      </w:r>
      <w:r w:rsidRPr="00C701D8">
        <w:rPr>
          <w:rFonts w:ascii="Times New Roman" w:hAnsi="Times New Roman" w:cs="Times New Roman"/>
          <w:sz w:val="24"/>
          <w:szCs w:val="24"/>
        </w:rPr>
        <w:t xml:space="preserve">ime-lagged </w:t>
      </w:r>
      <w:r>
        <w:rPr>
          <w:rFonts w:ascii="Times New Roman" w:hAnsi="Times New Roman" w:cs="Times New Roman"/>
          <w:sz w:val="24"/>
          <w:szCs w:val="24"/>
        </w:rPr>
        <w:t>m</w:t>
      </w:r>
      <w:r w:rsidRPr="00C701D8">
        <w:rPr>
          <w:rFonts w:ascii="Times New Roman" w:hAnsi="Times New Roman" w:cs="Times New Roman"/>
          <w:sz w:val="24"/>
          <w:szCs w:val="24"/>
        </w:rPr>
        <w:t>achine</w:t>
      </w:r>
      <w:r>
        <w:rPr>
          <w:rFonts w:ascii="Times New Roman" w:hAnsi="Times New Roman" w:cs="Times New Roman"/>
          <w:sz w:val="24"/>
          <w:szCs w:val="24"/>
        </w:rPr>
        <w:t xml:space="preserve"> l</w:t>
      </w:r>
      <w:r w:rsidRPr="00C701D8">
        <w:rPr>
          <w:rFonts w:ascii="Times New Roman" w:hAnsi="Times New Roman" w:cs="Times New Roman"/>
          <w:sz w:val="24"/>
          <w:szCs w:val="24"/>
        </w:rPr>
        <w:t xml:space="preserve">earning </w:t>
      </w:r>
      <w:r>
        <w:rPr>
          <w:rFonts w:ascii="Times New Roman" w:hAnsi="Times New Roman" w:cs="Times New Roman"/>
          <w:sz w:val="24"/>
          <w:szCs w:val="24"/>
        </w:rPr>
        <w:t>m</w:t>
      </w:r>
      <w:r w:rsidRPr="00C701D8">
        <w:rPr>
          <w:rFonts w:ascii="Times New Roman" w:hAnsi="Times New Roman" w:cs="Times New Roman"/>
          <w:sz w:val="24"/>
          <w:szCs w:val="24"/>
        </w:rPr>
        <w:t>odels</w:t>
      </w:r>
    </w:p>
    <w:p w14:paraId="1CE4EC95" w14:textId="77777777" w:rsidR="00F432CF" w:rsidRDefault="00F432CF" w:rsidP="00F432CF">
      <w:pPr>
        <w:pStyle w:val="Title"/>
        <w:spacing w:after="0" w:line="480" w:lineRule="auto"/>
        <w:ind w:firstLine="720"/>
        <w:jc w:val="left"/>
        <w:rPr>
          <w:rFonts w:ascii="Times New Roman" w:hAnsi="Times New Roman" w:cs="Times New Roman"/>
          <w:sz w:val="24"/>
          <w:szCs w:val="24"/>
        </w:rPr>
      </w:pPr>
    </w:p>
    <w:p w14:paraId="1554D3B8" w14:textId="77777777" w:rsidR="00F432CF" w:rsidRDefault="00F432CF" w:rsidP="00F432CF">
      <w:pPr>
        <w:pStyle w:val="Title"/>
        <w:spacing w:after="0" w:line="480" w:lineRule="auto"/>
        <w:rPr>
          <w:rFonts w:ascii="Times New Roman" w:hAnsi="Times New Roman" w:cs="Times New Roman"/>
          <w:sz w:val="24"/>
          <w:szCs w:val="24"/>
          <w:vertAlign w:val="superscript"/>
        </w:rPr>
      </w:pPr>
      <w:r w:rsidRPr="00C701D8">
        <w:rPr>
          <w:rFonts w:ascii="Times New Roman" w:hAnsi="Times New Roman" w:cs="Times New Roman"/>
          <w:sz w:val="24"/>
          <w:szCs w:val="24"/>
        </w:rPr>
        <w:t>Kendra Wyant</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Gaylen E. Fronk</w:t>
      </w:r>
      <w:r>
        <w:rPr>
          <w:rFonts w:ascii="Times New Roman" w:hAnsi="Times New Roman" w:cs="Times New Roman"/>
          <w:sz w:val="24"/>
          <w:szCs w:val="24"/>
          <w:vertAlign w:val="superscript"/>
        </w:rPr>
        <w:t>1,2</w:t>
      </w:r>
      <w:r>
        <w:rPr>
          <w:rFonts w:ascii="Times New Roman" w:hAnsi="Times New Roman" w:cs="Times New Roman"/>
          <w:sz w:val="24"/>
          <w:szCs w:val="24"/>
        </w:rPr>
        <w:t xml:space="preserve">, </w:t>
      </w:r>
      <w:r w:rsidRPr="00C701D8">
        <w:rPr>
          <w:rFonts w:ascii="Times New Roman" w:hAnsi="Times New Roman" w:cs="Times New Roman"/>
          <w:sz w:val="24"/>
          <w:szCs w:val="24"/>
        </w:rPr>
        <w:t>Jiachen Yu</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Claire E. Punturieri</w:t>
      </w:r>
      <w:r>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C701D8">
        <w:rPr>
          <w:rFonts w:ascii="Times New Roman" w:hAnsi="Times New Roman" w:cs="Times New Roman"/>
          <w:sz w:val="24"/>
          <w:szCs w:val="24"/>
        </w:rPr>
        <w:t>John J. Curtin</w:t>
      </w:r>
      <w:r>
        <w:rPr>
          <w:rFonts w:ascii="Times New Roman" w:hAnsi="Times New Roman" w:cs="Times New Roman"/>
          <w:sz w:val="24"/>
          <w:szCs w:val="24"/>
          <w:vertAlign w:val="superscript"/>
        </w:rPr>
        <w:t>1*</w:t>
      </w:r>
    </w:p>
    <w:p w14:paraId="724AE72C" w14:textId="77777777" w:rsidR="00F432CF" w:rsidRDefault="00F432CF" w:rsidP="00F432CF">
      <w:pPr>
        <w:pStyle w:val="BodyText"/>
        <w:spacing w:before="0" w:after="0"/>
        <w:ind w:firstLine="720"/>
      </w:pPr>
    </w:p>
    <w:p w14:paraId="3E937F11" w14:textId="77777777" w:rsidR="00F432CF" w:rsidRDefault="00F432CF" w:rsidP="00F432CF">
      <w:pPr>
        <w:pStyle w:val="BodyText"/>
        <w:spacing w:before="0" w:after="0"/>
        <w:ind w:firstLine="720"/>
      </w:pPr>
    </w:p>
    <w:p w14:paraId="3B7E8139" w14:textId="77777777" w:rsidR="00F432CF" w:rsidRDefault="00F432CF" w:rsidP="00F432CF">
      <w:pPr>
        <w:pStyle w:val="BodyText"/>
        <w:spacing w:before="0" w:after="0"/>
        <w:ind w:firstLine="720"/>
      </w:pPr>
    </w:p>
    <w:p w14:paraId="7F303D92" w14:textId="77777777" w:rsidR="00F432CF" w:rsidRPr="00C701D8" w:rsidRDefault="00F432CF" w:rsidP="00F432CF">
      <w:pPr>
        <w:pStyle w:val="BodyText"/>
        <w:spacing w:before="0" w:after="0"/>
        <w:ind w:firstLine="720"/>
      </w:pPr>
    </w:p>
    <w:p w14:paraId="78B71062" w14:textId="77777777" w:rsidR="00F432CF" w:rsidRDefault="00F432CF" w:rsidP="00F432CF">
      <w:pPr>
        <w:pStyle w:val="BodyText"/>
        <w:spacing w:before="0" w:after="0"/>
        <w:rPr>
          <w:rFonts w:ascii="Times New Roman" w:hAnsi="Times New Roman" w:cs="Times New Roman"/>
        </w:rPr>
      </w:pPr>
      <w:r w:rsidRPr="00C701D8">
        <w:rPr>
          <w:rFonts w:ascii="Times New Roman" w:hAnsi="Times New Roman" w:cs="Times New Roman"/>
          <w:vertAlign w:val="superscript"/>
        </w:rPr>
        <w:t>1</w:t>
      </w:r>
      <w:r w:rsidRPr="00C701D8">
        <w:rPr>
          <w:rFonts w:ascii="Times New Roman" w:hAnsi="Times New Roman" w:cs="Times New Roman"/>
        </w:rPr>
        <w:t>Department of Psychology, University of Wisconsin-Madison</w:t>
      </w:r>
      <w:r>
        <w:rPr>
          <w:rFonts w:ascii="Times New Roman" w:hAnsi="Times New Roman" w:cs="Times New Roman"/>
        </w:rPr>
        <w:t>, Madison, Wisconsin, United States</w:t>
      </w:r>
    </w:p>
    <w:p w14:paraId="21FC73AB" w14:textId="77777777" w:rsidR="00F432CF" w:rsidRDefault="00F432CF" w:rsidP="00F432CF">
      <w:pPr>
        <w:pStyle w:val="BodyText"/>
        <w:spacing w:before="0" w:after="0"/>
        <w:rPr>
          <w:rFonts w:ascii="Times New Roman" w:hAnsi="Times New Roman" w:cs="Times New Roman"/>
        </w:rPr>
      </w:pPr>
    </w:p>
    <w:p w14:paraId="6CEE2888" w14:textId="612F8426" w:rsidR="00F432CF" w:rsidRPr="00C701D8" w:rsidRDefault="00F432CF" w:rsidP="00F432CF">
      <w:pPr>
        <w:pStyle w:val="BodyText"/>
        <w:spacing w:before="0" w:after="0"/>
        <w:rPr>
          <w:rFonts w:ascii="Times New Roman" w:hAnsi="Times New Roman" w:cs="Times New Roman"/>
        </w:rPr>
      </w:pPr>
      <w:r>
        <w:rPr>
          <w:rFonts w:ascii="Times New Roman" w:hAnsi="Times New Roman" w:cs="Times New Roman"/>
          <w:vertAlign w:val="superscript"/>
        </w:rPr>
        <w:t>2</w:t>
      </w:r>
      <w:r w:rsidRPr="00C701D8">
        <w:rPr>
          <w:rFonts w:ascii="Times New Roman" w:hAnsi="Times New Roman" w:cs="Times New Roman"/>
        </w:rPr>
        <w:t>Department of Psychiatry and Behavioral Sciences, Medical University of South Carolina</w:t>
      </w:r>
      <w:r>
        <w:rPr>
          <w:rFonts w:ascii="Times New Roman" w:hAnsi="Times New Roman" w:cs="Times New Roman"/>
        </w:rPr>
        <w:t>, Charleston, South Carolina, United States</w:t>
      </w:r>
    </w:p>
    <w:p w14:paraId="0795D934" w14:textId="77777777" w:rsidR="00F432CF" w:rsidRDefault="00F432CF" w:rsidP="00F432CF">
      <w:pPr>
        <w:pStyle w:val="BodyText"/>
        <w:spacing w:before="0" w:after="0" w:line="480" w:lineRule="auto"/>
        <w:ind w:firstLine="720"/>
        <w:rPr>
          <w:rFonts w:ascii="Times New Roman" w:hAnsi="Times New Roman" w:cs="Times New Roman"/>
        </w:rPr>
      </w:pPr>
    </w:p>
    <w:p w14:paraId="1ABA53AB" w14:textId="77777777" w:rsidR="00F432CF" w:rsidRDefault="00F432CF" w:rsidP="00F432CF">
      <w:pPr>
        <w:pStyle w:val="BodyText"/>
        <w:spacing w:before="0" w:after="0" w:line="480" w:lineRule="auto"/>
        <w:ind w:firstLine="720"/>
        <w:rPr>
          <w:rFonts w:ascii="Times New Roman" w:hAnsi="Times New Roman" w:cs="Times New Roman"/>
        </w:rPr>
      </w:pPr>
    </w:p>
    <w:p w14:paraId="79288E4D" w14:textId="77777777" w:rsidR="00F432CF" w:rsidRDefault="00F432CF" w:rsidP="00F432CF">
      <w:pPr>
        <w:pStyle w:val="BodyText"/>
        <w:spacing w:before="0" w:after="0"/>
        <w:rPr>
          <w:rFonts w:ascii="Times New Roman" w:hAnsi="Times New Roman" w:cs="Times New Roman"/>
        </w:rPr>
      </w:pPr>
      <w:r>
        <w:rPr>
          <w:rFonts w:ascii="Times New Roman" w:hAnsi="Times New Roman" w:cs="Times New Roman"/>
        </w:rPr>
        <w:t>*Corresponding author</w:t>
      </w:r>
    </w:p>
    <w:p w14:paraId="597AE595" w14:textId="2038ACA0" w:rsidR="00330A02" w:rsidRPr="00F432CF" w:rsidRDefault="00F432CF" w:rsidP="00F432CF">
      <w:pPr>
        <w:pStyle w:val="BodyText"/>
        <w:spacing w:before="0" w:after="0"/>
        <w:rPr>
          <w:rFonts w:ascii="Times New Roman" w:hAnsi="Times New Roman" w:cs="Times New Roman"/>
        </w:rPr>
      </w:pPr>
      <w:r>
        <w:rPr>
          <w:rFonts w:ascii="Times New Roman" w:hAnsi="Times New Roman" w:cs="Times New Roman"/>
        </w:rPr>
        <w:t xml:space="preserve">E-mail: </w:t>
      </w:r>
      <w:hyperlink r:id="rId11" w:history="1">
        <w:r w:rsidRPr="00C64FC7">
          <w:rPr>
            <w:rStyle w:val="Hyperlink"/>
            <w:rFonts w:ascii="Times New Roman" w:hAnsi="Times New Roman" w:cs="Times New Roman"/>
          </w:rPr>
          <w:t>jjcurtin@wisc.edu</w:t>
        </w:r>
      </w:hyperlink>
      <w:r>
        <w:rPr>
          <w:rFonts w:ascii="Times New Roman" w:hAnsi="Times New Roman" w:cs="Times New Roman"/>
        </w:rPr>
        <w:t xml:space="preserve"> (JJC)</w:t>
      </w:r>
    </w:p>
    <w:p w14:paraId="3010A526" w14:textId="3F60FF3B" w:rsidR="005861EE" w:rsidRPr="005861EE" w:rsidRDefault="00407060" w:rsidP="00B75DBF">
      <w:pPr>
        <w:pStyle w:val="AbstractTitle"/>
        <w:spacing w:line="480" w:lineRule="auto"/>
        <w:jc w:val="left"/>
        <w:rPr>
          <w:rFonts w:ascii="Times New Roman" w:hAnsi="Times New Roman" w:cs="Times New Roman"/>
          <w:sz w:val="36"/>
          <w:szCs w:val="36"/>
        </w:rPr>
      </w:pPr>
      <w:r w:rsidRPr="00F432CF">
        <w:rPr>
          <w:rFonts w:ascii="Times New Roman" w:hAnsi="Times New Roman" w:cs="Times New Roman"/>
          <w:sz w:val="36"/>
          <w:szCs w:val="36"/>
        </w:rPr>
        <w:lastRenderedPageBreak/>
        <w:t>Abstrac</w:t>
      </w:r>
      <w:r w:rsidR="005861EE">
        <w:rPr>
          <w:rFonts w:ascii="Times New Roman" w:hAnsi="Times New Roman" w:cs="Times New Roman"/>
          <w:sz w:val="36"/>
          <w:szCs w:val="36"/>
        </w:rPr>
        <w:t>t</w:t>
      </w:r>
    </w:p>
    <w:p w14:paraId="0A861B9E" w14:textId="77777777" w:rsidR="00330A02" w:rsidRPr="00F432CF" w:rsidRDefault="00407060" w:rsidP="00F432CF">
      <w:pPr>
        <w:pStyle w:val="Abstract"/>
        <w:spacing w:after="0" w:line="480" w:lineRule="auto"/>
        <w:ind w:firstLine="720"/>
        <w:rPr>
          <w:del w:id="0" w:author="Kendra Wyant" w:date="2026-07-14T23:42:00Z" w16du:dateUtc="2026-07-15T04:42:00Z"/>
          <w:rFonts w:ascii="Times New Roman" w:hAnsi="Times New Roman" w:cs="Times New Roman"/>
          <w:sz w:val="24"/>
          <w:szCs w:val="24"/>
        </w:rPr>
      </w:pPr>
      <w:r w:rsidRPr="00F432CF">
        <w:rPr>
          <w:rFonts w:ascii="Times New Roman" w:hAnsi="Times New Roman" w:cs="Times New Roman"/>
          <w:sz w:val="24"/>
          <w:szCs w:val="24"/>
        </w:rPr>
        <w:t xml:space="preserve">Alcohol use </w:t>
      </w:r>
      <w:proofErr w:type="gramStart"/>
      <w:r w:rsidRPr="00F432CF">
        <w:rPr>
          <w:rFonts w:ascii="Times New Roman" w:hAnsi="Times New Roman" w:cs="Times New Roman"/>
          <w:sz w:val="24"/>
          <w:szCs w:val="24"/>
        </w:rPr>
        <w:t>disorder is</w:t>
      </w:r>
      <w:proofErr w:type="gramEnd"/>
      <w:r w:rsidRPr="00F432CF">
        <w:rPr>
          <w:rFonts w:ascii="Times New Roman" w:hAnsi="Times New Roman" w:cs="Times New Roman"/>
          <w:sz w:val="24"/>
          <w:szCs w:val="24"/>
        </w:rPr>
        <w:t xml:space="preserve"> </w:t>
      </w:r>
      <w:proofErr w:type="gramStart"/>
      <w:r w:rsidRPr="00F432CF">
        <w:rPr>
          <w:rFonts w:ascii="Times New Roman" w:hAnsi="Times New Roman" w:cs="Times New Roman"/>
          <w:sz w:val="24"/>
          <w:szCs w:val="24"/>
        </w:rPr>
        <w:t>a chronic</w:t>
      </w:r>
      <w:proofErr w:type="gramEnd"/>
      <w:r w:rsidRPr="00F432CF">
        <w:rPr>
          <w:rFonts w:ascii="Times New Roman" w:hAnsi="Times New Roman" w:cs="Times New Roman"/>
          <w:sz w:val="24"/>
          <w:szCs w:val="24"/>
        </w:rPr>
        <w:t xml:space="preserve">, relapsing </w:t>
      </w:r>
      <w:proofErr w:type="gramStart"/>
      <w:r w:rsidRPr="00F432CF">
        <w:rPr>
          <w:rFonts w:ascii="Times New Roman" w:hAnsi="Times New Roman" w:cs="Times New Roman"/>
          <w:sz w:val="24"/>
          <w:szCs w:val="24"/>
        </w:rPr>
        <w:t>condition</w:t>
      </w:r>
      <w:proofErr w:type="gramEnd"/>
      <w:r w:rsidRPr="00F432CF">
        <w:rPr>
          <w:rFonts w:ascii="Times New Roman" w:hAnsi="Times New Roman" w:cs="Times New Roman"/>
          <w:sz w:val="24"/>
          <w:szCs w:val="24"/>
        </w:rPr>
        <w:t xml:space="preserve">. Individuals must monitor risk and take proactive steps to manage and reduce it indefinitely to prevent </w:t>
      </w:r>
      <w:proofErr w:type="gramStart"/>
      <w:r w:rsidRPr="00F432CF">
        <w:rPr>
          <w:rFonts w:ascii="Times New Roman" w:hAnsi="Times New Roman" w:cs="Times New Roman"/>
          <w:sz w:val="24"/>
          <w:szCs w:val="24"/>
        </w:rPr>
        <w:t>lapse</w:t>
      </w:r>
      <w:proofErr w:type="gramEnd"/>
      <w:r w:rsidRPr="00F432CF">
        <w:rPr>
          <w:rFonts w:ascii="Times New Roman" w:hAnsi="Times New Roman" w:cs="Times New Roman"/>
          <w:sz w:val="24"/>
          <w:szCs w:val="24"/>
        </w:rPr>
        <w:t xml:space="preserv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w:t>
      </w:r>
      <w:proofErr w:type="gramStart"/>
      <w:r w:rsidRPr="00F432CF">
        <w:rPr>
          <w:rFonts w:ascii="Times New Roman" w:hAnsi="Times New Roman" w:cs="Times New Roman"/>
          <w:sz w:val="24"/>
          <w:szCs w:val="24"/>
        </w:rPr>
        <w:t>supports</w:t>
      </w:r>
      <w:proofErr w:type="gramEnd"/>
      <w:r w:rsidRPr="00F432CF">
        <w:rPr>
          <w:rFonts w:ascii="Times New Roman" w:hAnsi="Times New Roman" w:cs="Times New Roman"/>
          <w:sz w:val="24"/>
          <w:szCs w:val="24"/>
        </w:rPr>
        <w:t xml:space="preserve"> that are not immediately available. These supports may need to be planned or involve coordination with others. In such cases, individuals may benefit from advance warning about changes in their lapse risk and the contributing factors.</w:t>
      </w:r>
    </w:p>
    <w:p w14:paraId="55DE3B56" w14:textId="77777777" w:rsidR="00330A02" w:rsidRPr="00F432CF" w:rsidRDefault="00F11039" w:rsidP="00F432CF">
      <w:pPr>
        <w:pStyle w:val="Abstract"/>
        <w:spacing w:after="0" w:line="480" w:lineRule="auto"/>
        <w:ind w:firstLine="720"/>
        <w:rPr>
          <w:del w:id="1" w:author="Kendra Wyant" w:date="2026-07-14T23:42:00Z" w16du:dateUtc="2026-07-15T04:42:00Z"/>
          <w:rFonts w:ascii="Times New Roman" w:hAnsi="Times New Roman" w:cs="Times New Roman"/>
          <w:sz w:val="24"/>
          <w:szCs w:val="24"/>
        </w:rPr>
      </w:pPr>
      <w:ins w:id="2" w:author="Kendra Wyant" w:date="2026-07-14T23:42:00Z" w16du:dateUtc="2026-07-15T04:42:00Z">
        <w:r>
          <w:rPr>
            <w:rFonts w:ascii="Times New Roman" w:hAnsi="Times New Roman" w:cs="Times New Roman"/>
            <w:sz w:val="24"/>
            <w:szCs w:val="24"/>
          </w:rPr>
          <w:t xml:space="preserve"> </w:t>
        </w:r>
      </w:ins>
      <w:r w:rsidR="00407060" w:rsidRPr="00F432CF">
        <w:rPr>
          <w:rFonts w:ascii="Times New Roman" w:hAnsi="Times New Roman" w:cs="Times New Roman"/>
          <w:sz w:val="24"/>
          <w:szCs w:val="24"/>
        </w:rPr>
        <w:t>To meet this need, we developed machine learning models to predict future alcohol lapses within 24-hour prediction windows, lagged by 1 day, 3 days, 1 week, and 2 weeks from the prediction timepoint. We engineered features from 4x daily ecological momentary</w:t>
      </w:r>
      <w:ins w:id="3" w:author="Kendra Wyant" w:date="2026-07-14T23:42:00Z" w16du:dateUtc="2026-07-15T04:42:00Z">
        <w:r w:rsidR="00407060" w:rsidRPr="00F432CF">
          <w:rPr>
            <w:rFonts w:ascii="Times New Roman" w:hAnsi="Times New Roman" w:cs="Times New Roman"/>
            <w:sz w:val="24"/>
            <w:szCs w:val="24"/>
          </w:rPr>
          <w:t xml:space="preserve"> </w:t>
        </w:r>
        <w:r w:rsidR="00106F31">
          <w:rPr>
            <w:rFonts w:ascii="Times New Roman" w:hAnsi="Times New Roman" w:cs="Times New Roman"/>
            <w:sz w:val="24"/>
            <w:szCs w:val="24"/>
          </w:rPr>
          <w:t>assessments</w:t>
        </w:r>
      </w:ins>
      <w:r w:rsidR="00106F31">
        <w:rPr>
          <w:rFonts w:ascii="Times New Roman" w:hAnsi="Times New Roman" w:cs="Times New Roman"/>
          <w:sz w:val="24"/>
          <w:szCs w:val="24"/>
        </w:rPr>
        <w:t xml:space="preserve"> </w:t>
      </w:r>
      <w:r w:rsidR="00407060" w:rsidRPr="00F432CF">
        <w:rPr>
          <w:rFonts w:ascii="Times New Roman" w:hAnsi="Times New Roman" w:cs="Times New Roman"/>
          <w:sz w:val="24"/>
          <w:szCs w:val="24"/>
        </w:rPr>
        <w:t xml:space="preserve">from individuals (N = 151; 51% male; mean age = 41; 87% non-Hispanic White) in early recovery (≤ 8 weeks of abstinence) from alcohol use disorder over a three-month period. We trained and evaluated models using nested cross-validation. Median posterior </w:t>
      </w:r>
      <w:proofErr w:type="spellStart"/>
      <w:r w:rsidR="00407060" w:rsidRPr="00F432CF">
        <w:rPr>
          <w:rFonts w:ascii="Times New Roman" w:hAnsi="Times New Roman" w:cs="Times New Roman"/>
          <w:sz w:val="24"/>
          <w:szCs w:val="24"/>
        </w:rPr>
        <w:t>auROC</w:t>
      </w:r>
      <w:proofErr w:type="spellEnd"/>
      <w:r w:rsidR="00407060" w:rsidRPr="00F432CF">
        <w:rPr>
          <w:rFonts w:ascii="Times New Roman" w:hAnsi="Times New Roman" w:cs="Times New Roman"/>
          <w:sz w:val="24"/>
          <w:szCs w:val="24"/>
        </w:rPr>
        <w:t xml:space="preserve">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w:t>
      </w:r>
    </w:p>
    <w:p w14:paraId="49974242" w14:textId="3EA36CC3" w:rsidR="00330A02" w:rsidRDefault="00F11039" w:rsidP="005861EE">
      <w:pPr>
        <w:pStyle w:val="Abstract"/>
        <w:spacing w:after="0" w:line="480" w:lineRule="auto"/>
        <w:ind w:firstLine="720"/>
        <w:rPr>
          <w:rFonts w:ascii="Times New Roman" w:hAnsi="Times New Roman" w:cs="Times New Roman"/>
          <w:sz w:val="24"/>
          <w:szCs w:val="24"/>
        </w:rPr>
      </w:pPr>
      <w:ins w:id="4" w:author="Kendra Wyant" w:date="2026-07-14T23:42:00Z" w16du:dateUtc="2026-07-15T04:42:00Z">
        <w:r>
          <w:rPr>
            <w:rFonts w:ascii="Times New Roman" w:hAnsi="Times New Roman" w:cs="Times New Roman"/>
            <w:sz w:val="24"/>
            <w:szCs w:val="24"/>
          </w:rPr>
          <w:lastRenderedPageBreak/>
          <w:t xml:space="preserve"> </w:t>
        </w:r>
      </w:ins>
      <w:r w:rsidR="00407060" w:rsidRPr="00F432CF">
        <w:rPr>
          <w:rFonts w:ascii="Times New Roman" w:hAnsi="Times New Roman" w:cs="Times New Roman"/>
          <w:sz w:val="24"/>
          <w:szCs w:val="24"/>
        </w:rPr>
        <w:t>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w:t>
      </w:r>
    </w:p>
    <w:p w14:paraId="5B8D3210" w14:textId="1715A97F" w:rsidR="005861EE" w:rsidRPr="005861EE" w:rsidRDefault="005861EE" w:rsidP="005861EE">
      <w:pPr>
        <w:pStyle w:val="BodyText"/>
        <w:rPr>
          <w:ins w:id="5" w:author="Kendra Wyant" w:date="2026-07-14T23:42:00Z" w16du:dateUtc="2026-07-15T04:42:00Z"/>
          <w:rFonts w:ascii="Times New Roman" w:hAnsi="Times New Roman" w:cs="Times New Roman"/>
        </w:rPr>
      </w:pPr>
      <w:ins w:id="6" w:author="Kendra Wyant" w:date="2026-07-14T23:42:00Z" w16du:dateUtc="2026-07-15T04:42:00Z">
        <w:r w:rsidRPr="005861EE">
          <w:rPr>
            <w:rFonts w:ascii="Times New Roman" w:hAnsi="Times New Roman" w:cs="Times New Roman"/>
          </w:rPr>
          <w:t>Keywords: precision medicine</w:t>
        </w:r>
        <w:r>
          <w:rPr>
            <w:rFonts w:ascii="Times New Roman" w:hAnsi="Times New Roman" w:cs="Times New Roman"/>
          </w:rPr>
          <w:t>, substance use, alcohol use disorder, continuing care, personalized treatment</w:t>
        </w:r>
      </w:ins>
    </w:p>
    <w:p w14:paraId="021D3C09" w14:textId="77777777" w:rsidR="00330A02" w:rsidRPr="00F432CF" w:rsidRDefault="00407060">
      <w:pPr>
        <w:pStyle w:val="Heading1"/>
        <w:rPr>
          <w:rFonts w:ascii="Times New Roman" w:hAnsi="Times New Roman" w:cs="Times New Roman"/>
          <w:b/>
          <w:bCs/>
          <w:color w:val="auto"/>
          <w:sz w:val="36"/>
          <w:szCs w:val="36"/>
        </w:rPr>
      </w:pPr>
      <w:bookmarkStart w:id="7" w:name="introduction"/>
      <w:r w:rsidRPr="00F432CF">
        <w:rPr>
          <w:rFonts w:ascii="Times New Roman" w:hAnsi="Times New Roman" w:cs="Times New Roman"/>
          <w:b/>
          <w:bCs/>
          <w:color w:val="auto"/>
          <w:sz w:val="36"/>
          <w:szCs w:val="36"/>
        </w:rPr>
        <w:t>Introduction</w:t>
      </w:r>
    </w:p>
    <w:p w14:paraId="3694C411" w14:textId="77777777" w:rsidR="00330A02" w:rsidRPr="00F432CF" w:rsidRDefault="0040706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Alcohol and other substance use disorders (SUDs) are serious chronic conditions, characterized by high relapse rates [1,2], substantial co-morbidity with other physical and mental health problems [2,3], and an increased risk of mortality [4,5]. Too few individuals receive medications or clinician-delivered interventions to help them initially achieve abstinence and/or reduce harms associated with their use [3]. Moreover, this problem is even worse for subsequent continuing care during SUD recovery. Continui</w:t>
      </w:r>
      <w:r w:rsidRPr="00F432CF">
        <w:rPr>
          <w:rFonts w:ascii="Times New Roman" w:hAnsi="Times New Roman" w:cs="Times New Roman"/>
        </w:rPr>
        <w:t>ng care, including both risk monitoring and ongoing support, is the gold standard for managing chronic health conditions such as diabetes, asthma, and HIV [6]. Yet, continuing care for SUDs is largely lacking despite ample evidence that SUDs are chronic, relapsing conditions [3,7,8].</w:t>
      </w:r>
    </w:p>
    <w:p w14:paraId="04328CC2"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An important focus of continuing care during SUD recovery is to prevent lapses (i.e., single instances of goal-inconsistent substance use) and full relapse back to harmful use [9,10]. Critically, the risk factors that instigate lapses during recovery are individualized, numerous, dynamic, interactive, and non-linear [11,12]. The optimal supports to address these risk factors and encourage continued, successful recovery vary both across individuals and within an individual </w:t>
      </w:r>
      <w:proofErr w:type="gramStart"/>
      <w:r w:rsidRPr="00F432CF">
        <w:rPr>
          <w:rFonts w:ascii="Times New Roman" w:hAnsi="Times New Roman" w:cs="Times New Roman"/>
        </w:rPr>
        <w:t>over time</w:t>
      </w:r>
      <w:proofErr w:type="gramEnd"/>
      <w:r w:rsidRPr="00F432CF">
        <w:rPr>
          <w:rFonts w:ascii="Times New Roman" w:hAnsi="Times New Roman" w:cs="Times New Roman"/>
        </w:rPr>
        <w:t xml:space="preserve">. Given this, continuing care could benefit greatly from a precision mental health approach that seeks to provide the right support to the right individual at the right time, every time [13–15]. However, such monitoring and </w:t>
      </w:r>
      <w:r w:rsidRPr="00F432CF">
        <w:rPr>
          <w:rFonts w:ascii="Times New Roman" w:hAnsi="Times New Roman" w:cs="Times New Roman"/>
        </w:rPr>
        <w:lastRenderedPageBreak/>
        <w:t>personalized support must also be highly scalable to address the substantial unmet need for SUD continuing care.</w:t>
      </w:r>
    </w:p>
    <w:p w14:paraId="224EAB05"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Recent advances in both smartphone sensing [16] and machine learning [17] hold promise as a scalable foundation for monitoring and personalized support during SUD recovery. Smartphone sensing approaches (e.g., ecological momentary assessment [EMA], geolocation sensing) can provide the frequent, longitudinal measurement of proximal risk factors that </w:t>
      </w:r>
      <w:proofErr w:type="gramStart"/>
      <w:r w:rsidRPr="00F432CF">
        <w:rPr>
          <w:rFonts w:ascii="Times New Roman" w:hAnsi="Times New Roman" w:cs="Times New Roman"/>
        </w:rPr>
        <w:t>is</w:t>
      </w:r>
      <w:proofErr w:type="gramEnd"/>
      <w:r w:rsidRPr="00F432CF">
        <w:rPr>
          <w:rFonts w:ascii="Times New Roman" w:hAnsi="Times New Roman" w:cs="Times New Roman"/>
        </w:rPr>
        <w:t xml:space="preserve"> necessary for prediction of future lapses with high temporal precision. EMA may be particularly well-suited for lapse prediction because it can provide privileged access to subjective experiences (e.g., craving, affect, stress, motivation, self-efficacy) that are targets for change in evidence-based approaches for relapse prevention [9,10,18]. Furthermore, individuals with SUDs have found EMA to be acceptable for sustained measurement for up to a year with relatively high compliance [19,20], suggesting tha</w:t>
      </w:r>
      <w:r w:rsidRPr="00F432CF">
        <w:rPr>
          <w:rFonts w:ascii="Times New Roman" w:hAnsi="Times New Roman" w:cs="Times New Roman"/>
        </w:rPr>
        <w:t>t this method is feasible for long-term monitoring throughout SUD recovery.</w:t>
      </w:r>
    </w:p>
    <w:p w14:paraId="3F03AFAA"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Machine learning models are well-positioned to use EMAs as inputs to provide temporally precise prediction of the probability of future lapses with sufficiently high performance to support decisions about interventions and other supports for specific individuals. These models can handle </w:t>
      </w:r>
      <w:proofErr w:type="gramStart"/>
      <w:r w:rsidRPr="00F432CF">
        <w:rPr>
          <w:rFonts w:ascii="Times New Roman" w:hAnsi="Times New Roman" w:cs="Times New Roman"/>
        </w:rPr>
        <w:t>the high</w:t>
      </w:r>
      <w:proofErr w:type="gramEnd"/>
      <w:r w:rsidRPr="00F432CF">
        <w:rPr>
          <w:rFonts w:ascii="Times New Roman" w:hAnsi="Times New Roman" w:cs="Times New Roman"/>
        </w:rPr>
        <w:t xml:space="preserve"> dimensional feature sets that may result from feature engineering densely sampled raw EMA over time [21]. They can also accommodate non-linear and interactive relationships between features and lapse probability that are likely necessary for accurate prediction of lapse probability. Moreover, rapid advances in the tools for interpretable machine learning (e.g., Shapley values [22]) now allow us to probe these models to understand which risk features contribute most strongly to a lapse prediction for a spec</w:t>
      </w:r>
      <w:r w:rsidRPr="00F432CF">
        <w:rPr>
          <w:rFonts w:ascii="Times New Roman" w:hAnsi="Times New Roman" w:cs="Times New Roman"/>
        </w:rPr>
        <w:t xml:space="preserve">ific individual at a </w:t>
      </w:r>
      <w:r w:rsidRPr="00F432CF">
        <w:rPr>
          <w:rFonts w:ascii="Times New Roman" w:hAnsi="Times New Roman" w:cs="Times New Roman"/>
        </w:rPr>
        <w:t>specific moment in time. Interventions, supports, and/or suggested lifestyle adjustments can then be personalized to address these risks following from our understanding about relapse prevention.</w:t>
      </w:r>
    </w:p>
    <w:p w14:paraId="0B76E63A"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Preliminary research is now emerging that uses features derived from EMAs in machine learning models to predict the probability of future alcohol use [21,23,24]. This research is important because it rigorously required strict temporal ordering necessary for true prediction, with features measured before alcohol use outcomes. These studies also used resampling methods (e.g., cross-validation) that prioritize model generalizability to increase the likelihood these models will perform well with new people. Pe</w:t>
      </w:r>
      <w:r w:rsidRPr="00F432CF">
        <w:rPr>
          <w:rFonts w:ascii="Times New Roman" w:hAnsi="Times New Roman" w:cs="Times New Roman"/>
        </w:rPr>
        <w:t>rhaps most importantly, Wyant et al. [21] demonstrated that machine learning models using EMA can provide predictions with very high temporal precision at clinically implementable levels of performance. Specifically, we developed models that predict lapses in the immediate future (i.e., the next day and even the next hour) with areas under the receiver operating characteristic curve (</w:t>
      </w:r>
      <w:proofErr w:type="spellStart"/>
      <w:r w:rsidRPr="00F432CF">
        <w:rPr>
          <w:rFonts w:ascii="Times New Roman" w:hAnsi="Times New Roman" w:cs="Times New Roman"/>
        </w:rPr>
        <w:t>auROCs</w:t>
      </w:r>
      <w:proofErr w:type="spellEnd"/>
      <w:r w:rsidRPr="00F432CF">
        <w:rPr>
          <w:rFonts w:ascii="Times New Roman" w:hAnsi="Times New Roman" w:cs="Times New Roman"/>
        </w:rPr>
        <w:t>) of 0.91 and 0.93, respectively.</w:t>
      </w:r>
    </w:p>
    <w:p w14:paraId="6B6AEDE6"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Wyant et al.’s [21] next day lapse prediction model can provide personalized support recommendations to address immediate risks for possible lapses. Features derived from past EMAs can be updated in the early morning to yield the predicted lapse probability for an individual that day. Personalized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that target the top features contributing to that prediction can then be provided. For example, if predicted lapse probability is high due to frequent craving, the individual could be reminded about the benefits of urge surfing or distracting activities during brief periods when cravings arise. Conversely, guided relaxation techniques could be recommended if lapse probability is high due to recent past and anticipated stressors that day. Patients could also be assisted to implement any of these recommendat</w:t>
      </w:r>
      <w:r w:rsidRPr="00F432CF">
        <w:rPr>
          <w:rFonts w:ascii="Times New Roman" w:hAnsi="Times New Roman" w:cs="Times New Roman"/>
        </w:rPr>
        <w:t xml:space="preserve">ions using videos or other tools within a digital therapeutic. Curtin and colleagues are currently </w:t>
      </w:r>
      <w:r w:rsidRPr="00F432CF">
        <w:rPr>
          <w:rFonts w:ascii="Times New Roman" w:hAnsi="Times New Roman" w:cs="Times New Roman"/>
        </w:rPr>
        <w:t>evaluating outcomes associated with the use of this “smart” (machine learning guided) recovery monitoring and support system (RMSS) for patients with an alcohol use disorder (AUD) [25].</w:t>
      </w:r>
    </w:p>
    <w:p w14:paraId="00357E8E"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Despite the promise offered by a smart RMSS based on immediate future risks (e.g., the next day), such a system has limitations. Most importantly, recommendations must be limited to previously learned skills and/or supports that are available to implement that day. However, many risks may require </w:t>
      </w:r>
      <w:proofErr w:type="gramStart"/>
      <w:r w:rsidRPr="00F432CF">
        <w:rPr>
          <w:rFonts w:ascii="Times New Roman" w:hAnsi="Times New Roman" w:cs="Times New Roman"/>
        </w:rPr>
        <w:lastRenderedPageBreak/>
        <w:t>supports that</w:t>
      </w:r>
      <w:proofErr w:type="gramEnd"/>
      <w:r w:rsidRPr="00F432CF">
        <w:rPr>
          <w:rFonts w:ascii="Times New Roman" w:hAnsi="Times New Roman" w:cs="Times New Roman"/>
        </w:rPr>
        <w:t xml:space="preserve"> are not available in the moment. For example, to address lifestyle imbalances, several future positive activities may need to be planned. Time with supportive friends or an AA sponsor may require time to schedule. Similarly, work or family schedules may need to be adjusted to return to attending self-help meetings. If new recovery skills or therapeutic activities are needed to address emerging risks, patients may need to book sessions with a therapist. In all these instances, patients would benefit from ad</w:t>
      </w:r>
      <w:r w:rsidRPr="00F432CF">
        <w:rPr>
          <w:rFonts w:ascii="Times New Roman" w:hAnsi="Times New Roman" w:cs="Times New Roman"/>
        </w:rPr>
        <w:t>vanced warning about changes in their lapse probability and the associated risks that contribute to these changes. A smart RMSS could provide this advanced warning by lagging lapse probability predictions further into the future (e.g., predicting lapse probability on a given day two weeks from now). However, we do not know if such lagged models could maintain adequate performance for clinical implementation.</w:t>
      </w:r>
    </w:p>
    <w:p w14:paraId="1F44B394"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In this study, we evaluated the performance of machine learning models that predict the probability of future lapses within 24-hour prediction windows that were systematically lagged further into the future. We considered several meaningful lags for these prediction windows: 1 day, 3 days, 1 week, and 2 weeks. We conducted pre-registered analyses of both the absolute performance of these lagged models and their relative performance compared to a baseline model that predicted lapse probability in the immedia</w:t>
      </w:r>
      <w:r w:rsidRPr="00F432CF">
        <w:rPr>
          <w:rFonts w:ascii="Times New Roman" w:hAnsi="Times New Roman" w:cs="Times New Roman"/>
        </w:rPr>
        <w:t xml:space="preserve">te next day (i.e., no lag). In addition to the aggregate performance of these models, we also evaluated algorithmic fairness by comparing </w:t>
      </w:r>
      <w:r w:rsidRPr="00F432CF">
        <w:rPr>
          <w:rFonts w:ascii="Times New Roman" w:hAnsi="Times New Roman" w:cs="Times New Roman"/>
        </w:rPr>
        <w:t>model performance across important subgroups that have documented disparities in treatment access and/or outcomes. These include comparisons by race/ethnicity [26,27], income [28] and sex at birth [27,29]. Finally, we calculated Shapley values for feature categories defined by EMA items to better understand how these models generate predictions and how these features can be used to tailor personalized supports.</w:t>
      </w:r>
    </w:p>
    <w:p w14:paraId="29A9EBC4" w14:textId="77777777" w:rsidR="00330A02" w:rsidRPr="00F432CF" w:rsidRDefault="00407060">
      <w:pPr>
        <w:pStyle w:val="Heading1"/>
        <w:rPr>
          <w:rFonts w:ascii="Times New Roman" w:hAnsi="Times New Roman" w:cs="Times New Roman"/>
          <w:b/>
          <w:bCs/>
          <w:color w:val="auto"/>
          <w:sz w:val="36"/>
          <w:szCs w:val="36"/>
        </w:rPr>
      </w:pPr>
      <w:bookmarkStart w:id="8" w:name="methods"/>
      <w:bookmarkEnd w:id="7"/>
      <w:r w:rsidRPr="00F432CF">
        <w:rPr>
          <w:rFonts w:ascii="Times New Roman" w:hAnsi="Times New Roman" w:cs="Times New Roman"/>
          <w:b/>
          <w:bCs/>
          <w:color w:val="auto"/>
          <w:sz w:val="36"/>
          <w:szCs w:val="36"/>
        </w:rPr>
        <w:lastRenderedPageBreak/>
        <w:t>Methods</w:t>
      </w:r>
    </w:p>
    <w:p w14:paraId="76C68C80" w14:textId="77777777" w:rsidR="00330A02" w:rsidRPr="00F432CF" w:rsidRDefault="00407060" w:rsidP="00F432CF">
      <w:pPr>
        <w:pStyle w:val="Heading2"/>
        <w:spacing w:after="0" w:line="480" w:lineRule="auto"/>
        <w:rPr>
          <w:rFonts w:ascii="Times New Roman" w:hAnsi="Times New Roman" w:cs="Times New Roman"/>
          <w:b/>
          <w:bCs/>
          <w:color w:val="auto"/>
        </w:rPr>
      </w:pPr>
      <w:bookmarkStart w:id="9" w:name="transparency"/>
      <w:r w:rsidRPr="00F432CF">
        <w:rPr>
          <w:rFonts w:ascii="Times New Roman" w:hAnsi="Times New Roman" w:cs="Times New Roman"/>
          <w:b/>
          <w:bCs/>
          <w:color w:val="auto"/>
        </w:rPr>
        <w:t>Transparency</w:t>
      </w:r>
    </w:p>
    <w:p w14:paraId="3A090396" w14:textId="77777777" w:rsidR="00330A02" w:rsidRPr="00F432CF" w:rsidRDefault="0040706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adhere to research transparency principles that are crucial for robust and replicable science. We preregistered our data analytic strategy. We reported all data exclusions. Our data, questionnaires, preregistration, analysis scripts, and other study materials are publicly available on our OSF page (</w:t>
      </w:r>
      <w:hyperlink r:id="rId12">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06DB595A" w14:textId="77777777" w:rsidR="00330A02" w:rsidRPr="00F432CF" w:rsidRDefault="00407060" w:rsidP="00F432CF">
      <w:pPr>
        <w:pStyle w:val="Heading2"/>
        <w:spacing w:after="0" w:line="480" w:lineRule="auto"/>
        <w:rPr>
          <w:rFonts w:ascii="Times New Roman" w:hAnsi="Times New Roman" w:cs="Times New Roman"/>
          <w:b/>
          <w:bCs/>
          <w:color w:val="auto"/>
        </w:rPr>
      </w:pPr>
      <w:bookmarkStart w:id="10" w:name="participants"/>
      <w:bookmarkEnd w:id="9"/>
      <w:r w:rsidRPr="00F432CF">
        <w:rPr>
          <w:rFonts w:ascii="Times New Roman" w:hAnsi="Times New Roman" w:cs="Times New Roman"/>
          <w:b/>
          <w:bCs/>
          <w:color w:val="auto"/>
        </w:rPr>
        <w:t>Participants</w:t>
      </w:r>
    </w:p>
    <w:p w14:paraId="27FF8C97" w14:textId="77777777" w:rsidR="00330A02" w:rsidRPr="00F432CF" w:rsidRDefault="00407060" w:rsidP="00F432CF">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 xml:space="preserve">We recruited 192 participants in early recovery (&lt;= 8 weeks of abstinence) from AUD in Madison, Wisconsin, USA for a 3-month longitudinal study from February 15, </w:t>
      </w:r>
      <w:proofErr w:type="gramStart"/>
      <w:r w:rsidRPr="00F432CF">
        <w:rPr>
          <w:rFonts w:ascii="Times New Roman" w:hAnsi="Times New Roman" w:cs="Times New Roman"/>
        </w:rPr>
        <w:t>2017</w:t>
      </w:r>
      <w:proofErr w:type="gramEnd"/>
      <w:r w:rsidRPr="00F432CF">
        <w:rPr>
          <w:rFonts w:ascii="Times New Roman" w:hAnsi="Times New Roman" w:cs="Times New Roman"/>
        </w:rPr>
        <w:t xml:space="preserve"> through September 19, 2019. This sample size was determined based on traditional power analysis methods for logistic regression [30] because comparable approaches for machine learning models have not yet been validated. Participants were recruited through print and targeted digital advertisements and partnerships with treatment centers. We </w:t>
      </w:r>
      <w:proofErr w:type="gramStart"/>
      <w:r w:rsidRPr="00F432CF">
        <w:rPr>
          <w:rFonts w:ascii="Times New Roman" w:hAnsi="Times New Roman" w:cs="Times New Roman"/>
        </w:rPr>
        <w:t>required</w:t>
      </w:r>
      <w:proofErr w:type="gramEnd"/>
      <w:r w:rsidRPr="00F432CF">
        <w:rPr>
          <w:rFonts w:ascii="Times New Roman" w:hAnsi="Times New Roman" w:cs="Times New Roman"/>
        </w:rPr>
        <w:t xml:space="preserve"> that participants:</w:t>
      </w:r>
    </w:p>
    <w:p w14:paraId="11C14DDB" w14:textId="77777777" w:rsidR="00330A02" w:rsidRPr="00F432CF" w:rsidRDefault="00407060" w:rsidP="00F432CF">
      <w:pPr>
        <w:pStyle w:val="Compact"/>
        <w:numPr>
          <w:ilvl w:val="0"/>
          <w:numId w:val="2"/>
        </w:numPr>
        <w:spacing w:after="0" w:line="480" w:lineRule="auto"/>
        <w:rPr>
          <w:rFonts w:ascii="Times New Roman" w:hAnsi="Times New Roman" w:cs="Times New Roman"/>
        </w:rPr>
      </w:pPr>
      <w:proofErr w:type="gramStart"/>
      <w:r w:rsidRPr="00F432CF">
        <w:rPr>
          <w:rFonts w:ascii="Times New Roman" w:hAnsi="Times New Roman" w:cs="Times New Roman"/>
        </w:rPr>
        <w:t>were age</w:t>
      </w:r>
      <w:proofErr w:type="gramEnd"/>
      <w:r w:rsidRPr="00F432CF">
        <w:rPr>
          <w:rFonts w:ascii="Times New Roman" w:hAnsi="Times New Roman" w:cs="Times New Roman"/>
        </w:rPr>
        <w:t xml:space="preserve"> 18 or older,</w:t>
      </w:r>
    </w:p>
    <w:p w14:paraId="3FD48B99" w14:textId="77777777" w:rsidR="00330A02" w:rsidRPr="00F432CF" w:rsidRDefault="0040706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could write and read in English,</w:t>
      </w:r>
    </w:p>
    <w:p w14:paraId="57FC3988" w14:textId="77777777" w:rsidR="00330A02" w:rsidRPr="00F432CF" w:rsidRDefault="0040706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had at least moderate AUD (&gt;= 4 self-reported DSM-5 symptoms),</w:t>
      </w:r>
    </w:p>
    <w:p w14:paraId="02380528" w14:textId="77777777" w:rsidR="00330A02" w:rsidRPr="00F432CF" w:rsidRDefault="00407060" w:rsidP="00F432CF">
      <w:pPr>
        <w:pStyle w:val="Compact"/>
        <w:numPr>
          <w:ilvl w:val="0"/>
          <w:numId w:val="2"/>
        </w:numPr>
        <w:spacing w:after="0" w:line="480" w:lineRule="auto"/>
        <w:rPr>
          <w:rFonts w:ascii="Times New Roman" w:hAnsi="Times New Roman" w:cs="Times New Roman"/>
        </w:rPr>
      </w:pPr>
      <w:r w:rsidRPr="00F432CF">
        <w:rPr>
          <w:rFonts w:ascii="Times New Roman" w:hAnsi="Times New Roman" w:cs="Times New Roman"/>
        </w:rPr>
        <w:t>were abstinent from alcohol for 1-8 weeks, and</w:t>
      </w:r>
    </w:p>
    <w:p w14:paraId="3A2A6E7A" w14:textId="77777777" w:rsidR="00330A02" w:rsidRPr="00F432CF" w:rsidRDefault="00407060" w:rsidP="00F432CF">
      <w:pPr>
        <w:pStyle w:val="Compact"/>
        <w:numPr>
          <w:ilvl w:val="0"/>
          <w:numId w:val="2"/>
        </w:numPr>
        <w:spacing w:after="0" w:line="480" w:lineRule="auto"/>
        <w:rPr>
          <w:rFonts w:ascii="Times New Roman" w:hAnsi="Times New Roman" w:cs="Times New Roman"/>
        </w:rPr>
      </w:pPr>
      <w:proofErr w:type="spellStart"/>
      <w:r w:rsidRPr="00F432CF">
        <w:rPr>
          <w:rFonts w:ascii="Times New Roman" w:hAnsi="Times New Roman" w:cs="Times New Roman"/>
        </w:rPr>
        <w:t>were</w:t>
      </w:r>
      <w:proofErr w:type="spellEnd"/>
      <w:r w:rsidRPr="00F432CF">
        <w:rPr>
          <w:rFonts w:ascii="Times New Roman" w:hAnsi="Times New Roman" w:cs="Times New Roman"/>
        </w:rPr>
        <w:t xml:space="preserve"> willing to use a single smartphone (personal or study provided) while on study.</w:t>
      </w:r>
    </w:p>
    <w:p w14:paraId="005EA19B" w14:textId="7CA7DD86" w:rsidR="00FB5DD1" w:rsidRDefault="00407060" w:rsidP="00A6079F">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We also excluded participants exhibiting severe symptoms of psychosis or paranoia (</w:t>
      </w:r>
      <w:del w:id="11" w:author="Kendra Wyant" w:date="2026-07-14T23:42:00Z" w16du:dateUtc="2026-07-15T04:42:00Z">
        <w:r w:rsidRPr="00F432CF">
          <w:rPr>
            <w:rFonts w:ascii="Times New Roman" w:hAnsi="Times New Roman" w:cs="Times New Roman"/>
          </w:rPr>
          <w:delText>Defined</w:delText>
        </w:r>
      </w:del>
      <w:ins w:id="12" w:author="Kendra Wyant" w:date="2026-07-14T23:42:00Z" w16du:dateUtc="2026-07-15T04:42:00Z">
        <w:r w:rsidR="00FB5DD1">
          <w:rPr>
            <w:rFonts w:ascii="Times New Roman" w:hAnsi="Times New Roman" w:cs="Times New Roman"/>
          </w:rPr>
          <w:t>d</w:t>
        </w:r>
        <w:r w:rsidRPr="00F432CF">
          <w:rPr>
            <w:rFonts w:ascii="Times New Roman" w:hAnsi="Times New Roman" w:cs="Times New Roman"/>
          </w:rPr>
          <w:t>efined</w:t>
        </w:r>
      </w:ins>
      <w:r w:rsidRPr="00F432CF">
        <w:rPr>
          <w:rFonts w:ascii="Times New Roman" w:hAnsi="Times New Roman" w:cs="Times New Roman"/>
        </w:rPr>
        <w:t xml:space="preserve"> as scores &gt;2.2 or 2.8, respectively, on the psychosis or paranoia scales of the Symptom Checklist–90 [31</w:t>
      </w:r>
      <w:del w:id="13" w:author="Kendra Wyant" w:date="2026-07-14T23:42:00Z" w16du:dateUtc="2026-07-15T04:42:00Z">
        <w:r w:rsidRPr="00F432CF">
          <w:rPr>
            <w:rFonts w:ascii="Times New Roman" w:hAnsi="Times New Roman" w:cs="Times New Roman"/>
          </w:rPr>
          <w:delText>])</w:delText>
        </w:r>
      </w:del>
      <w:ins w:id="14" w:author="Kendra Wyant" w:date="2026-07-14T23:42:00Z" w16du:dateUtc="2026-07-15T04:42:00Z">
        <w:r w:rsidRPr="00F432CF">
          <w:rPr>
            <w:rFonts w:ascii="Times New Roman" w:hAnsi="Times New Roman" w:cs="Times New Roman"/>
          </w:rPr>
          <w:t>])</w:t>
        </w:r>
        <w:r w:rsidR="00FB5DD1">
          <w:rPr>
            <w:rFonts w:ascii="Times New Roman" w:hAnsi="Times New Roman" w:cs="Times New Roman"/>
          </w:rPr>
          <w:t xml:space="preserve">. This exclusion criterion was implemented because the study involved the collection of sensitive data without real-time clinical monitoring or treatment, </w:t>
        </w:r>
        <w:r w:rsidR="00FB5DD1" w:rsidRPr="00FB5DD1">
          <w:rPr>
            <w:rFonts w:ascii="Times New Roman" w:hAnsi="Times New Roman" w:cs="Times New Roman"/>
          </w:rPr>
          <w:t xml:space="preserve">and individuals experiencing severe psychotic </w:t>
        </w:r>
        <w:r w:rsidR="00FB5DD1" w:rsidRPr="00FB5DD1">
          <w:rPr>
            <w:rFonts w:ascii="Times New Roman" w:hAnsi="Times New Roman" w:cs="Times New Roman"/>
          </w:rPr>
          <w:lastRenderedPageBreak/>
          <w:t>symptoms may require a higher level of clinical support than the study protocol was designed to provide</w:t>
        </w:r>
        <w:r w:rsidR="00FB5DD1">
          <w:rPr>
            <w:rFonts w:ascii="Times New Roman" w:hAnsi="Times New Roman" w:cs="Times New Roman"/>
          </w:rPr>
          <w:t xml:space="preserve">. </w:t>
        </w:r>
        <w:r w:rsidR="00272895">
          <w:rPr>
            <w:rFonts w:ascii="Times New Roman" w:hAnsi="Times New Roman" w:cs="Times New Roman"/>
          </w:rPr>
          <w:t xml:space="preserve">We did not exclude participants based on the presence of severe symptoms of other mental health disorders because we aimed to recruit </w:t>
        </w:r>
        <w:r w:rsidR="00E84DDC">
          <w:rPr>
            <w:rFonts w:ascii="Times New Roman" w:hAnsi="Times New Roman" w:cs="Times New Roman"/>
          </w:rPr>
          <w:t>a sample</w:t>
        </w:r>
        <w:r w:rsidR="00272895">
          <w:rPr>
            <w:rFonts w:ascii="Times New Roman" w:hAnsi="Times New Roman" w:cs="Times New Roman"/>
          </w:rPr>
          <w:t xml:space="preserve"> representative of the broader clinical population, </w:t>
        </w:r>
        <w:r w:rsidR="00E84DDC">
          <w:rPr>
            <w:rFonts w:ascii="Times New Roman" w:hAnsi="Times New Roman" w:cs="Times New Roman"/>
          </w:rPr>
          <w:t>in which</w:t>
        </w:r>
        <w:r w:rsidR="00272895">
          <w:rPr>
            <w:rFonts w:ascii="Times New Roman" w:hAnsi="Times New Roman" w:cs="Times New Roman"/>
          </w:rPr>
          <w:t xml:space="preserve"> AUD commonly co-occurs with other psychiatric disorders. </w:t>
        </w:r>
        <w:r w:rsidR="00E84DDC">
          <w:rPr>
            <w:rFonts w:ascii="Times New Roman" w:hAnsi="Times New Roman" w:cs="Times New Roman"/>
          </w:rPr>
          <w:t>E</w:t>
        </w:r>
        <w:r w:rsidR="00272895">
          <w:rPr>
            <w:rFonts w:ascii="Times New Roman" w:hAnsi="Times New Roman" w:cs="Times New Roman"/>
          </w:rPr>
          <w:t xml:space="preserve">xcluding participants </w:t>
        </w:r>
        <w:proofErr w:type="gramStart"/>
        <w:r w:rsidR="00272895">
          <w:rPr>
            <w:rFonts w:ascii="Times New Roman" w:hAnsi="Times New Roman" w:cs="Times New Roman"/>
          </w:rPr>
          <w:t>on the basis of</w:t>
        </w:r>
        <w:proofErr w:type="gramEnd"/>
        <w:r w:rsidR="00272895">
          <w:rPr>
            <w:rFonts w:ascii="Times New Roman" w:hAnsi="Times New Roman" w:cs="Times New Roman"/>
          </w:rPr>
          <w:t xml:space="preserve"> other </w:t>
        </w:r>
        <w:r w:rsidR="00E84DDC">
          <w:rPr>
            <w:rFonts w:ascii="Times New Roman" w:hAnsi="Times New Roman" w:cs="Times New Roman"/>
          </w:rPr>
          <w:t>psychiatric</w:t>
        </w:r>
        <w:r w:rsidR="00272895">
          <w:rPr>
            <w:rFonts w:ascii="Times New Roman" w:hAnsi="Times New Roman" w:cs="Times New Roman"/>
          </w:rPr>
          <w:t xml:space="preserve"> symptoms would have substantially </w:t>
        </w:r>
        <w:r w:rsidR="00E84DDC">
          <w:rPr>
            <w:rFonts w:ascii="Times New Roman" w:hAnsi="Times New Roman" w:cs="Times New Roman"/>
          </w:rPr>
          <w:t>reduced</w:t>
        </w:r>
        <w:r w:rsidR="00272895">
          <w:rPr>
            <w:rFonts w:ascii="Times New Roman" w:hAnsi="Times New Roman" w:cs="Times New Roman"/>
          </w:rPr>
          <w:t xml:space="preserve"> the </w:t>
        </w:r>
        <w:r w:rsidR="00E84DDC">
          <w:rPr>
            <w:rFonts w:ascii="Times New Roman" w:hAnsi="Times New Roman" w:cs="Times New Roman"/>
          </w:rPr>
          <w:t>representativeness</w:t>
        </w:r>
        <w:r w:rsidR="00272895">
          <w:rPr>
            <w:rFonts w:ascii="Times New Roman" w:hAnsi="Times New Roman" w:cs="Times New Roman"/>
          </w:rPr>
          <w:t xml:space="preserve"> of </w:t>
        </w:r>
        <w:r w:rsidR="00E84DDC">
          <w:rPr>
            <w:rFonts w:ascii="Times New Roman" w:hAnsi="Times New Roman" w:cs="Times New Roman"/>
          </w:rPr>
          <w:t>the</w:t>
        </w:r>
        <w:r w:rsidR="00272895">
          <w:rPr>
            <w:rFonts w:ascii="Times New Roman" w:hAnsi="Times New Roman" w:cs="Times New Roman"/>
          </w:rPr>
          <w:t xml:space="preserve"> </w:t>
        </w:r>
        <w:r w:rsidR="00E84DDC">
          <w:rPr>
            <w:rFonts w:ascii="Times New Roman" w:hAnsi="Times New Roman" w:cs="Times New Roman"/>
          </w:rPr>
          <w:t>sample and limited the generalizability of the findings</w:t>
        </w:r>
        <w:r w:rsidR="00272895">
          <w:rPr>
            <w:rFonts w:ascii="Times New Roman" w:hAnsi="Times New Roman" w:cs="Times New Roman"/>
          </w:rPr>
          <w:t>.</w:t>
        </w:r>
      </w:ins>
    </w:p>
    <w:p w14:paraId="250EA468" w14:textId="77777777" w:rsidR="00330A02" w:rsidRDefault="00407060" w:rsidP="00F432CF">
      <w:pPr>
        <w:pStyle w:val="BodyText"/>
        <w:spacing w:after="0" w:line="480" w:lineRule="auto"/>
        <w:ind w:firstLine="360"/>
        <w:rPr>
          <w:rFonts w:ascii="Times New Roman" w:hAnsi="Times New Roman" w:cs="Times New Roman"/>
        </w:rPr>
      </w:pPr>
      <w:r w:rsidRPr="00F432CF">
        <w:rPr>
          <w:rFonts w:ascii="Times New Roman" w:hAnsi="Times New Roman" w:cs="Times New Roman"/>
        </w:rPr>
        <w:t>O</w:t>
      </w:r>
      <w:r w:rsidRPr="00F432CF">
        <w:rPr>
          <w:rFonts w:ascii="Times New Roman" w:hAnsi="Times New Roman" w:cs="Times New Roman"/>
        </w:rPr>
        <w:t>f the 192 eligible participants, 191 consented to participate in the study at the screening visit, and 169 subsequently enrolled in the study at the enrollment visit, which occurred approximately one week later. Fifteen participants discontinued before the first monthly follow-up visit. We excluded data from one participant who did not maintain a goal of abstinence during their participation. We also excluded data from two participants due to evidence of careless responding and unusually low compliance. Our</w:t>
      </w:r>
      <w:r w:rsidRPr="00F432CF">
        <w:rPr>
          <w:rFonts w:ascii="Times New Roman" w:hAnsi="Times New Roman" w:cs="Times New Roman"/>
        </w:rPr>
        <w:t xml:space="preserve"> final sample consisted of 151 participants.</w:t>
      </w:r>
    </w:p>
    <w:p w14:paraId="0C3AF088" w14:textId="77777777" w:rsidR="00E84DDC" w:rsidRPr="00F432CF" w:rsidRDefault="00E84DDC" w:rsidP="00E84DDC">
      <w:pPr>
        <w:pStyle w:val="Heading2"/>
        <w:spacing w:after="0" w:line="480" w:lineRule="auto"/>
        <w:rPr>
          <w:moveTo w:id="15" w:author="Kendra Wyant" w:date="2026-07-14T23:42:00Z" w16du:dateUtc="2026-07-15T04:42:00Z"/>
          <w:rFonts w:ascii="Times New Roman" w:hAnsi="Times New Roman" w:cs="Times New Roman"/>
          <w:b/>
          <w:bCs/>
          <w:color w:val="auto"/>
        </w:rPr>
      </w:pPr>
      <w:bookmarkStart w:id="16" w:name="ethics"/>
      <w:moveToRangeStart w:id="17" w:author="Kendra Wyant" w:date="2026-07-14T23:42:00Z" w:name="move234964944"/>
      <w:moveTo w:id="18" w:author="Kendra Wyant" w:date="2026-07-14T23:42:00Z" w16du:dateUtc="2026-07-15T04:42:00Z">
        <w:r w:rsidRPr="00F432CF">
          <w:rPr>
            <w:rFonts w:ascii="Times New Roman" w:hAnsi="Times New Roman" w:cs="Times New Roman"/>
            <w:b/>
            <w:bCs/>
            <w:color w:val="auto"/>
          </w:rPr>
          <w:t>Ethics</w:t>
        </w:r>
      </w:moveTo>
    </w:p>
    <w:p w14:paraId="4349C4C2" w14:textId="10092B58" w:rsidR="00E84DDC" w:rsidRPr="00F432CF" w:rsidRDefault="00E84DDC" w:rsidP="00E84DDC">
      <w:pPr>
        <w:pStyle w:val="FirstParagraph"/>
        <w:spacing w:after="0" w:line="480" w:lineRule="auto"/>
        <w:ind w:firstLine="720"/>
        <w:rPr>
          <w:moveTo w:id="19" w:author="Kendra Wyant" w:date="2026-07-14T23:42:00Z" w16du:dateUtc="2026-07-15T04:42:00Z"/>
          <w:rFonts w:ascii="Times New Roman" w:hAnsi="Times New Roman" w:cs="Times New Roman"/>
        </w:rPr>
      </w:pPr>
      <w:moveTo w:id="20" w:author="Kendra Wyant" w:date="2026-07-14T23:42:00Z" w16du:dateUtc="2026-07-15T04:42:00Z">
        <w:r w:rsidRPr="00F432CF">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bookmarkEnd w:id="16"/>
      </w:moveTo>
    </w:p>
    <w:p w14:paraId="3DC5FB61" w14:textId="77777777" w:rsidR="00330A02" w:rsidRPr="00F432CF" w:rsidRDefault="00407060" w:rsidP="00F432CF">
      <w:pPr>
        <w:pStyle w:val="Heading2"/>
        <w:spacing w:after="0" w:line="480" w:lineRule="auto"/>
        <w:rPr>
          <w:rFonts w:ascii="Times New Roman" w:hAnsi="Times New Roman" w:cs="Times New Roman"/>
          <w:b/>
          <w:bCs/>
          <w:color w:val="auto"/>
        </w:rPr>
      </w:pPr>
      <w:bookmarkStart w:id="21" w:name="procedure"/>
      <w:bookmarkEnd w:id="10"/>
      <w:moveToRangeEnd w:id="17"/>
      <w:r w:rsidRPr="00F432CF">
        <w:rPr>
          <w:rFonts w:ascii="Times New Roman" w:hAnsi="Times New Roman" w:cs="Times New Roman"/>
          <w:b/>
          <w:bCs/>
          <w:color w:val="auto"/>
        </w:rPr>
        <w:t>P</w:t>
      </w:r>
      <w:r w:rsidRPr="00F432CF">
        <w:rPr>
          <w:rFonts w:ascii="Times New Roman" w:hAnsi="Times New Roman" w:cs="Times New Roman"/>
          <w:b/>
          <w:bCs/>
          <w:color w:val="auto"/>
        </w:rPr>
        <w:t>rocedure</w:t>
      </w:r>
    </w:p>
    <w:p w14:paraId="6F498AA8" w14:textId="77777777" w:rsidR="00330A02" w:rsidRPr="00F432CF" w:rsidRDefault="0040706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Participants completed five study visits over approximately three months. After an initial phone screen, participants attended an in-person screening visit to determine eligibility, complete informed consent, and collect self-report measures. Eligible, consented participants returned approximately one week later for an intake visit. Three additional follow-up visits occurred about every 30 days that participants remained on study. Participants were expected to complete four daily EMAs. Other personal </w:t>
      </w:r>
      <w:r w:rsidRPr="00F432CF">
        <w:rPr>
          <w:rFonts w:ascii="Times New Roman" w:hAnsi="Times New Roman" w:cs="Times New Roman"/>
        </w:rPr>
        <w:lastRenderedPageBreak/>
        <w:t>sensing data streams (geolocation, cellular communications, sleep quality, and audio check-ins) were collected as part of the parent grant’s aims (R01 AA024391).</w:t>
      </w:r>
    </w:p>
    <w:p w14:paraId="735947BD"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Participants were compensated $20 per hour for all time spent in the laboratory (i.e., during screening, intake, and follow-up visits). In addition, participants received a $99 bonus upon completing the full 3-month study. They were also provided $66 per month to offset costs associated with their cellular plans. Participants received $</w:t>
      </w:r>
      <w:proofErr w:type="gramStart"/>
      <w:r w:rsidRPr="00F432CF">
        <w:rPr>
          <w:rFonts w:ascii="Times New Roman" w:hAnsi="Times New Roman" w:cs="Times New Roman"/>
        </w:rPr>
        <w:t>25 for</w:t>
      </w:r>
      <w:proofErr w:type="gramEnd"/>
      <w:r w:rsidRPr="00F432CF">
        <w:rPr>
          <w:rFonts w:ascii="Times New Roman" w:hAnsi="Times New Roman" w:cs="Times New Roman"/>
        </w:rPr>
        <w:t xml:space="preserve"> each month in which they provided EMA data with less than 10% missingness. Additional compensation was provided for other personal sensing data streams if minimum compliance thresholds were met.</w:t>
      </w:r>
    </w:p>
    <w:p w14:paraId="0207B240" w14:textId="77777777" w:rsidR="00E84DDC" w:rsidRPr="00F432CF" w:rsidRDefault="00E84DDC" w:rsidP="00E84DDC">
      <w:pPr>
        <w:pStyle w:val="Heading2"/>
        <w:spacing w:after="0" w:line="480" w:lineRule="auto"/>
        <w:rPr>
          <w:moveFrom w:id="22" w:author="Kendra Wyant" w:date="2026-07-14T23:42:00Z" w16du:dateUtc="2026-07-15T04:42:00Z"/>
          <w:rFonts w:ascii="Times New Roman" w:hAnsi="Times New Roman" w:cs="Times New Roman"/>
          <w:b/>
          <w:bCs/>
          <w:color w:val="auto"/>
        </w:rPr>
      </w:pPr>
      <w:moveFromRangeStart w:id="23" w:author="Kendra Wyant" w:date="2026-07-14T23:42:00Z" w:name="move234964944"/>
      <w:moveFrom w:id="24" w:author="Kendra Wyant" w:date="2026-07-14T23:42:00Z" w16du:dateUtc="2026-07-15T04:42:00Z">
        <w:r w:rsidRPr="00F432CF">
          <w:rPr>
            <w:rFonts w:ascii="Times New Roman" w:hAnsi="Times New Roman" w:cs="Times New Roman"/>
            <w:b/>
            <w:bCs/>
            <w:color w:val="auto"/>
          </w:rPr>
          <w:t>Ethics</w:t>
        </w:r>
      </w:moveFrom>
    </w:p>
    <w:p w14:paraId="7C4DEB6E" w14:textId="77777777" w:rsidR="00E84DDC" w:rsidRPr="00F432CF" w:rsidRDefault="00E84DDC" w:rsidP="00E84DDC">
      <w:pPr>
        <w:pStyle w:val="FirstParagraph"/>
        <w:spacing w:after="0" w:line="480" w:lineRule="auto"/>
        <w:ind w:firstLine="720"/>
        <w:rPr>
          <w:moveFrom w:id="25" w:author="Kendra Wyant" w:date="2026-07-14T23:42:00Z" w16du:dateUtc="2026-07-15T04:42:00Z"/>
          <w:rFonts w:ascii="Times New Roman" w:hAnsi="Times New Roman" w:cs="Times New Roman"/>
        </w:rPr>
      </w:pPr>
      <w:moveFrom w:id="26" w:author="Kendra Wyant" w:date="2026-07-14T23:42:00Z" w16du:dateUtc="2026-07-15T04:42:00Z">
        <w:r w:rsidRPr="00F432CF">
          <w:rPr>
            <w:rFonts w:ascii="Times New Roman" w:hAnsi="Times New Roman" w:cs="Times New Roman"/>
          </w:rPr>
          <w:t>All procedures were approved by the University of Wisconsin-Madison Institutional Review Board (Study #2015-0780) and carried out in accordance with the principles of the Declaration of Helsinki. All participants provided written informed consent observed by a research assistant.</w:t>
        </w:r>
      </w:moveFrom>
    </w:p>
    <w:p w14:paraId="1FC09D42" w14:textId="77777777" w:rsidR="00330A02" w:rsidRPr="00F432CF" w:rsidRDefault="00407060" w:rsidP="00F432CF">
      <w:pPr>
        <w:pStyle w:val="Heading2"/>
        <w:spacing w:after="0" w:line="480" w:lineRule="auto"/>
        <w:rPr>
          <w:rFonts w:ascii="Times New Roman" w:hAnsi="Times New Roman" w:cs="Times New Roman"/>
          <w:b/>
          <w:bCs/>
          <w:color w:val="auto"/>
        </w:rPr>
      </w:pPr>
      <w:bookmarkStart w:id="27" w:name="measures"/>
      <w:bookmarkEnd w:id="21"/>
      <w:moveFromRangeEnd w:id="23"/>
      <w:r w:rsidRPr="00F432CF">
        <w:rPr>
          <w:rFonts w:ascii="Times New Roman" w:hAnsi="Times New Roman" w:cs="Times New Roman"/>
          <w:b/>
          <w:bCs/>
          <w:color w:val="auto"/>
        </w:rPr>
        <w:t>Measures</w:t>
      </w:r>
    </w:p>
    <w:p w14:paraId="3B5DBBE0" w14:textId="0C153174" w:rsidR="00330A02" w:rsidRPr="00F432CF" w:rsidRDefault="00407060" w:rsidP="00F432CF">
      <w:pPr>
        <w:pStyle w:val="Heading3"/>
        <w:spacing w:after="0" w:line="480" w:lineRule="auto"/>
        <w:rPr>
          <w:rFonts w:ascii="Times New Roman" w:hAnsi="Times New Roman" w:cs="Times New Roman"/>
          <w:b/>
          <w:bCs/>
          <w:color w:val="auto"/>
        </w:rPr>
      </w:pPr>
      <w:bookmarkStart w:id="28" w:name="ecological-momentary-assessments"/>
      <w:r w:rsidRPr="00F432CF">
        <w:rPr>
          <w:rFonts w:ascii="Times New Roman" w:hAnsi="Times New Roman" w:cs="Times New Roman"/>
          <w:b/>
          <w:bCs/>
          <w:color w:val="auto"/>
        </w:rPr>
        <w:t xml:space="preserve">Ecological </w:t>
      </w:r>
      <w:r w:rsidR="00F432CF">
        <w:rPr>
          <w:rFonts w:ascii="Times New Roman" w:hAnsi="Times New Roman" w:cs="Times New Roman"/>
          <w:b/>
          <w:bCs/>
          <w:color w:val="auto"/>
        </w:rPr>
        <w:t>m</w:t>
      </w:r>
      <w:r w:rsidRPr="00F432CF">
        <w:rPr>
          <w:rFonts w:ascii="Times New Roman" w:hAnsi="Times New Roman" w:cs="Times New Roman"/>
          <w:b/>
          <w:bCs/>
          <w:color w:val="auto"/>
        </w:rPr>
        <w:t xml:space="preserve">omentary </w:t>
      </w:r>
      <w:r w:rsidR="00F432CF">
        <w:rPr>
          <w:rFonts w:ascii="Times New Roman" w:hAnsi="Times New Roman" w:cs="Times New Roman"/>
          <w:b/>
          <w:bCs/>
          <w:color w:val="auto"/>
        </w:rPr>
        <w:t>a</w:t>
      </w:r>
      <w:r w:rsidRPr="00F432CF">
        <w:rPr>
          <w:rFonts w:ascii="Times New Roman" w:hAnsi="Times New Roman" w:cs="Times New Roman"/>
          <w:b/>
          <w:bCs/>
          <w:color w:val="auto"/>
        </w:rPr>
        <w:t>ssessment</w:t>
      </w:r>
      <w:r w:rsidR="00F432CF">
        <w:rPr>
          <w:rFonts w:ascii="Times New Roman" w:hAnsi="Times New Roman" w:cs="Times New Roman"/>
          <w:b/>
          <w:bCs/>
          <w:color w:val="auto"/>
        </w:rPr>
        <w:t>s</w:t>
      </w:r>
    </w:p>
    <w:p w14:paraId="15FD647B" w14:textId="77777777" w:rsidR="00330A02" w:rsidRPr="00F432CF" w:rsidRDefault="0040706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Participants completed four brief (7-10 questions) EMAs daily. The first and last EMAs of the day were scheduled within one hour of participants’ typical wake and sleep times. The other two EMAs were scheduled randomly within the first and second halves of their typical day, with at least one hour between EMAs. Participants learned how to complete the EMA and reviewed the meaning of each question with a member of the research team during their intake visit to ensure consistent question interpretation.</w:t>
      </w:r>
    </w:p>
    <w:p w14:paraId="35048FF0" w14:textId="77777777" w:rsidR="00330A02" w:rsidRPr="00F432CF" w:rsidRDefault="00407060" w:rsidP="00F432CF">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On the first item of all EMAs, participants reported the start and dates and times of any unreported past alcohol use. Next, participants rated the maximum intensity of recent (i.e., since last </w:t>
      </w:r>
      <w:r w:rsidRPr="00F432CF">
        <w:rPr>
          <w:rFonts w:ascii="Times New Roman" w:hAnsi="Times New Roman" w:cs="Times New Roman"/>
        </w:rPr>
        <w:lastRenderedPageBreak/>
        <w:t xml:space="preserve">EMA) experiences of craving, risky situations, stressful events, and pleasant events. Finally, participants rated their current </w:t>
      </w:r>
      <w:proofErr w:type="spellStart"/>
      <w:proofErr w:type="gramStart"/>
      <w:r w:rsidRPr="00F432CF">
        <w:rPr>
          <w:rFonts w:ascii="Times New Roman" w:hAnsi="Times New Roman" w:cs="Times New Roman"/>
        </w:rPr>
        <w:t>affect</w:t>
      </w:r>
      <w:proofErr w:type="spellEnd"/>
      <w:proofErr w:type="gramEnd"/>
      <w:r w:rsidRPr="00F432CF">
        <w:rPr>
          <w:rFonts w:ascii="Times New Roman" w:hAnsi="Times New Roman" w:cs="Times New Roman"/>
        </w:rPr>
        <w:t xml:space="preserve"> on two bipolar scales: valence (Unpleasant/Unhappy to </w:t>
      </w:r>
      <w:r w:rsidRPr="00F432CF">
        <w:rPr>
          <w:rFonts w:ascii="Times New Roman" w:hAnsi="Times New Roman" w:cs="Times New Roman"/>
        </w:rPr>
        <w:t>Pleasant/Happy) and arousal (Calm/Sleepy to Aroused/Alert). On the first EMA each day, participants also rated anticipated risky situations, stressful events, and the likelihood that they would drink alcohol in the next week (i.e., abstinence self-efficacy).</w:t>
      </w:r>
    </w:p>
    <w:p w14:paraId="0B12A815" w14:textId="1CD86663" w:rsidR="00330A02" w:rsidRPr="00F432CF" w:rsidRDefault="00407060" w:rsidP="00F432CF">
      <w:pPr>
        <w:pStyle w:val="Heading3"/>
        <w:spacing w:after="0" w:line="480" w:lineRule="auto"/>
        <w:rPr>
          <w:rFonts w:ascii="Times New Roman" w:hAnsi="Times New Roman" w:cs="Times New Roman"/>
          <w:b/>
          <w:bCs/>
          <w:color w:val="auto"/>
        </w:rPr>
      </w:pPr>
      <w:bookmarkStart w:id="29" w:name="individual-characteristics"/>
      <w:bookmarkEnd w:id="28"/>
      <w:r w:rsidRPr="00F432CF">
        <w:rPr>
          <w:rFonts w:ascii="Times New Roman" w:hAnsi="Times New Roman" w:cs="Times New Roman"/>
          <w:b/>
          <w:bCs/>
          <w:color w:val="auto"/>
        </w:rPr>
        <w:t xml:space="preserve">Individual </w:t>
      </w:r>
      <w:r w:rsidR="00F432CF">
        <w:rPr>
          <w:rFonts w:ascii="Times New Roman" w:hAnsi="Times New Roman" w:cs="Times New Roman"/>
          <w:b/>
          <w:bCs/>
          <w:color w:val="auto"/>
        </w:rPr>
        <w:t>c</w:t>
      </w:r>
      <w:r w:rsidRPr="00F432CF">
        <w:rPr>
          <w:rFonts w:ascii="Times New Roman" w:hAnsi="Times New Roman" w:cs="Times New Roman"/>
          <w:b/>
          <w:bCs/>
          <w:color w:val="auto"/>
        </w:rPr>
        <w:t>haracteristics</w:t>
      </w:r>
    </w:p>
    <w:p w14:paraId="65C6E274" w14:textId="77777777" w:rsidR="00330A02" w:rsidRPr="00F432CF" w:rsidRDefault="0040706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collected self-report information about demographics (age, sex at birth, race, ethnicity, education, marital status, employment, and income) and clinical characteristics (AUD milestones, number of quit attempts, lifetime AUD treatment history, lifetime receipt of AUD medication, DSM-5 AUD symptom count, current drug use [32], and presence of psychological symptoms [31] to characterize our sample. DSM-5 AUD symptom count and presence of psychological symptoms were also used to determine eligibility. Demog</w:t>
      </w:r>
      <w:r w:rsidRPr="00F432CF">
        <w:rPr>
          <w:rFonts w:ascii="Times New Roman" w:hAnsi="Times New Roman" w:cs="Times New Roman"/>
        </w:rPr>
        <w:t xml:space="preserve">raphics were included as features in our models. A subset of these variables (sex at birth, race, ethnicity, and income) </w:t>
      </w:r>
      <w:proofErr w:type="gramStart"/>
      <w:r w:rsidRPr="00F432CF">
        <w:rPr>
          <w:rFonts w:ascii="Times New Roman" w:hAnsi="Times New Roman" w:cs="Times New Roman"/>
        </w:rPr>
        <w:t>were</w:t>
      </w:r>
      <w:proofErr w:type="gramEnd"/>
      <w:r w:rsidRPr="00F432CF">
        <w:rPr>
          <w:rFonts w:ascii="Times New Roman" w:hAnsi="Times New Roman" w:cs="Times New Roman"/>
        </w:rPr>
        <w:t xml:space="preserve"> used for model fairness analyses, as they have documented disparities in treatment access and outcomes. As part of the aims of the parent project, we collected many other trait and state measures throughout the study. A complete list of all measures can be found on our study’s OSF page (</w:t>
      </w:r>
      <w:hyperlink r:id="rId13">
        <w:r w:rsidR="00330A02" w:rsidRPr="00F432CF">
          <w:rPr>
            <w:rStyle w:val="Hyperlink"/>
            <w:rFonts w:ascii="Times New Roman" w:hAnsi="Times New Roman" w:cs="Times New Roman"/>
          </w:rPr>
          <w:t>https://osf.io/xta67/</w:t>
        </w:r>
      </w:hyperlink>
      <w:r w:rsidRPr="00F432CF">
        <w:rPr>
          <w:rFonts w:ascii="Times New Roman" w:hAnsi="Times New Roman" w:cs="Times New Roman"/>
        </w:rPr>
        <w:t>).</w:t>
      </w:r>
    </w:p>
    <w:p w14:paraId="19EA5828" w14:textId="3E3543BB" w:rsidR="00330A02" w:rsidRPr="00F432CF" w:rsidRDefault="00407060" w:rsidP="00F432CF">
      <w:pPr>
        <w:pStyle w:val="Heading2"/>
        <w:spacing w:after="0" w:line="480" w:lineRule="auto"/>
        <w:rPr>
          <w:rFonts w:ascii="Times New Roman" w:hAnsi="Times New Roman" w:cs="Times New Roman"/>
          <w:b/>
          <w:bCs/>
          <w:color w:val="auto"/>
        </w:rPr>
      </w:pPr>
      <w:bookmarkStart w:id="30" w:name="data-analytic-strategy"/>
      <w:bookmarkEnd w:id="27"/>
      <w:bookmarkEnd w:id="29"/>
      <w:r w:rsidRPr="00F432CF">
        <w:rPr>
          <w:rFonts w:ascii="Times New Roman" w:hAnsi="Times New Roman" w:cs="Times New Roman"/>
          <w:b/>
          <w:bCs/>
          <w:color w:val="auto"/>
        </w:rPr>
        <w:t xml:space="preserve">Data </w:t>
      </w:r>
      <w:r w:rsidR="00F432CF">
        <w:rPr>
          <w:rFonts w:ascii="Times New Roman" w:hAnsi="Times New Roman" w:cs="Times New Roman"/>
          <w:b/>
          <w:bCs/>
          <w:color w:val="auto"/>
        </w:rPr>
        <w:t>a</w:t>
      </w:r>
      <w:r w:rsidRPr="00F432CF">
        <w:rPr>
          <w:rFonts w:ascii="Times New Roman" w:hAnsi="Times New Roman" w:cs="Times New Roman"/>
          <w:b/>
          <w:bCs/>
          <w:color w:val="auto"/>
        </w:rPr>
        <w:t xml:space="preserve">nalytic </w:t>
      </w:r>
      <w:r w:rsidR="00F432CF">
        <w:rPr>
          <w:rFonts w:ascii="Times New Roman" w:hAnsi="Times New Roman" w:cs="Times New Roman"/>
          <w:b/>
          <w:bCs/>
          <w:color w:val="auto"/>
        </w:rPr>
        <w:t>s</w:t>
      </w:r>
      <w:r w:rsidRPr="00F432CF">
        <w:rPr>
          <w:rFonts w:ascii="Times New Roman" w:hAnsi="Times New Roman" w:cs="Times New Roman"/>
          <w:b/>
          <w:bCs/>
          <w:color w:val="auto"/>
        </w:rPr>
        <w:t>trategy</w:t>
      </w:r>
    </w:p>
    <w:p w14:paraId="4E44AC1B" w14:textId="77777777" w:rsidR="00330A02" w:rsidRPr="00F432CF" w:rsidRDefault="00407060" w:rsidP="00F432CF">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Data preprocessing, modeling, and Bayesian analyses were done in R (version 4.4.2) using the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ecosystem [33–35]. Models were trained and evaluated using </w:t>
      </w:r>
      <w:proofErr w:type="spellStart"/>
      <w:r w:rsidRPr="00F432CF">
        <w:rPr>
          <w:rFonts w:ascii="Times New Roman" w:hAnsi="Times New Roman" w:cs="Times New Roman"/>
        </w:rPr>
        <w:t>high-throughput</w:t>
      </w:r>
      <w:proofErr w:type="spellEnd"/>
      <w:r w:rsidRPr="00F432CF">
        <w:rPr>
          <w:rFonts w:ascii="Times New Roman" w:hAnsi="Times New Roman" w:cs="Times New Roman"/>
        </w:rPr>
        <w:t xml:space="preserve"> computing resources provided by the University of Wisconsin Center for High Throughput Computing [36].</w:t>
      </w:r>
    </w:p>
    <w:p w14:paraId="3B8B5CC7" w14:textId="77777777" w:rsidR="00330A02" w:rsidRPr="00F432CF" w:rsidRDefault="00407060">
      <w:pPr>
        <w:pStyle w:val="Heading3"/>
        <w:rPr>
          <w:rFonts w:ascii="Times New Roman" w:hAnsi="Times New Roman" w:cs="Times New Roman"/>
          <w:b/>
          <w:bCs/>
          <w:color w:val="auto"/>
        </w:rPr>
      </w:pPr>
      <w:bookmarkStart w:id="31" w:name="predictions"/>
      <w:r w:rsidRPr="00F432CF">
        <w:rPr>
          <w:rFonts w:ascii="Times New Roman" w:hAnsi="Times New Roman" w:cs="Times New Roman"/>
          <w:b/>
          <w:bCs/>
          <w:color w:val="auto"/>
        </w:rPr>
        <w:t>Predictions</w:t>
      </w:r>
    </w:p>
    <w:p w14:paraId="6C731761" w14:textId="21381B18" w:rsidR="00330A02" w:rsidRDefault="0040706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 </w:t>
      </w:r>
      <w:r w:rsidRPr="00B35838">
        <w:rPr>
          <w:rFonts w:ascii="Times New Roman" w:hAnsi="Times New Roman" w:cs="Times New Roman"/>
        </w:rPr>
        <w:t>prediction timepoint</w:t>
      </w:r>
      <w:r w:rsidRPr="00F432CF">
        <w:rPr>
          <w:rFonts w:ascii="Times New Roman" w:hAnsi="Times New Roman" w:cs="Times New Roman"/>
        </w:rPr>
        <w:t xml:space="preserve"> (</w:t>
      </w:r>
      <w:r w:rsidR="00B35838" w:rsidRPr="00B35838">
        <w:rPr>
          <w:rFonts w:ascii="Times New Roman" w:hAnsi="Times New Roman" w:cs="Times New Roman"/>
        </w:rPr>
        <w:t>Fig 1</w:t>
      </w:r>
      <w:r w:rsidRPr="00F432CF">
        <w:rPr>
          <w:rFonts w:ascii="Times New Roman" w:hAnsi="Times New Roman" w:cs="Times New Roman"/>
        </w:rPr>
        <w:t xml:space="preserve">, Panel A) is the hour at which our model calculates a predicted probability of a lapse within a future 24-hour prediction window for any specific individual. We </w:t>
      </w:r>
      <w:r w:rsidRPr="00F432CF">
        <w:rPr>
          <w:rFonts w:ascii="Times New Roman" w:hAnsi="Times New Roman" w:cs="Times New Roman"/>
        </w:rPr>
        <w:lastRenderedPageBreak/>
        <w:t>calculated features from all available EMAs up until, but not including, the prediction timepoint. The first prediction timepoint for each participant was 24 hours from midnight on their study start date. This ensured at least 24 hours of past EMAs were available. Subsequent prediction timepoints for each participant repeatedly rolled forward hour-</w:t>
      </w:r>
      <w:r w:rsidRPr="00F432CF">
        <w:rPr>
          <w:rFonts w:ascii="Times New Roman" w:hAnsi="Times New Roman" w:cs="Times New Roman"/>
        </w:rPr>
        <w:t>by-hour until the end of their study participation.</w:t>
      </w:r>
    </w:p>
    <w:p w14:paraId="7839C97E" w14:textId="3984A9B2" w:rsidR="00B35838" w:rsidRPr="00B35838" w:rsidRDefault="00B35838" w:rsidP="00B35838">
      <w:pPr>
        <w:pStyle w:val="BodyText"/>
        <w:spacing w:line="480" w:lineRule="auto"/>
      </w:pPr>
      <w:r w:rsidRPr="00B35838">
        <w:rPr>
          <w:rFonts w:ascii="Times New Roman" w:hAnsi="Times New Roman" w:cs="Times New Roman"/>
          <w:b/>
          <w:bCs/>
        </w:rPr>
        <w:t xml:space="preserve">Fig 1. Prediction </w:t>
      </w:r>
      <w:r w:rsidR="003F51E2">
        <w:rPr>
          <w:rFonts w:ascii="Times New Roman" w:hAnsi="Times New Roman" w:cs="Times New Roman"/>
          <w:b/>
          <w:bCs/>
        </w:rPr>
        <w:t>T</w:t>
      </w:r>
      <w:r w:rsidRPr="00B35838">
        <w:rPr>
          <w:rFonts w:ascii="Times New Roman" w:hAnsi="Times New Roman" w:cs="Times New Roman"/>
          <w:b/>
          <w:bCs/>
        </w:rPr>
        <w:t>imepoint</w:t>
      </w:r>
      <w:r w:rsidR="003F51E2">
        <w:rPr>
          <w:rFonts w:ascii="Times New Roman" w:hAnsi="Times New Roman" w:cs="Times New Roman"/>
          <w:b/>
          <w:bCs/>
        </w:rPr>
        <w:t>s</w:t>
      </w:r>
      <w:r w:rsidRPr="00B35838">
        <w:rPr>
          <w:rFonts w:ascii="Times New Roman" w:hAnsi="Times New Roman" w:cs="Times New Roman"/>
          <w:b/>
          <w:bCs/>
        </w:rPr>
        <w:t xml:space="preserve"> and </w:t>
      </w:r>
      <w:r w:rsidR="003F51E2">
        <w:rPr>
          <w:rFonts w:ascii="Times New Roman" w:hAnsi="Times New Roman" w:cs="Times New Roman"/>
          <w:b/>
          <w:bCs/>
        </w:rPr>
        <w:t>P</w:t>
      </w:r>
      <w:r>
        <w:rPr>
          <w:rFonts w:ascii="Times New Roman" w:hAnsi="Times New Roman" w:cs="Times New Roman"/>
          <w:b/>
          <w:bCs/>
        </w:rPr>
        <w:t xml:space="preserve">rediction </w:t>
      </w:r>
      <w:r w:rsidR="003F51E2">
        <w:rPr>
          <w:rFonts w:ascii="Times New Roman" w:hAnsi="Times New Roman" w:cs="Times New Roman"/>
          <w:b/>
          <w:bCs/>
        </w:rPr>
        <w:t>W</w:t>
      </w:r>
      <w:r w:rsidRPr="00B35838">
        <w:rPr>
          <w:rFonts w:ascii="Times New Roman" w:hAnsi="Times New Roman" w:cs="Times New Roman"/>
          <w:b/>
          <w:bCs/>
        </w:rPr>
        <w:t>indow</w:t>
      </w:r>
      <w:r w:rsidR="003F51E2">
        <w:rPr>
          <w:rFonts w:ascii="Times New Roman" w:hAnsi="Times New Roman" w:cs="Times New Roman"/>
          <w:b/>
          <w:bCs/>
        </w:rPr>
        <w:t>s</w:t>
      </w:r>
      <w:r w:rsidRPr="00B35838">
        <w:rPr>
          <w:rFonts w:ascii="Times New Roman" w:hAnsi="Times New Roman" w:cs="Times New Roman"/>
          <w:b/>
          <w:bCs/>
        </w:rPr>
        <w:t>.</w:t>
      </w:r>
      <w:r w:rsidRPr="00F432CF">
        <w:rPr>
          <w:rFonts w:ascii="Times New Roman" w:hAnsi="Times New Roman" w:cs="Times New Roman"/>
        </w:rPr>
        <w:t xml:space="preserve"> Panel A shows the prediction timepoints at which our model calculated a predicted probability of a lapse. All available data up until, but not including, the prediction timepoint was used to generate these predictions. Features were created for varying </w:t>
      </w:r>
      <w:proofErr w:type="gramStart"/>
      <w:r w:rsidRPr="00F432CF">
        <w:rPr>
          <w:rFonts w:ascii="Times New Roman" w:hAnsi="Times New Roman" w:cs="Times New Roman"/>
        </w:rPr>
        <w:t>feature</w:t>
      </w:r>
      <w:proofErr w:type="gramEnd"/>
      <w:r w:rsidRPr="00F432CF">
        <w:rPr>
          <w:rFonts w:ascii="Times New Roman" w:hAnsi="Times New Roman" w:cs="Times New Roman"/>
        </w:rPr>
        <w:t xml:space="preserve"> scoring epochs before the prediction timepoint (i.e., 12, 24, 48, 72, and 168 hours). Prediction timepoints were updated hourly. Panel B shows how the prediction window (i.e., window in which a lapse might occur) rolls forward hour-by-hour with the prediction timepoint. The prediction window width for all models was 24 hours. Additionally, there were five possible lag times between the prediction timepoint and start of the prediction window. A prediction window either started immediately after the prediction timepoint (no lag) or was lagged by 1 day, 3 days, 1 week, or 2 weeks.</w:t>
      </w:r>
    </w:p>
    <w:p w14:paraId="1654E352" w14:textId="6D13A5D5" w:rsidR="00330A02" w:rsidRPr="00F432CF" w:rsidRDefault="0040706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w:t>
      </w:r>
      <w:r w:rsidRPr="00B35838">
        <w:rPr>
          <w:rFonts w:ascii="Times New Roman" w:hAnsi="Times New Roman" w:cs="Times New Roman"/>
        </w:rPr>
        <w:t>prediction window</w:t>
      </w:r>
      <w:r w:rsidRPr="00F432CF">
        <w:rPr>
          <w:rFonts w:ascii="Times New Roman" w:hAnsi="Times New Roman" w:cs="Times New Roman"/>
        </w:rPr>
        <w:t xml:space="preserve"> (</w:t>
      </w:r>
      <w:r w:rsidR="00B35838" w:rsidRPr="00B35838">
        <w:rPr>
          <w:rFonts w:ascii="Times New Roman" w:hAnsi="Times New Roman" w:cs="Times New Roman"/>
        </w:rPr>
        <w:t xml:space="preserve">Fig </w:t>
      </w:r>
      <w:r w:rsidR="00B35838">
        <w:rPr>
          <w:rFonts w:ascii="Times New Roman" w:hAnsi="Times New Roman" w:cs="Times New Roman"/>
        </w:rPr>
        <w:t>1</w:t>
      </w:r>
      <w:r w:rsidRPr="00F432CF">
        <w:rPr>
          <w:rFonts w:ascii="Times New Roman" w:hAnsi="Times New Roman" w:cs="Times New Roman"/>
        </w:rPr>
        <w:t xml:space="preserve">, Panel B) spans </w:t>
      </w:r>
      <w:proofErr w:type="gramStart"/>
      <w:r w:rsidRPr="00F432CF">
        <w:rPr>
          <w:rFonts w:ascii="Times New Roman" w:hAnsi="Times New Roman" w:cs="Times New Roman"/>
        </w:rPr>
        <w:t>a period of time</w:t>
      </w:r>
      <w:proofErr w:type="gramEnd"/>
      <w:r w:rsidRPr="00F432CF">
        <w:rPr>
          <w:rFonts w:ascii="Times New Roman" w:hAnsi="Times New Roman" w:cs="Times New Roman"/>
        </w:rPr>
        <w:t xml:space="preserve"> in which a lapse might occur. The prediction window width for all models was 24 hours (i.e., models predicted the probability of a lapse occurring within a specific 24-hour period). Prediction windows rolled forward hour-by-hour with the prediction timepoint. However, there were five possible </w:t>
      </w:r>
      <w:r w:rsidRPr="00F432CF">
        <w:rPr>
          <w:rFonts w:ascii="Times New Roman" w:hAnsi="Times New Roman" w:cs="Times New Roman"/>
          <w:i/>
          <w:iCs/>
        </w:rPr>
        <w:t>lag times</w:t>
      </w:r>
      <w:r w:rsidRPr="00F432CF">
        <w:rPr>
          <w:rFonts w:ascii="Times New Roman" w:hAnsi="Times New Roman" w:cs="Times New Roman"/>
        </w:rPr>
        <w:t xml:space="preserve"> between the prediction timepoint and start of the associated prediction window. A prediction </w:t>
      </w:r>
      <w:r w:rsidRPr="00F432CF">
        <w:rPr>
          <w:rFonts w:ascii="Times New Roman" w:hAnsi="Times New Roman" w:cs="Times New Roman"/>
        </w:rPr>
        <w:t>window either started immediately after the prediction time point (no lag) or was lagged by 1 day, 3 days, 1 week, or 2 weeks.</w:t>
      </w:r>
    </w:p>
    <w:p w14:paraId="19868206" w14:textId="0ACCA7F2" w:rsidR="00330A02" w:rsidRPr="00F432CF" w:rsidRDefault="0040706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Given this structure, our models provided hour-by-hour predicted probabilities of an alcohol lapse in a future 24-hour period (i.e., prediction window). Depending on the model, that prediction window might start immediately after the prediction timepoint (no lag) or it might be lagged to start 1 day, 3 days, 1 week, or 2 weeks after the prediction timepoint. For example, at midnight on the 30th day of participation, features would be calculated from the past 30 days of EMAs. Separate models would </w:t>
      </w:r>
      <w:r w:rsidRPr="00F432CF">
        <w:rPr>
          <w:rFonts w:ascii="Times New Roman" w:hAnsi="Times New Roman" w:cs="Times New Roman"/>
        </w:rPr>
        <w:lastRenderedPageBreak/>
        <w:t xml:space="preserve">predict the probability of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for 24-hour prediction windows that start at midnight that day or start 1 day, 3 days, 1 week or 2 weeks after midnight on day 30.</w:t>
      </w:r>
    </w:p>
    <w:p w14:paraId="5836E50A" w14:textId="77777777" w:rsidR="00330A02" w:rsidRPr="003B6140" w:rsidRDefault="00407060">
      <w:pPr>
        <w:pStyle w:val="Heading3"/>
        <w:rPr>
          <w:rFonts w:ascii="Times New Roman" w:hAnsi="Times New Roman" w:cs="Times New Roman"/>
          <w:b/>
          <w:bCs/>
          <w:color w:val="auto"/>
        </w:rPr>
      </w:pPr>
      <w:bookmarkStart w:id="32" w:name="labels"/>
      <w:bookmarkEnd w:id="31"/>
      <w:r w:rsidRPr="003B6140">
        <w:rPr>
          <w:rFonts w:ascii="Times New Roman" w:hAnsi="Times New Roman" w:cs="Times New Roman"/>
          <w:b/>
          <w:bCs/>
          <w:color w:val="auto"/>
        </w:rPr>
        <w:t>Labels</w:t>
      </w:r>
    </w:p>
    <w:p w14:paraId="4CFD87B3" w14:textId="1E27725F" w:rsidR="00330A02" w:rsidRPr="00F432CF" w:rsidRDefault="00407060" w:rsidP="00B35838">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start and end dates and times of past drinking episodes were reported on the first EMA item. A prediction window was labeled </w:t>
      </w:r>
      <w:r w:rsidR="00B35838">
        <w:rPr>
          <w:rFonts w:ascii="Times New Roman" w:hAnsi="Times New Roman" w:cs="Times New Roman"/>
        </w:rPr>
        <w:t>“</w:t>
      </w:r>
      <w:r w:rsidRPr="00B35838">
        <w:rPr>
          <w:rFonts w:ascii="Times New Roman" w:hAnsi="Times New Roman" w:cs="Times New Roman"/>
        </w:rPr>
        <w:t>lapse</w:t>
      </w:r>
      <w:r w:rsidR="00B35838">
        <w:rPr>
          <w:rFonts w:ascii="Times New Roman" w:hAnsi="Times New Roman" w:cs="Times New Roman"/>
        </w:rPr>
        <w:t>”</w:t>
      </w:r>
      <w:r w:rsidRPr="00F432CF">
        <w:rPr>
          <w:rFonts w:ascii="Times New Roman" w:hAnsi="Times New Roman" w:cs="Times New Roman"/>
        </w:rPr>
        <w:t xml:space="preserve"> if the start date/hour of any drinking episode fell within that window. A window was labeled </w:t>
      </w:r>
      <w:r w:rsidR="00B35838">
        <w:rPr>
          <w:rFonts w:ascii="Times New Roman" w:hAnsi="Times New Roman" w:cs="Times New Roman"/>
        </w:rPr>
        <w:t>“</w:t>
      </w:r>
      <w:r w:rsidRPr="00B35838">
        <w:rPr>
          <w:rFonts w:ascii="Times New Roman" w:hAnsi="Times New Roman" w:cs="Times New Roman"/>
        </w:rPr>
        <w:t>no lapse</w:t>
      </w:r>
      <w:r w:rsidR="00B35838">
        <w:rPr>
          <w:rFonts w:ascii="Times New Roman" w:hAnsi="Times New Roman" w:cs="Times New Roman"/>
        </w:rPr>
        <w:t>”</w:t>
      </w:r>
      <w:r w:rsidRPr="00B35838">
        <w:rPr>
          <w:rFonts w:ascii="Times New Roman" w:hAnsi="Times New Roman" w:cs="Times New Roman"/>
        </w:rPr>
        <w:t xml:space="preserve"> </w:t>
      </w:r>
      <w:r w:rsidRPr="00F432CF">
        <w:rPr>
          <w:rFonts w:ascii="Times New Roman" w:hAnsi="Times New Roman" w:cs="Times New Roman"/>
        </w:rPr>
        <w:t xml:space="preserve">if no alcohol use occurred within that window +/- 24 hours. If no alcohol use occurred within the window but did occur within 24 hours of the start or end of the window, the window was excluded. We used this conservative 24-hour fence for labeling windows as no lapse (vs. excluded) to increase the fidelity of these labels. Given that most windows were labeled no </w:t>
      </w:r>
      <w:proofErr w:type="gramStart"/>
      <w:r w:rsidRPr="00F432CF">
        <w:rPr>
          <w:rFonts w:ascii="Times New Roman" w:hAnsi="Times New Roman" w:cs="Times New Roman"/>
        </w:rPr>
        <w:t>lapse</w:t>
      </w:r>
      <w:proofErr w:type="gramEnd"/>
      <w:r w:rsidRPr="00F432CF">
        <w:rPr>
          <w:rFonts w:ascii="Times New Roman" w:hAnsi="Times New Roman" w:cs="Times New Roman"/>
        </w:rPr>
        <w:t>, and the outcome was highly unbalanced, it was not problematic to exclude some no lapse events to further increase confidence in those labels.</w:t>
      </w:r>
    </w:p>
    <w:p w14:paraId="354BBA6A" w14:textId="77777777" w:rsidR="00330A02" w:rsidRPr="00F432CF" w:rsidRDefault="00407060" w:rsidP="00B35838">
      <w:pPr>
        <w:pStyle w:val="BodyText"/>
        <w:spacing w:after="0" w:line="480" w:lineRule="auto"/>
        <w:ind w:firstLine="720"/>
        <w:rPr>
          <w:rFonts w:ascii="Times New Roman" w:hAnsi="Times New Roman" w:cs="Times New Roman"/>
        </w:rPr>
      </w:pPr>
      <w:r w:rsidRPr="00F432CF">
        <w:rPr>
          <w:rFonts w:ascii="Times New Roman" w:hAnsi="Times New Roman" w:cs="Times New Roman"/>
        </w:rPr>
        <w:t>This method produced totals of: 274,179 labels for the baseline (no lag) model (7.7% lapse); 270,911 labels for the 1-day lagged model (7.7% lapse); 264,362 labels for the 3-day lagged model (7.6% lapse); 251,458 labels for the 1-week lagged model (7.6% lapse); and 228,420 labels for the 2-week lagged model (7.6% lapse).</w:t>
      </w:r>
    </w:p>
    <w:p w14:paraId="353B4CED" w14:textId="6C181DF5" w:rsidR="00330A02" w:rsidRPr="003B6140" w:rsidRDefault="00407060">
      <w:pPr>
        <w:pStyle w:val="Heading3"/>
        <w:rPr>
          <w:rFonts w:ascii="Times New Roman" w:hAnsi="Times New Roman" w:cs="Times New Roman"/>
          <w:b/>
          <w:bCs/>
          <w:color w:val="auto"/>
        </w:rPr>
      </w:pPr>
      <w:bookmarkStart w:id="33" w:name="feature-engineering"/>
      <w:bookmarkEnd w:id="32"/>
      <w:r w:rsidRPr="003B6140">
        <w:rPr>
          <w:rFonts w:ascii="Times New Roman" w:hAnsi="Times New Roman" w:cs="Times New Roman"/>
          <w:b/>
          <w:bCs/>
          <w:color w:val="auto"/>
        </w:rPr>
        <w:t xml:space="preserve">Feature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ngineering</w:t>
      </w:r>
    </w:p>
    <w:p w14:paraId="3F02E076" w14:textId="77777777" w:rsidR="00330A02" w:rsidRPr="00F432CF" w:rsidRDefault="00407060" w:rsidP="00600AA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Features were calculated using only data collected prior to each prediction timepoint to ensure our models were making true future predictions. For the no lag model, the prediction timepoint was at the start of prediction window, so all data prior to the start of the prediction window were included. For the lagged models, the prediction timepoint was 1 day, 3 days, 1 week, or 2 weeks prior to the start of the prediction window, so the last EMA data used for feature engineering were collected 1 day, 3 days, </w:t>
      </w:r>
      <w:r w:rsidRPr="00F432CF">
        <w:rPr>
          <w:rFonts w:ascii="Times New Roman" w:hAnsi="Times New Roman" w:cs="Times New Roman"/>
        </w:rPr>
        <w:t>1 week, or 2 weeks prior to the start of the prediction window.</w:t>
      </w:r>
    </w:p>
    <w:p w14:paraId="6C69E9D4" w14:textId="77777777" w:rsidR="00330A02" w:rsidRPr="00F432CF" w:rsidRDefault="0040706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A total of 285 features were derived from three data sources:</w:t>
      </w:r>
    </w:p>
    <w:p w14:paraId="363C577D" w14:textId="0FADD8E9"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lastRenderedPageBreak/>
        <w:t xml:space="preserve">      </w:t>
      </w:r>
      <w:r w:rsidRPr="00600AA0">
        <w:rPr>
          <w:rFonts w:ascii="Times New Roman" w:hAnsi="Times New Roman" w:cs="Times New Roman"/>
        </w:rPr>
        <w:t>Prediction window:</w:t>
      </w:r>
      <w:r w:rsidRPr="00F432CF">
        <w:rPr>
          <w:rFonts w:ascii="Times New Roman" w:hAnsi="Times New Roman" w:cs="Times New Roman"/>
        </w:rPr>
        <w:t xml:space="preserve"> We dummy-coded features for day of the week at the start of the prediction window.</w:t>
      </w:r>
    </w:p>
    <w:p w14:paraId="43F5186C" w14:textId="2EC298CA"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Demographics:</w:t>
      </w:r>
      <w:r w:rsidRPr="00F432CF">
        <w:rPr>
          <w:rFonts w:ascii="Times New Roman" w:hAnsi="Times New Roman" w:cs="Times New Roman"/>
        </w:rPr>
        <w:t xml:space="preserve"> We created quantitative features for age (in years) and personal income (in dollars), and dummy-coded features for sex at birth (male vs. female), race/ethnicity (non-Hispanic White vs. non-White and/or Hispanic), marital status (married vs. not married vs. other), education (high school or less vs. some college vs. college degree), and employment status (employed vs. unemployed).</w:t>
      </w:r>
    </w:p>
    <w:p w14:paraId="2CB6C20D" w14:textId="653BEFEB" w:rsidR="00330A02" w:rsidRPr="00F432CF" w:rsidRDefault="00600AA0" w:rsidP="00600AA0">
      <w:pPr>
        <w:numPr>
          <w:ilvl w:val="0"/>
          <w:numId w:val="3"/>
        </w:numPr>
        <w:spacing w:after="0" w:line="480" w:lineRule="auto"/>
        <w:rPr>
          <w:rFonts w:ascii="Times New Roman" w:hAnsi="Times New Roman" w:cs="Times New Roman"/>
        </w:rPr>
      </w:pPr>
      <w:r>
        <w:rPr>
          <w:rFonts w:ascii="Times New Roman" w:hAnsi="Times New Roman" w:cs="Times New Roman"/>
        </w:rPr>
        <w:t xml:space="preserve">      </w:t>
      </w:r>
      <w:r w:rsidRPr="00600AA0">
        <w:rPr>
          <w:rFonts w:ascii="Times New Roman" w:hAnsi="Times New Roman" w:cs="Times New Roman"/>
        </w:rPr>
        <w:t>Previous EMA responses:</w:t>
      </w:r>
      <w:r w:rsidRPr="00F432CF">
        <w:rPr>
          <w:rFonts w:ascii="Times New Roman" w:hAnsi="Times New Roman" w:cs="Times New Roman"/>
        </w:rPr>
        <w:t xml:space="preserve"> We calculated raw and difference features in varying </w:t>
      </w:r>
      <w:proofErr w:type="gramStart"/>
      <w:r w:rsidRPr="00F432CF">
        <w:rPr>
          <w:rFonts w:ascii="Times New Roman" w:hAnsi="Times New Roman" w:cs="Times New Roman"/>
        </w:rPr>
        <w:t>feature</w:t>
      </w:r>
      <w:proofErr w:type="gramEnd"/>
      <w:r w:rsidRPr="00F432CF">
        <w:rPr>
          <w:rFonts w:ascii="Times New Roman" w:hAnsi="Times New Roman" w:cs="Times New Roman"/>
        </w:rPr>
        <w:t xml:space="preserve"> scoring epochs (i.e., 12, 24, 48, 72, and 168 hours) before the prediction timepoint for all EMA items, except the alcohol use question. Raw features included min, max, median, and most recent scores for each EMA item across all EMAs in each epoch for a given participant. We calculated difference features by subtracting the participant’s mean value (using all available data prior to the prediction window) from the associated raw feature value to capture participant-level changes from baseline.</w:t>
      </w:r>
    </w:p>
    <w:p w14:paraId="7A3F25E4" w14:textId="3B538E12" w:rsidR="00330A02" w:rsidRPr="00F432CF" w:rsidRDefault="00600AA0" w:rsidP="00600AA0">
      <w:pPr>
        <w:numPr>
          <w:ilvl w:val="0"/>
          <w:numId w:val="1"/>
        </w:numPr>
        <w:spacing w:after="0" w:line="480" w:lineRule="auto"/>
        <w:rPr>
          <w:rFonts w:ascii="Times New Roman" w:hAnsi="Times New Roman" w:cs="Times New Roman"/>
        </w:rPr>
      </w:pPr>
      <w:r>
        <w:rPr>
          <w:rFonts w:ascii="Times New Roman" w:hAnsi="Times New Roman" w:cs="Times New Roman"/>
        </w:rPr>
        <w:t xml:space="preserve">      </w:t>
      </w:r>
      <w:r w:rsidRPr="00F432CF">
        <w:rPr>
          <w:rFonts w:ascii="Times New Roman" w:hAnsi="Times New Roman" w:cs="Times New Roman"/>
        </w:rPr>
        <w:t>We calculated raw and difference rate features for past use from reported lapses on the EMA. Raw past use features were generated by dividing the total number of previously reported lapses within a feature scoring epoch by the duration of that epoch. For difference past use rate features, we subtracted the baseline past use rate for that participant (i.e., total number of lapses while on study divided by total hours on study before the prediction window) from their associated raw past use rate. We also calculated raw and difference rate features for completed EMAs (i.e., number of full EMA surveys that were completed in a feature scoring epoch divided by the duration of that epoch).</w:t>
      </w:r>
    </w:p>
    <w:p w14:paraId="639D8C5E" w14:textId="77777777" w:rsidR="00330A02" w:rsidRPr="00F432CF" w:rsidRDefault="00407060" w:rsidP="00600AA0">
      <w:pPr>
        <w:pStyle w:val="FirstParagraph"/>
        <w:spacing w:after="0" w:line="480" w:lineRule="auto"/>
        <w:ind w:firstLine="360"/>
        <w:rPr>
          <w:rFonts w:ascii="Times New Roman" w:hAnsi="Times New Roman" w:cs="Times New Roman"/>
        </w:rPr>
      </w:pPr>
      <w:r w:rsidRPr="00F432CF">
        <w:rPr>
          <w:rFonts w:ascii="Times New Roman" w:hAnsi="Times New Roman" w:cs="Times New Roman"/>
        </w:rPr>
        <w:t xml:space="preserve">Features had missing values if the participant did not respond to the relevant EMA question during the associated scoring epoch. The proportion of missing values across features and models was low </w:t>
      </w:r>
      <w:r w:rsidRPr="00F432CF">
        <w:rPr>
          <w:rFonts w:ascii="Times New Roman" w:hAnsi="Times New Roman" w:cs="Times New Roman"/>
        </w:rPr>
        <w:lastRenderedPageBreak/>
        <w:t>(median = .02, range = 0 - .13). We imputed missing data using median imputation for numeric features and mode imputation for nominal features. We selected coarse median/mode methods for handling missing data due to the computational costs associated with more advanced forms of imputation (e.g., KNN imputation, multiple imputation). Importantly, our imputation calculations are done using only held-in data and can be applied to any new observation.</w:t>
      </w:r>
    </w:p>
    <w:p w14:paraId="2E1EEBC2" w14:textId="77777777" w:rsidR="00330A02" w:rsidRPr="00F432CF" w:rsidRDefault="00407060" w:rsidP="00600AA0">
      <w:pPr>
        <w:pStyle w:val="BodyText"/>
        <w:spacing w:after="0" w:line="480" w:lineRule="auto"/>
        <w:ind w:firstLine="360"/>
        <w:rPr>
          <w:rFonts w:ascii="Times New Roman" w:hAnsi="Times New Roman" w:cs="Times New Roman"/>
        </w:rPr>
      </w:pPr>
      <w:r w:rsidRPr="00F432CF">
        <w:rPr>
          <w:rFonts w:ascii="Times New Roman" w:hAnsi="Times New Roman" w:cs="Times New Roman"/>
        </w:rPr>
        <w:t xml:space="preserve">Other generic feature engineering steps included removing zero and near-zero variance features as determined from held-in data. A sample feature engineering script (i.e.,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recipe) containing all feature engineering steps is available on our OSF study page.</w:t>
      </w:r>
    </w:p>
    <w:p w14:paraId="734743BF" w14:textId="2D133E16" w:rsidR="00330A02" w:rsidRPr="003B6140" w:rsidRDefault="00407060">
      <w:pPr>
        <w:pStyle w:val="Heading3"/>
        <w:rPr>
          <w:rFonts w:ascii="Times New Roman" w:hAnsi="Times New Roman" w:cs="Times New Roman"/>
          <w:b/>
          <w:bCs/>
          <w:color w:val="auto"/>
        </w:rPr>
      </w:pPr>
      <w:bookmarkStart w:id="34" w:name="model-configurations"/>
      <w:bookmarkEnd w:id="33"/>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onfigurations</w:t>
      </w:r>
    </w:p>
    <w:p w14:paraId="0FFEE12A" w14:textId="77777777" w:rsidR="00330A02" w:rsidRPr="00F432CF" w:rsidRDefault="0040706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trained and evaluated five separate classification models: one baseline (no lag) model and one model for 1-day, 3-day, 1-week, and 2-week lagged predictions. We considered four well-established statistical algorithms (elastic net, </w:t>
      </w:r>
      <w:proofErr w:type="spellStart"/>
      <w:r w:rsidRPr="00F432CF">
        <w:rPr>
          <w:rFonts w:ascii="Times New Roman" w:hAnsi="Times New Roman" w:cs="Times New Roman"/>
        </w:rPr>
        <w:t>XGBoost</w:t>
      </w:r>
      <w:proofErr w:type="spellEnd"/>
      <w:r w:rsidRPr="00F432CF">
        <w:rPr>
          <w:rFonts w:ascii="Times New Roman" w:hAnsi="Times New Roman" w:cs="Times New Roman"/>
        </w:rPr>
        <w:t xml:space="preserve">, regularized discriminant analysis, </w:t>
      </w:r>
      <w:r w:rsidRPr="00F432CF">
        <w:rPr>
          <w:rFonts w:ascii="Times New Roman" w:hAnsi="Times New Roman" w:cs="Times New Roman"/>
        </w:rPr>
        <w:t>and single layer neural networks) that vary across characteristics expected to affect model performance (e.g., flexibility, complexity, handling higher-order interactions natively) [37]. Candidate model configurations differed across sensible values for key hyperparameters. Configurations also differed on outcome resampling method (i.e., no resampling and up-sampling and down-sampling of the outcome using majority/no lapse to minority/lapse ratios ranging from 5:1 to 1:1).</w:t>
      </w:r>
    </w:p>
    <w:p w14:paraId="4010B597" w14:textId="77777777" w:rsidR="00330A02" w:rsidRPr="003B6140" w:rsidRDefault="00407060">
      <w:pPr>
        <w:pStyle w:val="Heading3"/>
        <w:rPr>
          <w:rFonts w:ascii="Times New Roman" w:hAnsi="Times New Roman" w:cs="Times New Roman"/>
          <w:b/>
          <w:bCs/>
          <w:color w:val="auto"/>
        </w:rPr>
      </w:pPr>
      <w:bookmarkStart w:id="35" w:name="cross-validation"/>
      <w:bookmarkEnd w:id="34"/>
      <w:r w:rsidRPr="003B6140">
        <w:rPr>
          <w:rFonts w:ascii="Times New Roman" w:hAnsi="Times New Roman" w:cs="Times New Roman"/>
          <w:b/>
          <w:bCs/>
          <w:color w:val="auto"/>
        </w:rPr>
        <w:t>Cross-validation</w:t>
      </w:r>
    </w:p>
    <w:p w14:paraId="5C133792" w14:textId="77777777" w:rsidR="00330A02" w:rsidRPr="00F432CF" w:rsidRDefault="00407060" w:rsidP="00600AA0">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We used nested cross-validation for model training, selection, and evaluation. Nested cross-validation involves using two nested cross-validation loops to produce unbiased estimates of how well a model performs on new data from new individuals. The inner loop holds out data from model training for model selection (i.e., </w:t>
      </w:r>
      <w:r w:rsidRPr="00600AA0">
        <w:rPr>
          <w:rFonts w:ascii="Times New Roman" w:hAnsi="Times New Roman" w:cs="Times New Roman"/>
        </w:rPr>
        <w:t>validation</w:t>
      </w:r>
      <w:r w:rsidRPr="00F432CF">
        <w:rPr>
          <w:rFonts w:ascii="Times New Roman" w:hAnsi="Times New Roman" w:cs="Times New Roman"/>
        </w:rPr>
        <w:t xml:space="preserve"> sets) and the outer loop holds out new data not previously seen by the respective inner loops (for training or validation) for model evaluation (i.e., </w:t>
      </w:r>
      <w:r w:rsidRPr="00600AA0">
        <w:rPr>
          <w:rFonts w:ascii="Times New Roman" w:hAnsi="Times New Roman" w:cs="Times New Roman"/>
        </w:rPr>
        <w:t>test</w:t>
      </w:r>
      <w:r w:rsidRPr="00F432CF">
        <w:rPr>
          <w:rFonts w:ascii="Times New Roman" w:hAnsi="Times New Roman" w:cs="Times New Roman"/>
        </w:rPr>
        <w:t xml:space="preserve"> sets).</w:t>
      </w:r>
    </w:p>
    <w:p w14:paraId="6847D472" w14:textId="77777777" w:rsidR="00330A02" w:rsidRPr="00F432CF" w:rsidRDefault="0040706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lastRenderedPageBreak/>
        <w:t xml:space="preserve">We used 2 repeats of 5-fold cross-validation for the inner loops and 6 repeats of 5-fold cross-validation for the outer loop. Folds were stratified so that all folds contained comparable proportions of individuals who lapsed frequently (i.e., 10+ times) and participants were grouped so that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their data were always in the held-in or held-out fold (validation/test) for a split, but never in both.</w:t>
      </w:r>
    </w:p>
    <w:p w14:paraId="26AE15A6" w14:textId="77777777" w:rsidR="00330A02" w:rsidRPr="00F432CF" w:rsidRDefault="00407060" w:rsidP="00600AA0">
      <w:pPr>
        <w:pStyle w:val="BodyText"/>
        <w:spacing w:line="480" w:lineRule="auto"/>
        <w:ind w:firstLine="720"/>
        <w:rPr>
          <w:rFonts w:ascii="Times New Roman" w:hAnsi="Times New Roman" w:cs="Times New Roman"/>
        </w:rPr>
      </w:pPr>
      <w:r w:rsidRPr="00F432CF">
        <w:rPr>
          <w:rFonts w:ascii="Times New Roman" w:hAnsi="Times New Roman" w:cs="Times New Roman"/>
        </w:rPr>
        <w:t>Our performance metric was area under the receiver operating characteristic curve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indexes the probability that the model will predict a higher score for a randomly selected positive case (lapse) relative to a randomly selected negative case (no lapse). The best model configurations were selected using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10 validation sets. Final performance of those best model configurations </w:t>
      </w:r>
      <w:proofErr w:type="gramStart"/>
      <w:r w:rsidRPr="00F432CF">
        <w:rPr>
          <w:rFonts w:ascii="Times New Roman" w:hAnsi="Times New Roman" w:cs="Times New Roman"/>
        </w:rPr>
        <w:t>were</w:t>
      </w:r>
      <w:proofErr w:type="gramEnd"/>
      <w:r w:rsidRPr="00F432CF">
        <w:rPr>
          <w:rFonts w:ascii="Times New Roman" w:hAnsi="Times New Roman" w:cs="Times New Roman"/>
        </w:rPr>
        <w:t xml:space="preserve"> evaluated using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the 30 test sets.</w:t>
      </w:r>
      <w:r w:rsidRPr="00F432CF">
        <w:rPr>
          <w:rStyle w:val="FootnoteReference"/>
          <w:rFonts w:ascii="Times New Roman" w:hAnsi="Times New Roman" w:cs="Times New Roman"/>
        </w:rPr>
        <w:footnoteReference w:id="1"/>
      </w:r>
    </w:p>
    <w:p w14:paraId="7F813AEC" w14:textId="30EE161A" w:rsidR="00330A02" w:rsidRPr="003B6140" w:rsidRDefault="00407060">
      <w:pPr>
        <w:pStyle w:val="Heading3"/>
        <w:rPr>
          <w:rFonts w:ascii="Times New Roman" w:hAnsi="Times New Roman" w:cs="Times New Roman"/>
          <w:b/>
          <w:bCs/>
          <w:color w:val="auto"/>
        </w:rPr>
      </w:pPr>
      <w:bookmarkStart w:id="36" w:name="bayesian-model"/>
      <w:bookmarkEnd w:id="35"/>
      <w:r w:rsidRPr="003B6140">
        <w:rPr>
          <w:rFonts w:ascii="Times New Roman" w:hAnsi="Times New Roman" w:cs="Times New Roman"/>
          <w:b/>
          <w:bCs/>
          <w:color w:val="auto"/>
        </w:rPr>
        <w:t xml:space="preserve">Bayesian </w:t>
      </w:r>
      <w:r w:rsidR="003B6140" w:rsidRPr="003B6140">
        <w:rPr>
          <w:rFonts w:ascii="Times New Roman" w:hAnsi="Times New Roman" w:cs="Times New Roman"/>
          <w:b/>
          <w:bCs/>
          <w:color w:val="auto"/>
        </w:rPr>
        <w:t>m</w:t>
      </w:r>
      <w:r w:rsidRPr="003B6140">
        <w:rPr>
          <w:rFonts w:ascii="Times New Roman" w:hAnsi="Times New Roman" w:cs="Times New Roman"/>
          <w:b/>
          <w:bCs/>
          <w:color w:val="auto"/>
        </w:rPr>
        <w:t>odel</w:t>
      </w:r>
    </w:p>
    <w:p w14:paraId="1BBE63BA" w14:textId="77777777" w:rsidR="00330A02" w:rsidRPr="00F432CF" w:rsidRDefault="00407060" w:rsidP="000B7D1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used a Bayesian hierarchical generalized linear model to estimate the posterior probability distributions and 95% Bayesian credible intervals (CIs) from the 30 held-out test sets for our five best models. Following recommendations from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team and others [38,39], we used the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default </w:t>
      </w:r>
      <w:proofErr w:type="spellStart"/>
      <w:r w:rsidRPr="00F432CF">
        <w:rPr>
          <w:rFonts w:ascii="Times New Roman" w:hAnsi="Times New Roman" w:cs="Times New Roman"/>
        </w:rPr>
        <w:t>autoscaled</w:t>
      </w:r>
      <w:proofErr w:type="spellEnd"/>
      <w:r w:rsidRPr="00F432CF">
        <w:rPr>
          <w:rFonts w:ascii="Times New Roman" w:hAnsi="Times New Roman" w:cs="Times New Roman"/>
        </w:rPr>
        <w:t xml:space="preserve">, weakly informative, data-dependent priors that </w:t>
      </w:r>
      <w:proofErr w:type="gramStart"/>
      <w:r w:rsidRPr="00F432CF">
        <w:rPr>
          <w:rFonts w:ascii="Times New Roman" w:hAnsi="Times New Roman" w:cs="Times New Roman"/>
        </w:rPr>
        <w:t>take into account</w:t>
      </w:r>
      <w:proofErr w:type="gramEnd"/>
      <w:r w:rsidRPr="00F432CF">
        <w:rPr>
          <w:rFonts w:ascii="Times New Roman" w:hAnsi="Times New Roman" w:cs="Times New Roman"/>
        </w:rPr>
        <w:t xml:space="preserve"> the order of magnitude of the variables to provide some regularization to stabilize computation and avoid over-fitting. Priors were set as follows: Residual SD ~ </w:t>
      </w:r>
      <w:proofErr w:type="gramStart"/>
      <w:r w:rsidRPr="00F432CF">
        <w:rPr>
          <w:rFonts w:ascii="Times New Roman" w:hAnsi="Times New Roman" w:cs="Times New Roman"/>
        </w:rPr>
        <w:t>exponential(</w:t>
      </w:r>
      <w:proofErr w:type="gramEnd"/>
      <w:r w:rsidRPr="00F432CF">
        <w:rPr>
          <w:rFonts w:ascii="Times New Roman" w:hAnsi="Times New Roman" w:cs="Times New Roman"/>
        </w:rPr>
        <w:t xml:space="preserve">2.6); intercept (centered predictors) ~ </w:t>
      </w:r>
      <w:proofErr w:type="gramStart"/>
      <w:r w:rsidRPr="00F432CF">
        <w:rPr>
          <w:rFonts w:ascii="Times New Roman" w:hAnsi="Times New Roman" w:cs="Times New Roman"/>
        </w:rPr>
        <w:t>normal(</w:t>
      </w:r>
      <w:proofErr w:type="gramEnd"/>
      <w:r w:rsidRPr="00F432CF">
        <w:rPr>
          <w:rFonts w:ascii="Times New Roman" w:hAnsi="Times New Roman" w:cs="Times New Roman"/>
        </w:rPr>
        <w:t xml:space="preserve">2, 0.98); fixed effects ~ </w:t>
      </w:r>
      <w:proofErr w:type="gramStart"/>
      <w:r w:rsidRPr="00F432CF">
        <w:rPr>
          <w:rFonts w:ascii="Times New Roman" w:hAnsi="Times New Roman" w:cs="Times New Roman"/>
        </w:rPr>
        <w:t>normal(</w:t>
      </w:r>
      <w:proofErr w:type="gramEnd"/>
      <w:r w:rsidRPr="00F432CF">
        <w:rPr>
          <w:rFonts w:ascii="Times New Roman" w:hAnsi="Times New Roman" w:cs="Times New Roman"/>
        </w:rPr>
        <w:t xml:space="preserve">0, 2.43); covariance ~ </w:t>
      </w:r>
      <w:proofErr w:type="spellStart"/>
      <w:proofErr w:type="gramStart"/>
      <w:r w:rsidRPr="00F432CF">
        <w:rPr>
          <w:rFonts w:ascii="Times New Roman" w:hAnsi="Times New Roman" w:cs="Times New Roman"/>
        </w:rPr>
        <w:t>decov</w:t>
      </w:r>
      <w:proofErr w:type="spellEnd"/>
      <w:r w:rsidRPr="00F432CF">
        <w:rPr>
          <w:rFonts w:ascii="Times New Roman" w:hAnsi="Times New Roman" w:cs="Times New Roman"/>
        </w:rPr>
        <w:t>(</w:t>
      </w:r>
      <w:proofErr w:type="gramEnd"/>
      <w:r w:rsidRPr="00F432CF">
        <w:rPr>
          <w:rFonts w:ascii="Times New Roman" w:hAnsi="Times New Roman" w:cs="Times New Roman"/>
        </w:rPr>
        <w:t xml:space="preserve">1, 1, 1, 1). We set two random intercepts to account for our resampling method: one for the repeat, and another for the fold nested within repeat. We specified two sets of pre-registered contrasts for model comparisons. The first set compared each lagged </w:t>
      </w:r>
      <w:r w:rsidRPr="00F432CF">
        <w:rPr>
          <w:rFonts w:ascii="Times New Roman" w:hAnsi="Times New Roman" w:cs="Times New Roman"/>
        </w:rPr>
        <w:lastRenderedPageBreak/>
        <w:t xml:space="preserve">model to the baseline no lag model (1-day lag vs. no lag, 3-day lag vs. no lag, 1-week lag vs. no lag, 2-week lag vs. no lag). The second set compared adjacently lagged models (3-day lag vs. 1-day lag, 1-week lag vs. 3-day lag, 2-week lag vs. 1-week lag).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were transformed using the logit function and regressed as a function of model contrast.</w:t>
      </w:r>
    </w:p>
    <w:p w14:paraId="720490F0" w14:textId="77777777" w:rsidR="00330A02" w:rsidRPr="00F432CF" w:rsidRDefault="0040706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From the Bayesian model we obtained the posterior distribution (transformed back from logit) and Bayesian CIs for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for all five models. To evaluate our models’ overall performance, we </w:t>
      </w:r>
      <w:proofErr w:type="gramStart"/>
      <w:r w:rsidRPr="00F432CF">
        <w:rPr>
          <w:rFonts w:ascii="Times New Roman" w:hAnsi="Times New Roman" w:cs="Times New Roman"/>
        </w:rPr>
        <w:t>report</w:t>
      </w:r>
      <w:proofErr w:type="gramEnd"/>
      <w:r w:rsidRPr="00F432CF">
        <w:rPr>
          <w:rFonts w:ascii="Times New Roman" w:hAnsi="Times New Roman" w:cs="Times New Roman"/>
        </w:rPr>
        <w:t xml:space="preserve"> the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and Bayesian CIs. This represents our best estimate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If the CIs do not contain .5 (chance performance), this provides strong evidence (&gt; .95 probability) that our model is capturing signal in the data.</w:t>
      </w:r>
    </w:p>
    <w:p w14:paraId="34393422" w14:textId="77777777" w:rsidR="00330A02" w:rsidRPr="00F432CF" w:rsidRDefault="00407060" w:rsidP="000B7D14">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then conducted Bayesian model comparisons using our two sets of contrasts - baseline and adjacent lags. For both model comparisons, we determined the probability that the models’ performances differed systematically from each other. We also report the precise posterior probability for the difference in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and the 95% Bayesian CIs.</w:t>
      </w:r>
    </w:p>
    <w:p w14:paraId="1191DA64" w14:textId="35AB1358" w:rsidR="00330A02" w:rsidRPr="003B6140" w:rsidRDefault="00407060">
      <w:pPr>
        <w:pStyle w:val="Heading3"/>
        <w:rPr>
          <w:rFonts w:ascii="Times New Roman" w:hAnsi="Times New Roman" w:cs="Times New Roman"/>
          <w:b/>
          <w:bCs/>
          <w:color w:val="auto"/>
        </w:rPr>
      </w:pPr>
      <w:bookmarkStart w:id="37" w:name="fairness-analyses"/>
      <w:bookmarkEnd w:id="36"/>
      <w:r w:rsidRPr="003B6140">
        <w:rPr>
          <w:rFonts w:ascii="Times New Roman" w:hAnsi="Times New Roman" w:cs="Times New Roman"/>
          <w:b/>
          <w:bCs/>
          <w:color w:val="auto"/>
        </w:rPr>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Pr>
          <w:rFonts w:ascii="Times New Roman" w:hAnsi="Times New Roman" w:cs="Times New Roman"/>
          <w:b/>
          <w:bCs/>
          <w:color w:val="auto"/>
        </w:rPr>
        <w:t>i</w:t>
      </w:r>
      <w:r w:rsidRPr="003B6140">
        <w:rPr>
          <w:rFonts w:ascii="Times New Roman" w:hAnsi="Times New Roman" w:cs="Times New Roman"/>
          <w:b/>
          <w:bCs/>
          <w:color w:val="auto"/>
        </w:rPr>
        <w:t>s</w:t>
      </w:r>
    </w:p>
    <w:p w14:paraId="2373E03C" w14:textId="27FA6359" w:rsidR="00330A02" w:rsidRPr="00F432CF" w:rsidRDefault="00407060" w:rsidP="000B7D14">
      <w:pPr>
        <w:pStyle w:val="FirstParagraph"/>
        <w:spacing w:line="480" w:lineRule="auto"/>
        <w:ind w:firstLine="720"/>
        <w:rPr>
          <w:rFonts w:ascii="Times New Roman" w:hAnsi="Times New Roman" w:cs="Times New Roman"/>
        </w:rPr>
      </w:pPr>
      <w:r w:rsidRPr="00F432CF">
        <w:rPr>
          <w:rFonts w:ascii="Times New Roman" w:hAnsi="Times New Roman" w:cs="Times New Roman"/>
        </w:rPr>
        <w:t xml:space="preserve">Using the same 30 held-out test sets, we calculated the median posterior probability and 95% Bayesian CI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for each model separately by race/ethnicity (non-White and/or Hispanic vs. non-Hispanic White), income (below poverty line vs. above poverty line</w:t>
      </w:r>
      <w:del w:id="38" w:author="Kendra Wyant" w:date="2026-07-14T23:42:00Z" w16du:dateUtc="2026-07-15T04:42:00Z">
        <w:r w:rsidRPr="00F432CF">
          <w:rPr>
            <w:rFonts w:ascii="Times New Roman" w:hAnsi="Times New Roman" w:cs="Times New Roman"/>
          </w:rPr>
          <w:delText>,</w:delText>
        </w:r>
      </w:del>
      <w:ins w:id="39" w:author="Kendra Wyant" w:date="2026-07-14T23:42:00Z" w16du:dateUtc="2026-07-15T04:42:00Z">
        <w:r w:rsidR="0016565D">
          <w:rPr>
            <w:rFonts w:ascii="Times New Roman" w:hAnsi="Times New Roman" w:cs="Times New Roman"/>
          </w:rPr>
          <w:t>)</w:t>
        </w:r>
        <w:r w:rsidRPr="00F432CF">
          <w:rPr>
            <w:rFonts w:ascii="Times New Roman" w:hAnsi="Times New Roman" w:cs="Times New Roman"/>
          </w:rPr>
          <w:t>,</w:t>
        </w:r>
      </w:ins>
      <w:r w:rsidRPr="00F432CF">
        <w:rPr>
          <w:rFonts w:ascii="Times New Roman" w:hAnsi="Times New Roman" w:cs="Times New Roman"/>
        </w:rPr>
        <w:t xml:space="preserve"> and sex at birth (female vs. male). We used course race/ethnicity groupings due to the limited diversity of these demographics in our sample. The poverty cutoff was defined from the 2024 federal poverty line for the 48 contiguous United States. Participants at or below $15,060 annual income were categorized as below poverty. We conducted Bayesian group comparisons to assess the likelihood that each model performs differently by group. We summarize the differences in posterior probabilities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across models. Individual Bayesian fairness contrasts for all five models are available in Table B in S1 Appendix.</w:t>
      </w:r>
    </w:p>
    <w:p w14:paraId="2F6E103A" w14:textId="547E7AE4" w:rsidR="00330A02" w:rsidRPr="003B6140" w:rsidRDefault="00407060">
      <w:pPr>
        <w:pStyle w:val="Heading3"/>
        <w:rPr>
          <w:rFonts w:ascii="Times New Roman" w:hAnsi="Times New Roman" w:cs="Times New Roman"/>
          <w:b/>
          <w:bCs/>
          <w:color w:val="auto"/>
        </w:rPr>
      </w:pPr>
      <w:bookmarkStart w:id="40" w:name="model-calibration"/>
      <w:bookmarkEnd w:id="37"/>
      <w:r w:rsidRPr="003B6140">
        <w:rPr>
          <w:rFonts w:ascii="Times New Roman" w:hAnsi="Times New Roman" w:cs="Times New Roman"/>
          <w:b/>
          <w:bCs/>
          <w:color w:val="auto"/>
        </w:rPr>
        <w:lastRenderedPageBreak/>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2C713DEA" w14:textId="77777777" w:rsidR="00330A02" w:rsidRPr="00F432CF" w:rsidRDefault="0040706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To further characterize and understand our models, we used our inner resampling procedure (2 repeats of 5-fold cross validation grouped on participant) on the full data set to select a single</w:t>
      </w:r>
      <w:r w:rsidRPr="00F432CF">
        <w:rPr>
          <w:rFonts w:ascii="Times New Roman" w:hAnsi="Times New Roman" w:cs="Times New Roman"/>
        </w:rPr>
        <w:t xml:space="preserve"> best model configuration for each classification model (no lag, 1-day, 3-day, 1-week, and 2-week lag). The final configuration selected for each model represents the most reliable and robust configuration for deployment.</w:t>
      </w:r>
    </w:p>
    <w:p w14:paraId="0F61005E" w14:textId="77777777" w:rsidR="00330A02" w:rsidRPr="00F432CF" w:rsidRDefault="0040706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best model configuration for each classification model </w:t>
      </w:r>
      <w:proofErr w:type="gramStart"/>
      <w:r w:rsidRPr="00F432CF">
        <w:rPr>
          <w:rFonts w:ascii="Times New Roman" w:hAnsi="Times New Roman" w:cs="Times New Roman"/>
        </w:rPr>
        <w:t>was fit</w:t>
      </w:r>
      <w:proofErr w:type="gramEnd"/>
      <w:r w:rsidRPr="00F432CF">
        <w:rPr>
          <w:rFonts w:ascii="Times New Roman" w:hAnsi="Times New Roman" w:cs="Times New Roman"/>
        </w:rPr>
        <w:t xml:space="preserve"> on the full data set. We fit this configuration using single 5-fold cross-validation. This method allowed us to obtain a single predicted probability for each observation, while still using separate data for model training and prediction. We calibrated our probabilities using Platt scaling [40]. We calculated Brier scores to assess the accuracy of our raw and calibrated probabilities and provide calibration plots.</w:t>
      </w:r>
    </w:p>
    <w:p w14:paraId="1757DF22" w14:textId="4735BB92" w:rsidR="00330A02" w:rsidRPr="003B6140" w:rsidRDefault="003B6140">
      <w:pPr>
        <w:pStyle w:val="Heading3"/>
        <w:rPr>
          <w:rFonts w:ascii="Times New Roman" w:hAnsi="Times New Roman" w:cs="Times New Roman"/>
          <w:b/>
          <w:bCs/>
          <w:color w:val="auto"/>
        </w:rPr>
      </w:pPr>
      <w:bookmarkStart w:id="41" w:name="global-feature-importance"/>
      <w:bookmarkEnd w:id="40"/>
      <w:proofErr w:type="gramStart"/>
      <w:r>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importance</w:t>
      </w:r>
    </w:p>
    <w:p w14:paraId="2117CBAF" w14:textId="77777777" w:rsidR="00330A02" w:rsidRPr="00F432CF" w:rsidRDefault="00407060" w:rsidP="003F51E2">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We used the same single 5-fold cross-validation procedure to calculate raw Shapley values for observations in our held-out folds. Raw Shapley values index the importance of any feature (or set/category of features as described below) to any single prediction for a specific observation (i.e., for a specific 24-hour window for a specific participant), which indicates the “local importance” of that feature [22]. More precisely, the magnitude of the raw Shapley value for any feature indicates how much the featu</w:t>
      </w:r>
      <w:r w:rsidRPr="00F432CF">
        <w:rPr>
          <w:rFonts w:ascii="Times New Roman" w:hAnsi="Times New Roman" w:cs="Times New Roman"/>
        </w:rPr>
        <w:t>re score for that observation adjusted the prediction (in log-odds units) for that observation relative to the mean prediction across all observations. Positive Shapley values indicate that the feature score increased the prediction for that observation and negative values indicate that the feature score decreased the prediction.</w:t>
      </w:r>
    </w:p>
    <w:p w14:paraId="28EDB21F" w14:textId="77777777" w:rsidR="00330A02" w:rsidRPr="00F432CF" w:rsidRDefault="0040706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Raw Shapley values are additive across features for an observation, with their sum across features equal to the total adjustment of the predicted value for that observation vs. the mean predicted value across all observations. This property allows raw Shapley values to be added together across </w:t>
      </w:r>
      <w:r w:rsidRPr="00F432CF">
        <w:rPr>
          <w:rFonts w:ascii="Times New Roman" w:hAnsi="Times New Roman" w:cs="Times New Roman"/>
        </w:rPr>
        <w:lastRenderedPageBreak/>
        <w:t>features within a category to index the importance of that feature category. We created feature categories by summing raw Shapley values for all features associated with specific EMA items. In three instances, we combined features across two similar EMA items (i.e., past and anticipated risky situations, past and anticipated stressful events, and affective valence and arousal) to yield seven feature categories for distinct constructs assessed by the original 10 EMA items. Specifically, we calculated Shapley</w:t>
      </w:r>
      <w:r w:rsidRPr="00F432CF">
        <w:rPr>
          <w:rFonts w:ascii="Times New Roman" w:hAnsi="Times New Roman" w:cs="Times New Roman"/>
        </w:rPr>
        <w:t xml:space="preserve"> values for past use, craving, affective state, past/anticipated risky situations, past/anticipated stressful events, past pleasant events, and abstinence self-efficacy.</w:t>
      </w:r>
    </w:p>
    <w:p w14:paraId="41D715EB" w14:textId="77777777" w:rsidR="00330A02" w:rsidRPr="00F432CF" w:rsidRDefault="00407060" w:rsidP="003F51E2">
      <w:pPr>
        <w:pStyle w:val="BodyText"/>
        <w:spacing w:after="0" w:line="480" w:lineRule="auto"/>
        <w:ind w:firstLine="720"/>
        <w:rPr>
          <w:rFonts w:ascii="Times New Roman" w:hAnsi="Times New Roman" w:cs="Times New Roman"/>
        </w:rPr>
      </w:pPr>
      <w:r w:rsidRPr="00F432CF">
        <w:rPr>
          <w:rFonts w:ascii="Times New Roman" w:hAnsi="Times New Roman" w:cs="Times New Roman"/>
        </w:rPr>
        <w:t>We summarized feature importance in two ways. First, we used a traditional approach in which we calculated the global importance of each feature category (</w:t>
      </w:r>
      <w:proofErr w:type="gramStart"/>
      <w:r w:rsidRPr="00F432CF">
        <w:rPr>
          <w:rFonts w:ascii="Times New Roman" w:hAnsi="Times New Roman" w:cs="Times New Roman"/>
        </w:rPr>
        <w:t>mean</w:t>
      </w:r>
      <w:proofErr w:type="gramEnd"/>
      <w:r w:rsidRPr="00F432CF">
        <w:rPr>
          <w:rFonts w:ascii="Times New Roman" w:hAnsi="Times New Roman" w:cs="Times New Roman"/>
        </w:rPr>
        <w:t xml:space="preserve"> absolute Shapley value). Global feature importance describes how important a feature is, on average, across all observations from all participants. A large mean absolute Shapley value indicates that a feature category makes substantial contributions to predictions across the dataset. Second, we characterized local feature importance by calculating the proportion of observations in which each feature category had the highest Shapley value. This approach summarizes how frequently </w:t>
      </w:r>
      <w:proofErr w:type="gramStart"/>
      <w:r w:rsidRPr="00F432CF">
        <w:rPr>
          <w:rFonts w:ascii="Times New Roman" w:hAnsi="Times New Roman" w:cs="Times New Roman"/>
        </w:rPr>
        <w:t>a feature</w:t>
      </w:r>
      <w:proofErr w:type="gramEnd"/>
      <w:r w:rsidRPr="00F432CF">
        <w:rPr>
          <w:rFonts w:ascii="Times New Roman" w:hAnsi="Times New Roman" w:cs="Times New Roman"/>
        </w:rPr>
        <w:t xml:space="preserve"> category is the most influential contributor to individual predictions. We provided a descriptive plot of the relative ranking of feature categories by their global and local feature importance for the no lag and 2-week lagged models.</w:t>
      </w:r>
    </w:p>
    <w:p w14:paraId="7370BD39" w14:textId="77777777" w:rsidR="00330A02" w:rsidRPr="003B6140" w:rsidRDefault="00407060">
      <w:pPr>
        <w:pStyle w:val="Heading1"/>
        <w:rPr>
          <w:rFonts w:ascii="Times New Roman" w:hAnsi="Times New Roman" w:cs="Times New Roman"/>
          <w:b/>
          <w:bCs/>
          <w:color w:val="auto"/>
          <w:sz w:val="36"/>
          <w:szCs w:val="36"/>
        </w:rPr>
      </w:pPr>
      <w:bookmarkStart w:id="42" w:name="results"/>
      <w:bookmarkEnd w:id="8"/>
      <w:bookmarkEnd w:id="30"/>
      <w:bookmarkEnd w:id="41"/>
      <w:r w:rsidRPr="003B6140">
        <w:rPr>
          <w:rFonts w:ascii="Times New Roman" w:hAnsi="Times New Roman" w:cs="Times New Roman"/>
          <w:b/>
          <w:bCs/>
          <w:color w:val="auto"/>
          <w:sz w:val="36"/>
          <w:szCs w:val="36"/>
        </w:rPr>
        <w:t>Results</w:t>
      </w:r>
    </w:p>
    <w:p w14:paraId="47182047" w14:textId="58154F0F" w:rsidR="00330A02" w:rsidRPr="003B6140" w:rsidRDefault="00407060">
      <w:pPr>
        <w:pStyle w:val="Heading2"/>
        <w:rPr>
          <w:rFonts w:ascii="Times New Roman" w:hAnsi="Times New Roman" w:cs="Times New Roman"/>
          <w:b/>
          <w:bCs/>
          <w:color w:val="auto"/>
        </w:rPr>
      </w:pPr>
      <w:bookmarkStart w:id="43" w:name="demographic-and-lapse-characteristics"/>
      <w:r w:rsidRPr="003B6140">
        <w:rPr>
          <w:rFonts w:ascii="Times New Roman" w:hAnsi="Times New Roman" w:cs="Times New Roman"/>
          <w:b/>
          <w:bCs/>
          <w:color w:val="auto"/>
        </w:rPr>
        <w:t xml:space="preserve">Demographic and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apse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haracteristics</w:t>
      </w:r>
    </w:p>
    <w:p w14:paraId="039B2547" w14:textId="014EE9F4" w:rsidR="00330A02" w:rsidRDefault="00407060" w:rsidP="00196183">
      <w:pPr>
        <w:pStyle w:val="FirstParagraph"/>
        <w:spacing w:line="480" w:lineRule="auto"/>
        <w:ind w:firstLine="720"/>
        <w:rPr>
          <w:rFonts w:ascii="Times New Roman" w:hAnsi="Times New Roman" w:cs="Times New Roman"/>
        </w:rPr>
      </w:pPr>
      <w:r w:rsidRPr="003F51E2">
        <w:rPr>
          <w:rFonts w:ascii="Times New Roman" w:hAnsi="Times New Roman" w:cs="Times New Roman"/>
        </w:rPr>
        <w:t>Table 1</w:t>
      </w:r>
      <w:r w:rsidRPr="00F432CF">
        <w:rPr>
          <w:rFonts w:ascii="Times New Roman" w:hAnsi="Times New Roman" w:cs="Times New Roman"/>
        </w:rPr>
        <w:t xml:space="preserve"> provides a detailed breakdown of the demographic and clinical characteristics of our sample (N = 151).</w:t>
      </w:r>
    </w:p>
    <w:p w14:paraId="3E10FB85" w14:textId="4E5D9D3D" w:rsidR="00196183" w:rsidRDefault="00196183" w:rsidP="00196183">
      <w:pPr>
        <w:pStyle w:val="BodyText"/>
        <w:rPr>
          <w:rFonts w:ascii="Times New Roman" w:hAnsi="Times New Roman" w:cs="Times New Roman"/>
          <w:b/>
          <w:bCs/>
        </w:rPr>
      </w:pPr>
      <w:r w:rsidRPr="00196183">
        <w:rPr>
          <w:rFonts w:ascii="Times New Roman" w:hAnsi="Times New Roman" w:cs="Times New Roman"/>
          <w:b/>
          <w:bCs/>
        </w:rPr>
        <w:t>Table 1</w:t>
      </w:r>
      <w:r>
        <w:rPr>
          <w:rFonts w:ascii="Times New Roman" w:hAnsi="Times New Roman" w:cs="Times New Roman"/>
          <w:b/>
          <w:bCs/>
        </w:rPr>
        <w:t>.</w:t>
      </w:r>
      <w:r w:rsidRPr="00196183">
        <w:rPr>
          <w:rFonts w:ascii="Times New Roman" w:hAnsi="Times New Roman" w:cs="Times New Roman"/>
          <w:b/>
          <w:bCs/>
        </w:rPr>
        <w:t xml:space="preserve"> Demographic and Clinical Characteristics</w:t>
      </w:r>
      <w:r>
        <w:rPr>
          <w:rFonts w:ascii="Times New Roman" w:hAnsi="Times New Roman" w:cs="Times New Roman"/>
          <w:b/>
          <w:bCs/>
        </w:rPr>
        <w:t>.</w:t>
      </w:r>
    </w:p>
    <w:tbl>
      <w:tblPr>
        <w:tblStyle w:val="Table"/>
        <w:tblW w:w="5246" w:type="pct"/>
        <w:tblLayout w:type="fixed"/>
        <w:tblLook w:val="0000" w:firstRow="0" w:lastRow="0" w:firstColumn="0" w:lastColumn="0" w:noHBand="0" w:noVBand="0"/>
      </w:tblPr>
      <w:tblGrid>
        <w:gridCol w:w="10576"/>
      </w:tblGrid>
      <w:tr w:rsidR="00196183" w:rsidRPr="00C701D8" w14:paraId="1045B03F" w14:textId="77777777" w:rsidTr="00ED4B99">
        <w:tc>
          <w:tcPr>
            <w:tcW w:w="9821" w:type="dxa"/>
            <w:vAlign w:val="center"/>
          </w:tcPr>
          <w:p w14:paraId="37360500" w14:textId="3412C007" w:rsidR="00196183" w:rsidRPr="0061210A" w:rsidRDefault="00196183" w:rsidP="00ED4B99">
            <w:pPr>
              <w:pStyle w:val="ImageCaption"/>
              <w:spacing w:after="0" w:line="480" w:lineRule="auto"/>
              <w:rPr>
                <w:rFonts w:ascii="Times New Roman" w:hAnsi="Times New Roman" w:cs="Times New Roman"/>
                <w:b/>
                <w:bCs/>
                <w:i w:val="0"/>
                <w:iCs/>
              </w:rPr>
            </w:pPr>
            <w:bookmarkStart w:id="44" w:name="tbl-demohtml"/>
          </w:p>
          <w:tbl>
            <w:tblPr>
              <w:tblStyle w:val="Table"/>
              <w:tblW w:w="10125" w:type="dxa"/>
              <w:tblLook w:val="0060" w:firstRow="1" w:lastRow="1" w:firstColumn="0" w:lastColumn="0" w:noHBand="0" w:noVBand="0"/>
            </w:tblPr>
            <w:tblGrid>
              <w:gridCol w:w="4590"/>
              <w:gridCol w:w="666"/>
              <w:gridCol w:w="859"/>
              <w:gridCol w:w="1146"/>
              <w:gridCol w:w="1241"/>
              <w:gridCol w:w="1623"/>
            </w:tblGrid>
            <w:tr w:rsidR="00196183" w:rsidRPr="00C701D8" w14:paraId="79B066D3" w14:textId="77777777" w:rsidTr="00196183">
              <w:trPr>
                <w:cnfStyle w:val="100000000000" w:firstRow="1" w:lastRow="0" w:firstColumn="0" w:lastColumn="0" w:oddVBand="0" w:evenVBand="0" w:oddHBand="0" w:evenHBand="0" w:firstRowFirstColumn="0" w:firstRowLastColumn="0" w:lastRowFirstColumn="0" w:lastRowLastColumn="0"/>
                <w:trHeight w:val="380"/>
                <w:tblHeader/>
              </w:trPr>
              <w:tc>
                <w:tcPr>
                  <w:tcW w:w="4590" w:type="dxa"/>
                  <w:tcBorders>
                    <w:top w:val="single" w:sz="4" w:space="0" w:color="auto"/>
                    <w:bottom w:val="single" w:sz="4" w:space="0" w:color="auto"/>
                  </w:tcBorders>
                </w:tcPr>
                <w:p w14:paraId="2E6AAAC4" w14:textId="77777777" w:rsidR="00196183" w:rsidRPr="00C701D8" w:rsidRDefault="00196183" w:rsidP="00ED4B99">
                  <w:pPr>
                    <w:pStyle w:val="Compact"/>
                    <w:spacing w:before="0" w:after="0"/>
                    <w:rPr>
                      <w:rFonts w:ascii="Times New Roman" w:hAnsi="Times New Roman" w:cs="Times New Roman"/>
                    </w:rPr>
                  </w:pPr>
                  <w:bookmarkStart w:id="45" w:name="_Hlk206751813"/>
                </w:p>
              </w:tc>
              <w:tc>
                <w:tcPr>
                  <w:tcW w:w="666" w:type="dxa"/>
                  <w:tcBorders>
                    <w:top w:val="single" w:sz="4" w:space="0" w:color="auto"/>
                    <w:bottom w:val="single" w:sz="4" w:space="0" w:color="auto"/>
                  </w:tcBorders>
                </w:tcPr>
                <w:p w14:paraId="4D25EBE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N</w:t>
                  </w:r>
                </w:p>
              </w:tc>
              <w:tc>
                <w:tcPr>
                  <w:tcW w:w="859" w:type="dxa"/>
                  <w:tcBorders>
                    <w:top w:val="single" w:sz="4" w:space="0" w:color="auto"/>
                    <w:bottom w:val="single" w:sz="4" w:space="0" w:color="auto"/>
                  </w:tcBorders>
                </w:tcPr>
                <w:p w14:paraId="42D800C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w:t>
                  </w:r>
                </w:p>
              </w:tc>
              <w:tc>
                <w:tcPr>
                  <w:tcW w:w="1146" w:type="dxa"/>
                  <w:tcBorders>
                    <w:top w:val="single" w:sz="4" w:space="0" w:color="auto"/>
                  </w:tcBorders>
                </w:tcPr>
                <w:p w14:paraId="73A3399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M</w:t>
                  </w:r>
                </w:p>
              </w:tc>
              <w:tc>
                <w:tcPr>
                  <w:tcW w:w="1241" w:type="dxa"/>
                  <w:tcBorders>
                    <w:top w:val="single" w:sz="4" w:space="0" w:color="auto"/>
                  </w:tcBorders>
                </w:tcPr>
                <w:p w14:paraId="57E571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SD</w:t>
                  </w:r>
                </w:p>
              </w:tc>
              <w:tc>
                <w:tcPr>
                  <w:tcW w:w="1623" w:type="dxa"/>
                  <w:tcBorders>
                    <w:top w:val="single" w:sz="4" w:space="0" w:color="auto"/>
                  </w:tcBorders>
                </w:tcPr>
                <w:p w14:paraId="184DBF4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Range</w:t>
                  </w:r>
                </w:p>
              </w:tc>
            </w:tr>
            <w:tr w:rsidR="00196183" w:rsidRPr="00C701D8" w14:paraId="41F43658" w14:textId="77777777" w:rsidTr="00196183">
              <w:trPr>
                <w:trHeight w:val="380"/>
              </w:trPr>
              <w:tc>
                <w:tcPr>
                  <w:tcW w:w="4590" w:type="dxa"/>
                  <w:tcBorders>
                    <w:top w:val="single" w:sz="4" w:space="0" w:color="auto"/>
                  </w:tcBorders>
                </w:tcPr>
                <w:p w14:paraId="7F65B0E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Age</w:t>
                  </w:r>
                </w:p>
              </w:tc>
              <w:tc>
                <w:tcPr>
                  <w:tcW w:w="666" w:type="dxa"/>
                  <w:tcBorders>
                    <w:top w:val="single" w:sz="4" w:space="0" w:color="auto"/>
                  </w:tcBorders>
                </w:tcPr>
                <w:p w14:paraId="7B405852" w14:textId="77777777" w:rsidR="00196183" w:rsidRPr="00C701D8" w:rsidRDefault="00196183" w:rsidP="00ED4B99">
                  <w:pPr>
                    <w:pStyle w:val="Compact"/>
                    <w:spacing w:before="0" w:after="0"/>
                    <w:rPr>
                      <w:rFonts w:ascii="Times New Roman" w:hAnsi="Times New Roman" w:cs="Times New Roman"/>
                    </w:rPr>
                  </w:pPr>
                </w:p>
              </w:tc>
              <w:tc>
                <w:tcPr>
                  <w:tcW w:w="859" w:type="dxa"/>
                  <w:tcBorders>
                    <w:top w:val="single" w:sz="4" w:space="0" w:color="auto"/>
                  </w:tcBorders>
                </w:tcPr>
                <w:p w14:paraId="6E8929DD"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F17E8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1241" w:type="dxa"/>
                </w:tcPr>
                <w:p w14:paraId="7345927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623" w:type="dxa"/>
                </w:tcPr>
                <w:p w14:paraId="4F105E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21-72</w:t>
                  </w:r>
                </w:p>
              </w:tc>
            </w:tr>
            <w:tr w:rsidR="00196183" w:rsidRPr="00C701D8" w14:paraId="2811B462" w14:textId="77777777" w:rsidTr="00196183">
              <w:trPr>
                <w:trHeight w:val="402"/>
              </w:trPr>
              <w:tc>
                <w:tcPr>
                  <w:tcW w:w="4590" w:type="dxa"/>
                </w:tcPr>
                <w:p w14:paraId="50D594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Sex at Birth</w:t>
                  </w:r>
                </w:p>
              </w:tc>
              <w:tc>
                <w:tcPr>
                  <w:tcW w:w="666" w:type="dxa"/>
                </w:tcPr>
                <w:p w14:paraId="2CBC4298"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4D537B1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16A4F75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B1BF5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B06345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C3E070C" w14:textId="77777777" w:rsidTr="00196183">
              <w:trPr>
                <w:trHeight w:val="380"/>
              </w:trPr>
              <w:tc>
                <w:tcPr>
                  <w:tcW w:w="4590" w:type="dxa"/>
                </w:tcPr>
                <w:p w14:paraId="4A41ECD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w:t>
                  </w:r>
                </w:p>
              </w:tc>
              <w:tc>
                <w:tcPr>
                  <w:tcW w:w="666" w:type="dxa"/>
                </w:tcPr>
                <w:p w14:paraId="5E27DAC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3A00187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30B7A53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48E40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75FAB5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9E14F" w14:textId="77777777" w:rsidTr="00196183">
              <w:trPr>
                <w:trHeight w:val="380"/>
              </w:trPr>
              <w:tc>
                <w:tcPr>
                  <w:tcW w:w="4590" w:type="dxa"/>
                </w:tcPr>
                <w:p w14:paraId="42A11F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Male</w:t>
                  </w:r>
                </w:p>
              </w:tc>
              <w:tc>
                <w:tcPr>
                  <w:tcW w:w="666" w:type="dxa"/>
                </w:tcPr>
                <w:p w14:paraId="3A3A4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77</w:t>
                  </w:r>
                </w:p>
              </w:tc>
              <w:tc>
                <w:tcPr>
                  <w:tcW w:w="859" w:type="dxa"/>
                </w:tcPr>
                <w:p w14:paraId="6806F90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51.0</w:t>
                  </w:r>
                </w:p>
              </w:tc>
              <w:tc>
                <w:tcPr>
                  <w:tcW w:w="1146" w:type="dxa"/>
                </w:tcPr>
                <w:p w14:paraId="6E8D292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86FED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97E9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451C9CF" w14:textId="77777777" w:rsidTr="00196183">
              <w:trPr>
                <w:trHeight w:val="402"/>
              </w:trPr>
              <w:tc>
                <w:tcPr>
                  <w:tcW w:w="4590" w:type="dxa"/>
                </w:tcPr>
                <w:p w14:paraId="403582F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Race</w:t>
                  </w:r>
                </w:p>
              </w:tc>
              <w:tc>
                <w:tcPr>
                  <w:tcW w:w="666" w:type="dxa"/>
                </w:tcPr>
                <w:p w14:paraId="5FEE33E4"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0499CD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312332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422E1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1EF4C5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7D801DF" w14:textId="77777777" w:rsidTr="00196183">
              <w:trPr>
                <w:trHeight w:val="380"/>
              </w:trPr>
              <w:tc>
                <w:tcPr>
                  <w:tcW w:w="4590" w:type="dxa"/>
                </w:tcPr>
                <w:p w14:paraId="50B7AF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American Indian/Alaska Native</w:t>
                  </w:r>
                </w:p>
              </w:tc>
              <w:tc>
                <w:tcPr>
                  <w:tcW w:w="666" w:type="dxa"/>
                </w:tcPr>
                <w:p w14:paraId="31E37F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F9816D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08B072A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2BF8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D7836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1321D20" w14:textId="77777777" w:rsidTr="00196183">
              <w:trPr>
                <w:trHeight w:val="402"/>
              </w:trPr>
              <w:tc>
                <w:tcPr>
                  <w:tcW w:w="4590" w:type="dxa"/>
                </w:tcPr>
                <w:p w14:paraId="44CC957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Asian</w:t>
                  </w:r>
                </w:p>
              </w:tc>
              <w:tc>
                <w:tcPr>
                  <w:tcW w:w="666" w:type="dxa"/>
                </w:tcPr>
                <w:p w14:paraId="778FAF3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w:t>
                  </w:r>
                </w:p>
              </w:tc>
              <w:tc>
                <w:tcPr>
                  <w:tcW w:w="859" w:type="dxa"/>
                </w:tcPr>
                <w:p w14:paraId="5E4153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w:t>
                  </w:r>
                </w:p>
              </w:tc>
              <w:tc>
                <w:tcPr>
                  <w:tcW w:w="1146" w:type="dxa"/>
                </w:tcPr>
                <w:p w14:paraId="0B1D03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31857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7ECC44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8CF01A" w14:textId="77777777" w:rsidTr="00196183">
              <w:trPr>
                <w:trHeight w:val="380"/>
              </w:trPr>
              <w:tc>
                <w:tcPr>
                  <w:tcW w:w="4590" w:type="dxa"/>
                </w:tcPr>
                <w:p w14:paraId="1A9425D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Black/African American</w:t>
                  </w:r>
                </w:p>
              </w:tc>
              <w:tc>
                <w:tcPr>
                  <w:tcW w:w="666" w:type="dxa"/>
                </w:tcPr>
                <w:p w14:paraId="407CCBC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0EA251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42C149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1F5F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09C4EEF"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304937" w14:textId="77777777" w:rsidTr="00196183">
              <w:trPr>
                <w:trHeight w:val="380"/>
              </w:trPr>
              <w:tc>
                <w:tcPr>
                  <w:tcW w:w="4590" w:type="dxa"/>
                </w:tcPr>
                <w:p w14:paraId="54E408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White/Caucasian</w:t>
                  </w:r>
                </w:p>
              </w:tc>
              <w:tc>
                <w:tcPr>
                  <w:tcW w:w="666" w:type="dxa"/>
                </w:tcPr>
                <w:p w14:paraId="4B142A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131</w:t>
                  </w:r>
                </w:p>
              </w:tc>
              <w:tc>
                <w:tcPr>
                  <w:tcW w:w="859" w:type="dxa"/>
                </w:tcPr>
                <w:p w14:paraId="5FAFD2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86.8</w:t>
                  </w:r>
                </w:p>
              </w:tc>
              <w:tc>
                <w:tcPr>
                  <w:tcW w:w="1146" w:type="dxa"/>
                </w:tcPr>
                <w:p w14:paraId="771C52F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4A6A81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8A56C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4D30F9D" w14:textId="77777777" w:rsidTr="00196183">
              <w:trPr>
                <w:trHeight w:val="402"/>
              </w:trPr>
              <w:tc>
                <w:tcPr>
                  <w:tcW w:w="4590" w:type="dxa"/>
                </w:tcPr>
                <w:p w14:paraId="2D75A7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Other/Multiracial</w:t>
                  </w:r>
                </w:p>
              </w:tc>
              <w:tc>
                <w:tcPr>
                  <w:tcW w:w="666" w:type="dxa"/>
                </w:tcPr>
                <w:p w14:paraId="15B762D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w:t>
                  </w:r>
                </w:p>
              </w:tc>
              <w:tc>
                <w:tcPr>
                  <w:tcW w:w="859" w:type="dxa"/>
                </w:tcPr>
                <w:p w14:paraId="3756EF9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4.6</w:t>
                  </w:r>
                </w:p>
              </w:tc>
              <w:tc>
                <w:tcPr>
                  <w:tcW w:w="1146" w:type="dxa"/>
                </w:tcPr>
                <w:p w14:paraId="1D31B9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7AE56C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43099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89173B8" w14:textId="77777777" w:rsidTr="00196183">
              <w:trPr>
                <w:trHeight w:val="380"/>
              </w:trPr>
              <w:tc>
                <w:tcPr>
                  <w:tcW w:w="4590" w:type="dxa"/>
                </w:tcPr>
                <w:p w14:paraId="500AD14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Hispanic, Latino, or Spanish origin</w:t>
                  </w:r>
                </w:p>
              </w:tc>
              <w:tc>
                <w:tcPr>
                  <w:tcW w:w="666" w:type="dxa"/>
                </w:tcPr>
                <w:p w14:paraId="4A0A6E9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D40CD9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A1B6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86CF6A8"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673F75A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DD56F62" w14:textId="77777777" w:rsidTr="00196183">
              <w:trPr>
                <w:trHeight w:val="402"/>
              </w:trPr>
              <w:tc>
                <w:tcPr>
                  <w:tcW w:w="4590" w:type="dxa"/>
                </w:tcPr>
                <w:p w14:paraId="4F110A7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5BCB99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w:t>
                  </w:r>
                </w:p>
              </w:tc>
              <w:tc>
                <w:tcPr>
                  <w:tcW w:w="859" w:type="dxa"/>
                </w:tcPr>
                <w:p w14:paraId="2CC7D46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1146" w:type="dxa"/>
                </w:tcPr>
                <w:p w14:paraId="092CA68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0FC34A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7B93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A37B739" w14:textId="77777777" w:rsidTr="00196183">
              <w:trPr>
                <w:trHeight w:val="380"/>
              </w:trPr>
              <w:tc>
                <w:tcPr>
                  <w:tcW w:w="4590" w:type="dxa"/>
                </w:tcPr>
                <w:p w14:paraId="401EE80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7CB938A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147</w:t>
                  </w:r>
                </w:p>
              </w:tc>
              <w:tc>
                <w:tcPr>
                  <w:tcW w:w="859" w:type="dxa"/>
                </w:tcPr>
                <w:p w14:paraId="68C02BA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97.4</w:t>
                  </w:r>
                </w:p>
              </w:tc>
              <w:tc>
                <w:tcPr>
                  <w:tcW w:w="1146" w:type="dxa"/>
                </w:tcPr>
                <w:p w14:paraId="2F57613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63A242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F89881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BB686AE" w14:textId="77777777" w:rsidTr="00196183">
              <w:trPr>
                <w:trHeight w:val="380"/>
              </w:trPr>
              <w:tc>
                <w:tcPr>
                  <w:tcW w:w="4590" w:type="dxa"/>
                </w:tcPr>
                <w:p w14:paraId="667CD4C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Education</w:t>
                  </w:r>
                </w:p>
              </w:tc>
              <w:tc>
                <w:tcPr>
                  <w:tcW w:w="666" w:type="dxa"/>
                </w:tcPr>
                <w:p w14:paraId="5DFAE227"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CC2DD89"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AB9DC23"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73EFED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C41716"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7F129E1" w14:textId="77777777" w:rsidTr="00196183">
              <w:trPr>
                <w:trHeight w:val="402"/>
              </w:trPr>
              <w:tc>
                <w:tcPr>
                  <w:tcW w:w="4590" w:type="dxa"/>
                </w:tcPr>
                <w:p w14:paraId="445972F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Less than high school or GED degree</w:t>
                  </w:r>
                </w:p>
              </w:tc>
              <w:tc>
                <w:tcPr>
                  <w:tcW w:w="666" w:type="dxa"/>
                </w:tcPr>
                <w:p w14:paraId="369C38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c>
                <w:tcPr>
                  <w:tcW w:w="859" w:type="dxa"/>
                </w:tcPr>
                <w:p w14:paraId="2233979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w:t>
                  </w:r>
                </w:p>
              </w:tc>
              <w:tc>
                <w:tcPr>
                  <w:tcW w:w="1146" w:type="dxa"/>
                </w:tcPr>
                <w:p w14:paraId="304ACE6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DC08E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44E391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1537DC1" w14:textId="77777777" w:rsidTr="00196183">
              <w:trPr>
                <w:trHeight w:val="380"/>
              </w:trPr>
              <w:tc>
                <w:tcPr>
                  <w:tcW w:w="4590" w:type="dxa"/>
                </w:tcPr>
                <w:p w14:paraId="59E0869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High school or GED</w:t>
                  </w:r>
                </w:p>
              </w:tc>
              <w:tc>
                <w:tcPr>
                  <w:tcW w:w="666" w:type="dxa"/>
                </w:tcPr>
                <w:p w14:paraId="159901C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29E56F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1FA37E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73EB27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B525A0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8EF0180" w14:textId="77777777" w:rsidTr="00196183">
              <w:trPr>
                <w:trHeight w:val="402"/>
              </w:trPr>
              <w:tc>
                <w:tcPr>
                  <w:tcW w:w="4590" w:type="dxa"/>
                </w:tcPr>
                <w:p w14:paraId="3B0C211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Some college</w:t>
                  </w:r>
                </w:p>
              </w:tc>
              <w:tc>
                <w:tcPr>
                  <w:tcW w:w="666" w:type="dxa"/>
                </w:tcPr>
                <w:p w14:paraId="5B5E503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w:t>
                  </w:r>
                </w:p>
              </w:tc>
              <w:tc>
                <w:tcPr>
                  <w:tcW w:w="859" w:type="dxa"/>
                </w:tcPr>
                <w:p w14:paraId="4C3908A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27.2</w:t>
                  </w:r>
                </w:p>
              </w:tc>
              <w:tc>
                <w:tcPr>
                  <w:tcW w:w="1146" w:type="dxa"/>
                </w:tcPr>
                <w:p w14:paraId="430ED0D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A6F2CA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6104335"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708BFA" w14:textId="77777777" w:rsidTr="00196183">
              <w:trPr>
                <w:trHeight w:val="380"/>
              </w:trPr>
              <w:tc>
                <w:tcPr>
                  <w:tcW w:w="4590" w:type="dxa"/>
                </w:tcPr>
                <w:p w14:paraId="44195CA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2-Year degree</w:t>
                  </w:r>
                </w:p>
              </w:tc>
              <w:tc>
                <w:tcPr>
                  <w:tcW w:w="666" w:type="dxa"/>
                </w:tcPr>
                <w:p w14:paraId="1C041B4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64975DD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1DF8D6C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E5474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916596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912B596" w14:textId="77777777" w:rsidTr="00196183">
              <w:trPr>
                <w:trHeight w:val="380"/>
              </w:trPr>
              <w:tc>
                <w:tcPr>
                  <w:tcW w:w="4590" w:type="dxa"/>
                </w:tcPr>
                <w:p w14:paraId="5DB6BB3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College degree</w:t>
                  </w:r>
                </w:p>
              </w:tc>
              <w:tc>
                <w:tcPr>
                  <w:tcW w:w="666" w:type="dxa"/>
                </w:tcPr>
                <w:p w14:paraId="46389B5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859" w:type="dxa"/>
                </w:tcPr>
                <w:p w14:paraId="04AD716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38.4</w:t>
                  </w:r>
                </w:p>
              </w:tc>
              <w:tc>
                <w:tcPr>
                  <w:tcW w:w="1146" w:type="dxa"/>
                </w:tcPr>
                <w:p w14:paraId="0CE4CA8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03B2AEF"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8EAF701"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0A6EB70" w14:textId="77777777" w:rsidTr="00196183">
              <w:trPr>
                <w:trHeight w:val="402"/>
              </w:trPr>
              <w:tc>
                <w:tcPr>
                  <w:tcW w:w="4590" w:type="dxa"/>
                </w:tcPr>
                <w:p w14:paraId="4DCCF54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Advanced degree</w:t>
                  </w:r>
                </w:p>
              </w:tc>
              <w:tc>
                <w:tcPr>
                  <w:tcW w:w="666" w:type="dxa"/>
                </w:tcPr>
                <w:p w14:paraId="4AE9E6E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23</w:t>
                  </w:r>
                </w:p>
              </w:tc>
              <w:tc>
                <w:tcPr>
                  <w:tcW w:w="859" w:type="dxa"/>
                </w:tcPr>
                <w:p w14:paraId="0A4C04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15.2</w:t>
                  </w:r>
                </w:p>
              </w:tc>
              <w:tc>
                <w:tcPr>
                  <w:tcW w:w="1146" w:type="dxa"/>
                </w:tcPr>
                <w:p w14:paraId="2151F7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08FDA2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144BE"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5D8B6AE" w14:textId="77777777" w:rsidTr="00196183">
              <w:trPr>
                <w:trHeight w:val="380"/>
              </w:trPr>
              <w:tc>
                <w:tcPr>
                  <w:tcW w:w="4590" w:type="dxa"/>
                </w:tcPr>
                <w:p w14:paraId="4EA30D4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Employment</w:t>
                  </w:r>
                </w:p>
              </w:tc>
              <w:tc>
                <w:tcPr>
                  <w:tcW w:w="666" w:type="dxa"/>
                </w:tcPr>
                <w:p w14:paraId="6041B569"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3D95BB4"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49FEB1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609F3D9"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6DC8B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7A81CC2" w14:textId="77777777" w:rsidTr="00196183">
              <w:trPr>
                <w:trHeight w:val="380"/>
              </w:trPr>
              <w:tc>
                <w:tcPr>
                  <w:tcW w:w="4590" w:type="dxa"/>
                </w:tcPr>
                <w:p w14:paraId="05E5036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full-time</w:t>
                  </w:r>
                </w:p>
              </w:tc>
              <w:tc>
                <w:tcPr>
                  <w:tcW w:w="666" w:type="dxa"/>
                </w:tcPr>
                <w:p w14:paraId="3DC0909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72</w:t>
                  </w:r>
                </w:p>
              </w:tc>
              <w:tc>
                <w:tcPr>
                  <w:tcW w:w="859" w:type="dxa"/>
                </w:tcPr>
                <w:p w14:paraId="1F77A23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47.7</w:t>
                  </w:r>
                </w:p>
              </w:tc>
              <w:tc>
                <w:tcPr>
                  <w:tcW w:w="1146" w:type="dxa"/>
                </w:tcPr>
                <w:p w14:paraId="4B97A62C"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3CEBFAD"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D9C139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A84DDA" w14:textId="77777777" w:rsidTr="00196183">
              <w:trPr>
                <w:trHeight w:val="402"/>
              </w:trPr>
              <w:tc>
                <w:tcPr>
                  <w:tcW w:w="4590" w:type="dxa"/>
                </w:tcPr>
                <w:p w14:paraId="3764326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Employed part-time</w:t>
                  </w:r>
                </w:p>
              </w:tc>
              <w:tc>
                <w:tcPr>
                  <w:tcW w:w="666" w:type="dxa"/>
                </w:tcPr>
                <w:p w14:paraId="19EE00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w:t>
                  </w:r>
                </w:p>
              </w:tc>
              <w:tc>
                <w:tcPr>
                  <w:tcW w:w="859" w:type="dxa"/>
                </w:tcPr>
                <w:p w14:paraId="5A86636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17.2</w:t>
                  </w:r>
                </w:p>
              </w:tc>
              <w:tc>
                <w:tcPr>
                  <w:tcW w:w="1146" w:type="dxa"/>
                </w:tcPr>
                <w:p w14:paraId="70A103B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C19843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F2E783"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646F7A6" w14:textId="77777777" w:rsidTr="00196183">
              <w:trPr>
                <w:trHeight w:val="380"/>
              </w:trPr>
              <w:tc>
                <w:tcPr>
                  <w:tcW w:w="4590" w:type="dxa"/>
                </w:tcPr>
                <w:p w14:paraId="61BF860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Unemployed</w:t>
                  </w:r>
                </w:p>
              </w:tc>
              <w:tc>
                <w:tcPr>
                  <w:tcW w:w="666" w:type="dxa"/>
                </w:tcPr>
                <w:p w14:paraId="0B8683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859" w:type="dxa"/>
                </w:tcPr>
                <w:p w14:paraId="426069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35.1</w:t>
                  </w:r>
                </w:p>
              </w:tc>
              <w:tc>
                <w:tcPr>
                  <w:tcW w:w="1146" w:type="dxa"/>
                </w:tcPr>
                <w:p w14:paraId="07B23F7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C39D78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20E365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424C42C" w14:textId="77777777" w:rsidTr="00196183">
              <w:trPr>
                <w:trHeight w:val="402"/>
              </w:trPr>
              <w:tc>
                <w:tcPr>
                  <w:tcW w:w="4590" w:type="dxa"/>
                </w:tcPr>
                <w:p w14:paraId="4B9791E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Personal Income</w:t>
                  </w:r>
                </w:p>
              </w:tc>
              <w:tc>
                <w:tcPr>
                  <w:tcW w:w="666" w:type="dxa"/>
                </w:tcPr>
                <w:p w14:paraId="10C5AC7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0A75ADF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F9EBB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$34,298</w:t>
                  </w:r>
                </w:p>
              </w:tc>
              <w:tc>
                <w:tcPr>
                  <w:tcW w:w="1241" w:type="dxa"/>
                </w:tcPr>
                <w:p w14:paraId="677FE29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$31,807</w:t>
                  </w:r>
                </w:p>
              </w:tc>
              <w:tc>
                <w:tcPr>
                  <w:tcW w:w="1623" w:type="dxa"/>
                </w:tcPr>
                <w:p w14:paraId="3024F0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$0-200,000</w:t>
                  </w:r>
                </w:p>
              </w:tc>
            </w:tr>
            <w:tr w:rsidR="00196183" w:rsidRPr="00C701D8" w14:paraId="247B94E1" w14:textId="77777777" w:rsidTr="00196183">
              <w:trPr>
                <w:trHeight w:val="380"/>
              </w:trPr>
              <w:tc>
                <w:tcPr>
                  <w:tcW w:w="4590" w:type="dxa"/>
                </w:tcPr>
                <w:p w14:paraId="618696E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Marital Status</w:t>
                  </w:r>
                </w:p>
              </w:tc>
              <w:tc>
                <w:tcPr>
                  <w:tcW w:w="666" w:type="dxa"/>
                </w:tcPr>
                <w:p w14:paraId="03585B1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6FAA364C"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6FF1F8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0D22A9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9B94AE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33115CA6" w14:textId="77777777" w:rsidTr="00196183">
              <w:trPr>
                <w:trHeight w:val="380"/>
              </w:trPr>
              <w:tc>
                <w:tcPr>
                  <w:tcW w:w="4590" w:type="dxa"/>
                </w:tcPr>
                <w:p w14:paraId="340B331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Never married</w:t>
                  </w:r>
                </w:p>
              </w:tc>
              <w:tc>
                <w:tcPr>
                  <w:tcW w:w="666" w:type="dxa"/>
                </w:tcPr>
                <w:p w14:paraId="2CB49BE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27CEBC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411D6A3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080BAC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58AA61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58B9165" w14:textId="77777777" w:rsidTr="00196183">
              <w:trPr>
                <w:trHeight w:val="402"/>
              </w:trPr>
              <w:tc>
                <w:tcPr>
                  <w:tcW w:w="4590" w:type="dxa"/>
                </w:tcPr>
                <w:p w14:paraId="3C1C25E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Married</w:t>
                  </w:r>
                </w:p>
              </w:tc>
              <w:tc>
                <w:tcPr>
                  <w:tcW w:w="666" w:type="dxa"/>
                </w:tcPr>
                <w:p w14:paraId="1EE78B8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w:t>
                  </w:r>
                </w:p>
              </w:tc>
              <w:tc>
                <w:tcPr>
                  <w:tcW w:w="859" w:type="dxa"/>
                </w:tcPr>
                <w:p w14:paraId="33DF934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21.2</w:t>
                  </w:r>
                </w:p>
              </w:tc>
              <w:tc>
                <w:tcPr>
                  <w:tcW w:w="1146" w:type="dxa"/>
                </w:tcPr>
                <w:p w14:paraId="2320F1B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1E5CFC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861A88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2C6F994" w14:textId="77777777" w:rsidTr="00196183">
              <w:trPr>
                <w:trHeight w:val="380"/>
              </w:trPr>
              <w:tc>
                <w:tcPr>
                  <w:tcW w:w="4590" w:type="dxa"/>
                </w:tcPr>
                <w:p w14:paraId="1655B2A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Divorced, separated or widowed</w:t>
                  </w:r>
                </w:p>
              </w:tc>
              <w:tc>
                <w:tcPr>
                  <w:tcW w:w="666" w:type="dxa"/>
                </w:tcPr>
                <w:p w14:paraId="70B448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52</w:t>
                  </w:r>
                </w:p>
              </w:tc>
              <w:tc>
                <w:tcPr>
                  <w:tcW w:w="859" w:type="dxa"/>
                </w:tcPr>
                <w:p w14:paraId="4F46875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34.4</w:t>
                  </w:r>
                </w:p>
              </w:tc>
              <w:tc>
                <w:tcPr>
                  <w:tcW w:w="1146" w:type="dxa"/>
                </w:tcPr>
                <w:p w14:paraId="5FC20411"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122F19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49C146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F77711F" w14:textId="77777777" w:rsidTr="00196183">
              <w:trPr>
                <w:trHeight w:val="783"/>
              </w:trPr>
              <w:tc>
                <w:tcPr>
                  <w:tcW w:w="4590" w:type="dxa"/>
                </w:tcPr>
                <w:p w14:paraId="76614D8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DSM-5 Alcohol Use Disorder Symptom Count</w:t>
                  </w:r>
                </w:p>
              </w:tc>
              <w:tc>
                <w:tcPr>
                  <w:tcW w:w="666" w:type="dxa"/>
                </w:tcPr>
                <w:p w14:paraId="0DE8E933"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B470E6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2FFFC30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8.9</w:t>
                  </w:r>
                </w:p>
              </w:tc>
              <w:tc>
                <w:tcPr>
                  <w:tcW w:w="1241" w:type="dxa"/>
                </w:tcPr>
                <w:p w14:paraId="01E9E64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w:t>
                  </w:r>
                </w:p>
              </w:tc>
              <w:tc>
                <w:tcPr>
                  <w:tcW w:w="1623" w:type="dxa"/>
                </w:tcPr>
                <w:p w14:paraId="0534A3A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r>
            <w:tr w:rsidR="00196183" w:rsidRPr="00C701D8" w14:paraId="6F17CD76" w14:textId="77777777" w:rsidTr="00ED4B99">
              <w:trPr>
                <w:trHeight w:val="380"/>
              </w:trPr>
              <w:tc>
                <w:tcPr>
                  <w:tcW w:w="10125" w:type="dxa"/>
                  <w:gridSpan w:val="6"/>
                </w:tcPr>
                <w:p w14:paraId="343BA43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Alcohol Use Disorder Milestones</w:t>
                  </w:r>
                </w:p>
              </w:tc>
            </w:tr>
            <w:tr w:rsidR="00196183" w:rsidRPr="00C701D8" w14:paraId="456F5840" w14:textId="77777777" w:rsidTr="00196183">
              <w:trPr>
                <w:trHeight w:val="402"/>
              </w:trPr>
              <w:tc>
                <w:tcPr>
                  <w:tcW w:w="4590" w:type="dxa"/>
                </w:tcPr>
                <w:p w14:paraId="7F320EE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drink</w:t>
                  </w:r>
                </w:p>
              </w:tc>
              <w:tc>
                <w:tcPr>
                  <w:tcW w:w="666" w:type="dxa"/>
                </w:tcPr>
                <w:p w14:paraId="3E7237BD"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ED131B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7A6C199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241" w:type="dxa"/>
                </w:tcPr>
                <w:p w14:paraId="201E518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2.9</w:t>
                  </w:r>
                </w:p>
              </w:tc>
              <w:tc>
                <w:tcPr>
                  <w:tcW w:w="1623" w:type="dxa"/>
                </w:tcPr>
                <w:p w14:paraId="46299CC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6-24</w:t>
                  </w:r>
                </w:p>
              </w:tc>
            </w:tr>
            <w:tr w:rsidR="00196183" w:rsidRPr="00C701D8" w14:paraId="6C3E21CB" w14:textId="77777777" w:rsidTr="00196183">
              <w:trPr>
                <w:trHeight w:val="380"/>
              </w:trPr>
              <w:tc>
                <w:tcPr>
                  <w:tcW w:w="4590" w:type="dxa"/>
                </w:tcPr>
                <w:p w14:paraId="5B997BAB"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regular drinking</w:t>
                  </w:r>
                </w:p>
              </w:tc>
              <w:tc>
                <w:tcPr>
                  <w:tcW w:w="666" w:type="dxa"/>
                </w:tcPr>
                <w:p w14:paraId="2A2A48F5"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333D9FD1"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E28F35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19.5</w:t>
                  </w:r>
                </w:p>
              </w:tc>
              <w:tc>
                <w:tcPr>
                  <w:tcW w:w="1241" w:type="dxa"/>
                </w:tcPr>
                <w:p w14:paraId="640BFEF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1623" w:type="dxa"/>
                </w:tcPr>
                <w:p w14:paraId="3B41F41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11-56</w:t>
                  </w:r>
                </w:p>
              </w:tc>
            </w:tr>
            <w:tr w:rsidR="00196183" w:rsidRPr="00C701D8" w14:paraId="5345422E" w14:textId="77777777" w:rsidTr="00196183">
              <w:trPr>
                <w:trHeight w:val="783"/>
              </w:trPr>
              <w:tc>
                <w:tcPr>
                  <w:tcW w:w="4590" w:type="dxa"/>
                </w:tcPr>
                <w:p w14:paraId="26A36A3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Age at which drinking became </w:t>
                  </w:r>
                </w:p>
                <w:p w14:paraId="662EE1C0"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problematic</w:t>
                  </w:r>
                </w:p>
              </w:tc>
              <w:tc>
                <w:tcPr>
                  <w:tcW w:w="666" w:type="dxa"/>
                </w:tcPr>
                <w:p w14:paraId="2F9762CF"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5DB673CB"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B850F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27.8</w:t>
                  </w:r>
                </w:p>
              </w:tc>
              <w:tc>
                <w:tcPr>
                  <w:tcW w:w="1241" w:type="dxa"/>
                </w:tcPr>
                <w:p w14:paraId="7AAB036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9.6</w:t>
                  </w:r>
                </w:p>
              </w:tc>
              <w:tc>
                <w:tcPr>
                  <w:tcW w:w="1623" w:type="dxa"/>
                </w:tcPr>
                <w:p w14:paraId="0DAD7A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15-60</w:t>
                  </w:r>
                </w:p>
              </w:tc>
            </w:tr>
            <w:tr w:rsidR="00196183" w:rsidRPr="00C701D8" w14:paraId="73098E53" w14:textId="77777777" w:rsidTr="00196183">
              <w:trPr>
                <w:trHeight w:val="380"/>
              </w:trPr>
              <w:tc>
                <w:tcPr>
                  <w:tcW w:w="4590" w:type="dxa"/>
                </w:tcPr>
                <w:p w14:paraId="2308CF8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Age of first quit attempt</w:t>
                  </w:r>
                </w:p>
              </w:tc>
              <w:tc>
                <w:tcPr>
                  <w:tcW w:w="666" w:type="dxa"/>
                </w:tcPr>
                <w:p w14:paraId="240F4332"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8918903"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02422C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31.5</w:t>
                  </w:r>
                </w:p>
              </w:tc>
              <w:tc>
                <w:tcPr>
                  <w:tcW w:w="1241" w:type="dxa"/>
                </w:tcPr>
                <w:p w14:paraId="3FB5FB2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10.4</w:t>
                  </w:r>
                </w:p>
              </w:tc>
              <w:tc>
                <w:tcPr>
                  <w:tcW w:w="1623" w:type="dxa"/>
                </w:tcPr>
                <w:p w14:paraId="437177B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15-65</w:t>
                  </w:r>
                </w:p>
              </w:tc>
            </w:tr>
            <w:tr w:rsidR="00196183" w:rsidRPr="00C701D8" w14:paraId="29CE2E4F" w14:textId="77777777" w:rsidTr="00196183">
              <w:trPr>
                <w:trHeight w:val="402"/>
              </w:trPr>
              <w:tc>
                <w:tcPr>
                  <w:tcW w:w="4590" w:type="dxa"/>
                </w:tcPr>
                <w:p w14:paraId="50A5FBD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Quit Attempts*</w:t>
                  </w:r>
                </w:p>
              </w:tc>
              <w:tc>
                <w:tcPr>
                  <w:tcW w:w="666" w:type="dxa"/>
                </w:tcPr>
                <w:p w14:paraId="0ABC34EA"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7146B080"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3FEE00E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w:t>
                  </w:r>
                </w:p>
              </w:tc>
              <w:tc>
                <w:tcPr>
                  <w:tcW w:w="1241" w:type="dxa"/>
                </w:tcPr>
                <w:p w14:paraId="28A4A49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5.8</w:t>
                  </w:r>
                </w:p>
              </w:tc>
              <w:tc>
                <w:tcPr>
                  <w:tcW w:w="1623" w:type="dxa"/>
                </w:tcPr>
                <w:p w14:paraId="4F4BCB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0-30</w:t>
                  </w:r>
                </w:p>
              </w:tc>
            </w:tr>
            <w:tr w:rsidR="00196183" w:rsidRPr="00C701D8" w14:paraId="7557643F" w14:textId="77777777" w:rsidTr="00ED4B99">
              <w:trPr>
                <w:trHeight w:val="380"/>
              </w:trPr>
              <w:tc>
                <w:tcPr>
                  <w:tcW w:w="10125" w:type="dxa"/>
                  <w:gridSpan w:val="6"/>
                </w:tcPr>
                <w:p w14:paraId="65D346F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Lifetime History of Treatment (Can choose more than 1)</w:t>
                  </w:r>
                </w:p>
              </w:tc>
            </w:tr>
            <w:tr w:rsidR="00196183" w:rsidRPr="00C701D8" w14:paraId="0FFD3239" w14:textId="77777777" w:rsidTr="00196183">
              <w:trPr>
                <w:trHeight w:val="402"/>
              </w:trPr>
              <w:tc>
                <w:tcPr>
                  <w:tcW w:w="4590" w:type="dxa"/>
                </w:tcPr>
                <w:p w14:paraId="34ADCD4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Long-term residential (6+ months)</w:t>
                  </w:r>
                </w:p>
              </w:tc>
              <w:tc>
                <w:tcPr>
                  <w:tcW w:w="666" w:type="dxa"/>
                </w:tcPr>
                <w:p w14:paraId="0AA826E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w:t>
                  </w:r>
                </w:p>
              </w:tc>
              <w:tc>
                <w:tcPr>
                  <w:tcW w:w="859" w:type="dxa"/>
                </w:tcPr>
                <w:p w14:paraId="6FEA5D0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5.3</w:t>
                  </w:r>
                </w:p>
              </w:tc>
              <w:tc>
                <w:tcPr>
                  <w:tcW w:w="1146" w:type="dxa"/>
                </w:tcPr>
                <w:p w14:paraId="0CFF332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55A2AC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F27ABF8"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D1A6FB1" w14:textId="77777777" w:rsidTr="00196183">
              <w:trPr>
                <w:trHeight w:val="380"/>
              </w:trPr>
              <w:tc>
                <w:tcPr>
                  <w:tcW w:w="4590" w:type="dxa"/>
                </w:tcPr>
                <w:p w14:paraId="7F7C621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Short-term residential (&lt; 6 months)</w:t>
                  </w:r>
                </w:p>
              </w:tc>
              <w:tc>
                <w:tcPr>
                  <w:tcW w:w="666" w:type="dxa"/>
                </w:tcPr>
                <w:p w14:paraId="61CCCF3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w:t>
                  </w:r>
                </w:p>
              </w:tc>
              <w:tc>
                <w:tcPr>
                  <w:tcW w:w="859" w:type="dxa"/>
                </w:tcPr>
                <w:p w14:paraId="09368BB6"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32.5</w:t>
                  </w:r>
                </w:p>
              </w:tc>
              <w:tc>
                <w:tcPr>
                  <w:tcW w:w="1146" w:type="dxa"/>
                </w:tcPr>
                <w:p w14:paraId="0C9A7BF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D928B1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9EE114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BDAE75" w14:textId="77777777" w:rsidTr="00196183">
              <w:trPr>
                <w:trHeight w:val="380"/>
              </w:trPr>
              <w:tc>
                <w:tcPr>
                  <w:tcW w:w="4590" w:type="dxa"/>
                </w:tcPr>
                <w:p w14:paraId="5A3BC665"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Outpatient</w:t>
                  </w:r>
                </w:p>
              </w:tc>
              <w:tc>
                <w:tcPr>
                  <w:tcW w:w="666" w:type="dxa"/>
                </w:tcPr>
                <w:p w14:paraId="4236FC8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74</w:t>
                  </w:r>
                </w:p>
              </w:tc>
              <w:tc>
                <w:tcPr>
                  <w:tcW w:w="859" w:type="dxa"/>
                </w:tcPr>
                <w:p w14:paraId="5282160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49.0</w:t>
                  </w:r>
                </w:p>
              </w:tc>
              <w:tc>
                <w:tcPr>
                  <w:tcW w:w="1146" w:type="dxa"/>
                </w:tcPr>
                <w:p w14:paraId="63945F6A"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E1D40E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35068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2DA0C0FD" w14:textId="77777777" w:rsidTr="00196183">
              <w:trPr>
                <w:trHeight w:val="402"/>
              </w:trPr>
              <w:tc>
                <w:tcPr>
                  <w:tcW w:w="4590" w:type="dxa"/>
                </w:tcPr>
                <w:p w14:paraId="5DDA949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Individual counseling</w:t>
                  </w:r>
                </w:p>
              </w:tc>
              <w:tc>
                <w:tcPr>
                  <w:tcW w:w="666" w:type="dxa"/>
                </w:tcPr>
                <w:p w14:paraId="2583801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97</w:t>
                  </w:r>
                </w:p>
              </w:tc>
              <w:tc>
                <w:tcPr>
                  <w:tcW w:w="859" w:type="dxa"/>
                </w:tcPr>
                <w:p w14:paraId="40D6736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64.2</w:t>
                  </w:r>
                </w:p>
              </w:tc>
              <w:tc>
                <w:tcPr>
                  <w:tcW w:w="1146" w:type="dxa"/>
                </w:tcPr>
                <w:p w14:paraId="7E174B2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EAC061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8728D3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AB1CEAC" w14:textId="77777777" w:rsidTr="00196183">
              <w:trPr>
                <w:trHeight w:val="380"/>
              </w:trPr>
              <w:tc>
                <w:tcPr>
                  <w:tcW w:w="4590" w:type="dxa"/>
                </w:tcPr>
                <w:p w14:paraId="0B18785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Group counseling</w:t>
                  </w:r>
                </w:p>
              </w:tc>
              <w:tc>
                <w:tcPr>
                  <w:tcW w:w="666" w:type="dxa"/>
                </w:tcPr>
                <w:p w14:paraId="44CE4214"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62</w:t>
                  </w:r>
                </w:p>
              </w:tc>
              <w:tc>
                <w:tcPr>
                  <w:tcW w:w="859" w:type="dxa"/>
                </w:tcPr>
                <w:p w14:paraId="37C9DF3E"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41.1</w:t>
                  </w:r>
                </w:p>
              </w:tc>
              <w:tc>
                <w:tcPr>
                  <w:tcW w:w="1146" w:type="dxa"/>
                </w:tcPr>
                <w:p w14:paraId="56862F8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4DA3E5C"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39733F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4683CA7" w14:textId="77777777" w:rsidTr="00196183">
              <w:trPr>
                <w:trHeight w:val="783"/>
              </w:trPr>
              <w:tc>
                <w:tcPr>
                  <w:tcW w:w="4590" w:type="dxa"/>
                </w:tcPr>
                <w:p w14:paraId="62524FA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Alcoholics Anonymous/Narcotics </w:t>
                  </w:r>
                </w:p>
                <w:p w14:paraId="0AC6E28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Anonymous</w:t>
                  </w:r>
                </w:p>
              </w:tc>
              <w:tc>
                <w:tcPr>
                  <w:tcW w:w="666" w:type="dxa"/>
                </w:tcPr>
                <w:p w14:paraId="0AEE4B7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859" w:type="dxa"/>
                </w:tcPr>
                <w:p w14:paraId="72D1BA9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61.6</w:t>
                  </w:r>
                </w:p>
              </w:tc>
              <w:tc>
                <w:tcPr>
                  <w:tcW w:w="1146" w:type="dxa"/>
                </w:tcPr>
                <w:p w14:paraId="72F0330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E39833"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D529699"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0266E2C" w14:textId="77777777" w:rsidTr="00196183">
              <w:trPr>
                <w:trHeight w:val="380"/>
              </w:trPr>
              <w:tc>
                <w:tcPr>
                  <w:tcW w:w="4590" w:type="dxa"/>
                </w:tcPr>
                <w:p w14:paraId="5DEBC109"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Other</w:t>
                  </w:r>
                </w:p>
              </w:tc>
              <w:tc>
                <w:tcPr>
                  <w:tcW w:w="666" w:type="dxa"/>
                </w:tcPr>
                <w:p w14:paraId="3859658A"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40</w:t>
                  </w:r>
                </w:p>
              </w:tc>
              <w:tc>
                <w:tcPr>
                  <w:tcW w:w="859" w:type="dxa"/>
                </w:tcPr>
                <w:p w14:paraId="58992ED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26.5</w:t>
                  </w:r>
                </w:p>
              </w:tc>
              <w:tc>
                <w:tcPr>
                  <w:tcW w:w="1146" w:type="dxa"/>
                </w:tcPr>
                <w:p w14:paraId="07A76B9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3CD74624"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9AA951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E7F93B5" w14:textId="77777777" w:rsidTr="00ED4B99">
              <w:trPr>
                <w:trHeight w:val="402"/>
              </w:trPr>
              <w:tc>
                <w:tcPr>
                  <w:tcW w:w="10125" w:type="dxa"/>
                  <w:gridSpan w:val="6"/>
                </w:tcPr>
                <w:p w14:paraId="2D5D472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Received Medication for Alcohol Use Disorder</w:t>
                  </w:r>
                </w:p>
              </w:tc>
            </w:tr>
            <w:tr w:rsidR="00196183" w:rsidRPr="00C701D8" w14:paraId="34ECFB41" w14:textId="77777777" w:rsidTr="00196183">
              <w:trPr>
                <w:trHeight w:val="380"/>
              </w:trPr>
              <w:tc>
                <w:tcPr>
                  <w:tcW w:w="4590" w:type="dxa"/>
                </w:tcPr>
                <w:p w14:paraId="2F528037"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0B0D826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59</w:t>
                  </w:r>
                </w:p>
              </w:tc>
              <w:tc>
                <w:tcPr>
                  <w:tcW w:w="859" w:type="dxa"/>
                </w:tcPr>
                <w:p w14:paraId="205009F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39.1</w:t>
                  </w:r>
                </w:p>
              </w:tc>
              <w:tc>
                <w:tcPr>
                  <w:tcW w:w="1146" w:type="dxa"/>
                </w:tcPr>
                <w:p w14:paraId="399A7E07"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E1A8B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12239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EE16868" w14:textId="77777777" w:rsidTr="00196183">
              <w:trPr>
                <w:trHeight w:val="402"/>
              </w:trPr>
              <w:tc>
                <w:tcPr>
                  <w:tcW w:w="4590" w:type="dxa"/>
                </w:tcPr>
                <w:p w14:paraId="026FAF74"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No</w:t>
                  </w:r>
                </w:p>
              </w:tc>
              <w:tc>
                <w:tcPr>
                  <w:tcW w:w="666" w:type="dxa"/>
                </w:tcPr>
                <w:p w14:paraId="11AAA9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92</w:t>
                  </w:r>
                </w:p>
              </w:tc>
              <w:tc>
                <w:tcPr>
                  <w:tcW w:w="859" w:type="dxa"/>
                </w:tcPr>
                <w:p w14:paraId="5B36058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60.9</w:t>
                  </w:r>
                </w:p>
              </w:tc>
              <w:tc>
                <w:tcPr>
                  <w:tcW w:w="1146" w:type="dxa"/>
                </w:tcPr>
                <w:p w14:paraId="427EA49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F7E316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773A9E8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B59FB97" w14:textId="77777777" w:rsidTr="00ED4B99">
              <w:trPr>
                <w:trHeight w:val="380"/>
              </w:trPr>
              <w:tc>
                <w:tcPr>
                  <w:tcW w:w="10125" w:type="dxa"/>
                  <w:gridSpan w:val="6"/>
                </w:tcPr>
                <w:p w14:paraId="486F27E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Current (Past 3 Month) Drug Use</w:t>
                  </w:r>
                </w:p>
              </w:tc>
            </w:tr>
            <w:tr w:rsidR="00196183" w:rsidRPr="00C701D8" w14:paraId="70B52C89" w14:textId="77777777" w:rsidTr="00196183">
              <w:trPr>
                <w:trHeight w:val="783"/>
              </w:trPr>
              <w:tc>
                <w:tcPr>
                  <w:tcW w:w="4590" w:type="dxa"/>
                </w:tcPr>
                <w:p w14:paraId="7615BEA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Tobacco products (cigarettes, </w:t>
                  </w:r>
                </w:p>
                <w:p w14:paraId="3B40BF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chewing tobacco, cigars, etc.)</w:t>
                  </w:r>
                </w:p>
              </w:tc>
              <w:tc>
                <w:tcPr>
                  <w:tcW w:w="666" w:type="dxa"/>
                </w:tcPr>
                <w:p w14:paraId="3DF3E4F7"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50A39E9D"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3008C06F"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ACB1C2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D0480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1FC8A2CE" w14:textId="77777777" w:rsidTr="00196183">
              <w:trPr>
                <w:trHeight w:val="783"/>
              </w:trPr>
              <w:tc>
                <w:tcPr>
                  <w:tcW w:w="4590" w:type="dxa"/>
                </w:tcPr>
                <w:p w14:paraId="717A71D6"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Cannabis (marijuana, pot, grass, </w:t>
                  </w:r>
                </w:p>
                <w:p w14:paraId="016E188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hash, etc.)</w:t>
                  </w:r>
                </w:p>
              </w:tc>
              <w:tc>
                <w:tcPr>
                  <w:tcW w:w="666" w:type="dxa"/>
                </w:tcPr>
                <w:p w14:paraId="77AEC6C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66</w:t>
                  </w:r>
                </w:p>
              </w:tc>
              <w:tc>
                <w:tcPr>
                  <w:tcW w:w="859" w:type="dxa"/>
                </w:tcPr>
                <w:p w14:paraId="070CD0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43.7</w:t>
                  </w:r>
                </w:p>
              </w:tc>
              <w:tc>
                <w:tcPr>
                  <w:tcW w:w="1146" w:type="dxa"/>
                </w:tcPr>
                <w:p w14:paraId="119A6A52"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BED92D2"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142663A0"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45CB51F" w14:textId="77777777" w:rsidTr="00196183">
              <w:trPr>
                <w:trHeight w:val="380"/>
              </w:trPr>
              <w:tc>
                <w:tcPr>
                  <w:tcW w:w="4590" w:type="dxa"/>
                </w:tcPr>
                <w:p w14:paraId="6F1A7CB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Cocaine (coke, crack, etc.)</w:t>
                  </w:r>
                </w:p>
              </w:tc>
              <w:tc>
                <w:tcPr>
                  <w:tcW w:w="666" w:type="dxa"/>
                </w:tcPr>
                <w:p w14:paraId="662F8E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18</w:t>
                  </w:r>
                </w:p>
              </w:tc>
              <w:tc>
                <w:tcPr>
                  <w:tcW w:w="859" w:type="dxa"/>
                </w:tcPr>
                <w:p w14:paraId="49773DD1"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11.9</w:t>
                  </w:r>
                </w:p>
              </w:tc>
              <w:tc>
                <w:tcPr>
                  <w:tcW w:w="1146" w:type="dxa"/>
                </w:tcPr>
                <w:p w14:paraId="7E8B5570"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5993B6"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018487DC"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AF11FA4" w14:textId="77777777" w:rsidTr="00196183">
              <w:trPr>
                <w:trHeight w:val="783"/>
              </w:trPr>
              <w:tc>
                <w:tcPr>
                  <w:tcW w:w="4590" w:type="dxa"/>
                </w:tcPr>
                <w:p w14:paraId="039D5AEE"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Amphetamine type stimulants </w:t>
                  </w:r>
                </w:p>
                <w:p w14:paraId="46B61448"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(speed, diet pills, ecstasy, etc.)</w:t>
                  </w:r>
                </w:p>
              </w:tc>
              <w:tc>
                <w:tcPr>
                  <w:tcW w:w="666" w:type="dxa"/>
                </w:tcPr>
                <w:p w14:paraId="5234F45C"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15</w:t>
                  </w:r>
                </w:p>
              </w:tc>
              <w:tc>
                <w:tcPr>
                  <w:tcW w:w="859" w:type="dxa"/>
                </w:tcPr>
                <w:p w14:paraId="548F3D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9.9</w:t>
                  </w:r>
                </w:p>
              </w:tc>
              <w:tc>
                <w:tcPr>
                  <w:tcW w:w="1146" w:type="dxa"/>
                </w:tcPr>
                <w:p w14:paraId="1649370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11D1AD0A"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3E81EC4"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11FF432" w14:textId="77777777" w:rsidTr="00196183">
              <w:trPr>
                <w:trHeight w:val="783"/>
              </w:trPr>
              <w:tc>
                <w:tcPr>
                  <w:tcW w:w="4590" w:type="dxa"/>
                </w:tcPr>
                <w:p w14:paraId="3F57B9A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Inhalants (nitrous, glue, petrol, paint </w:t>
                  </w:r>
                </w:p>
                <w:p w14:paraId="23795AC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thinner, etc.)</w:t>
                  </w:r>
                </w:p>
              </w:tc>
              <w:tc>
                <w:tcPr>
                  <w:tcW w:w="666" w:type="dxa"/>
                </w:tcPr>
                <w:p w14:paraId="019CB02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3</w:t>
                  </w:r>
                </w:p>
              </w:tc>
              <w:tc>
                <w:tcPr>
                  <w:tcW w:w="859" w:type="dxa"/>
                </w:tcPr>
                <w:p w14:paraId="731FA26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2.0</w:t>
                  </w:r>
                </w:p>
              </w:tc>
              <w:tc>
                <w:tcPr>
                  <w:tcW w:w="1146" w:type="dxa"/>
                </w:tcPr>
                <w:p w14:paraId="1FA67DD9"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5136BBD5"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BD0B79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A81F73" w14:textId="77777777" w:rsidTr="00196183">
              <w:trPr>
                <w:trHeight w:val="762"/>
              </w:trPr>
              <w:tc>
                <w:tcPr>
                  <w:tcW w:w="4590" w:type="dxa"/>
                </w:tcPr>
                <w:p w14:paraId="51E801E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Sedatives or sleeping pills (Valium, </w:t>
                  </w:r>
                </w:p>
                <w:p w14:paraId="4C9E99D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w:t>
                  </w:r>
                  <w:proofErr w:type="spellStart"/>
                  <w:r w:rsidRPr="00C701D8">
                    <w:rPr>
                      <w:rFonts w:ascii="Times New Roman" w:hAnsi="Times New Roman" w:cs="Times New Roman"/>
                    </w:rPr>
                    <w:t>Serepax</w:t>
                  </w:r>
                  <w:proofErr w:type="spellEnd"/>
                  <w:r w:rsidRPr="00C701D8">
                    <w:rPr>
                      <w:rFonts w:ascii="Times New Roman" w:hAnsi="Times New Roman" w:cs="Times New Roman"/>
                    </w:rPr>
                    <w:t>, Rohypnol, etc.)</w:t>
                  </w:r>
                </w:p>
              </w:tc>
              <w:tc>
                <w:tcPr>
                  <w:tcW w:w="666" w:type="dxa"/>
                </w:tcPr>
                <w:p w14:paraId="7B7FD40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22</w:t>
                  </w:r>
                </w:p>
              </w:tc>
              <w:tc>
                <w:tcPr>
                  <w:tcW w:w="859" w:type="dxa"/>
                </w:tcPr>
                <w:p w14:paraId="71F5AFA3"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14.6</w:t>
                  </w:r>
                </w:p>
              </w:tc>
              <w:tc>
                <w:tcPr>
                  <w:tcW w:w="1146" w:type="dxa"/>
                </w:tcPr>
                <w:p w14:paraId="795FE8B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6F70837B"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4A710A62"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ED84F25" w14:textId="77777777" w:rsidTr="00196183">
              <w:trPr>
                <w:trHeight w:val="783"/>
              </w:trPr>
              <w:tc>
                <w:tcPr>
                  <w:tcW w:w="4590" w:type="dxa"/>
                </w:tcPr>
                <w:p w14:paraId="65CB746A"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Hallucinogens (LSD, acid, </w:t>
                  </w:r>
                </w:p>
                <w:p w14:paraId="493DE73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mushrooms, PCP, Special K, etc.)</w:t>
                  </w:r>
                </w:p>
              </w:tc>
              <w:tc>
                <w:tcPr>
                  <w:tcW w:w="666" w:type="dxa"/>
                </w:tcPr>
                <w:p w14:paraId="66DCFC1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14</w:t>
                  </w:r>
                </w:p>
              </w:tc>
              <w:tc>
                <w:tcPr>
                  <w:tcW w:w="859" w:type="dxa"/>
                </w:tcPr>
                <w:p w14:paraId="46C075B2"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9.3</w:t>
                  </w:r>
                </w:p>
              </w:tc>
              <w:tc>
                <w:tcPr>
                  <w:tcW w:w="1146" w:type="dxa"/>
                </w:tcPr>
                <w:p w14:paraId="606FF7F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4289AC4E"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6A40ECB"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464BEB78" w14:textId="77777777" w:rsidTr="00196183">
              <w:trPr>
                <w:trHeight w:val="783"/>
              </w:trPr>
              <w:tc>
                <w:tcPr>
                  <w:tcW w:w="4590" w:type="dxa"/>
                </w:tcPr>
                <w:p w14:paraId="5B6130A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Opioids (heroin, morphine, </w:t>
                  </w:r>
                </w:p>
                <w:p w14:paraId="3A9389CC"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methadone, codeine, etc.)</w:t>
                  </w:r>
                </w:p>
              </w:tc>
              <w:tc>
                <w:tcPr>
                  <w:tcW w:w="666" w:type="dxa"/>
                </w:tcPr>
                <w:p w14:paraId="491A33DF"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16</w:t>
                  </w:r>
                </w:p>
              </w:tc>
              <w:tc>
                <w:tcPr>
                  <w:tcW w:w="859" w:type="dxa"/>
                </w:tcPr>
                <w:p w14:paraId="0D44C6E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10.6</w:t>
                  </w:r>
                </w:p>
              </w:tc>
              <w:tc>
                <w:tcPr>
                  <w:tcW w:w="1146" w:type="dxa"/>
                </w:tcPr>
                <w:p w14:paraId="228F8468"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76D7404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3AC8D97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7763BAC3" w14:textId="77777777" w:rsidTr="00196183">
              <w:trPr>
                <w:trHeight w:val="380"/>
              </w:trPr>
              <w:tc>
                <w:tcPr>
                  <w:tcW w:w="4590" w:type="dxa"/>
                </w:tcPr>
                <w:p w14:paraId="699545BD"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Reported 1+ Lapse During Study Period</w:t>
                  </w:r>
                </w:p>
              </w:tc>
              <w:tc>
                <w:tcPr>
                  <w:tcW w:w="666" w:type="dxa"/>
                </w:tcPr>
                <w:p w14:paraId="1EA15A20" w14:textId="77777777" w:rsidR="00196183" w:rsidRPr="00C701D8" w:rsidRDefault="00196183" w:rsidP="00ED4B99">
                  <w:pPr>
                    <w:pStyle w:val="Compact"/>
                    <w:spacing w:before="0" w:after="0"/>
                    <w:rPr>
                      <w:rFonts w:ascii="Times New Roman" w:hAnsi="Times New Roman" w:cs="Times New Roman"/>
                    </w:rPr>
                  </w:pPr>
                </w:p>
              </w:tc>
              <w:tc>
                <w:tcPr>
                  <w:tcW w:w="859" w:type="dxa"/>
                </w:tcPr>
                <w:p w14:paraId="2F0B37C5" w14:textId="77777777" w:rsidR="00196183" w:rsidRPr="00C701D8" w:rsidRDefault="00196183" w:rsidP="00ED4B99">
                  <w:pPr>
                    <w:pStyle w:val="Compact"/>
                    <w:spacing w:before="0" w:after="0"/>
                    <w:rPr>
                      <w:rFonts w:ascii="Times New Roman" w:hAnsi="Times New Roman" w:cs="Times New Roman"/>
                    </w:rPr>
                  </w:pPr>
                </w:p>
              </w:tc>
              <w:tc>
                <w:tcPr>
                  <w:tcW w:w="1146" w:type="dxa"/>
                </w:tcPr>
                <w:p w14:paraId="5C67589B"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3BF1C90"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5B76327"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6D746C24" w14:textId="77777777" w:rsidTr="00196183">
              <w:trPr>
                <w:trHeight w:val="402"/>
              </w:trPr>
              <w:tc>
                <w:tcPr>
                  <w:tcW w:w="4590" w:type="dxa"/>
                </w:tcPr>
                <w:p w14:paraId="4800C4BF"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Yes</w:t>
                  </w:r>
                </w:p>
              </w:tc>
              <w:tc>
                <w:tcPr>
                  <w:tcW w:w="666" w:type="dxa"/>
                </w:tcPr>
                <w:p w14:paraId="6088C19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84</w:t>
                  </w:r>
                </w:p>
              </w:tc>
              <w:tc>
                <w:tcPr>
                  <w:tcW w:w="859" w:type="dxa"/>
                </w:tcPr>
                <w:p w14:paraId="79783890"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55.6</w:t>
                  </w:r>
                </w:p>
              </w:tc>
              <w:tc>
                <w:tcPr>
                  <w:tcW w:w="1146" w:type="dxa"/>
                </w:tcPr>
                <w:p w14:paraId="141EE3AD"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001124F7"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2CC3C54A"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5524FAD7" w14:textId="77777777" w:rsidTr="00196183">
              <w:trPr>
                <w:trHeight w:val="380"/>
              </w:trPr>
              <w:tc>
                <w:tcPr>
                  <w:tcW w:w="4590" w:type="dxa"/>
                </w:tcPr>
                <w:p w14:paraId="26659AC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     No</w:t>
                  </w:r>
                </w:p>
              </w:tc>
              <w:tc>
                <w:tcPr>
                  <w:tcW w:w="666" w:type="dxa"/>
                </w:tcPr>
                <w:p w14:paraId="22EF041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67</w:t>
                  </w:r>
                </w:p>
              </w:tc>
              <w:tc>
                <w:tcPr>
                  <w:tcW w:w="859" w:type="dxa"/>
                </w:tcPr>
                <w:p w14:paraId="467C59EB"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44.4</w:t>
                  </w:r>
                </w:p>
              </w:tc>
              <w:tc>
                <w:tcPr>
                  <w:tcW w:w="1146" w:type="dxa"/>
                </w:tcPr>
                <w:p w14:paraId="2B92605E" w14:textId="77777777" w:rsidR="00196183" w:rsidRPr="00C701D8" w:rsidRDefault="00196183" w:rsidP="00ED4B99">
                  <w:pPr>
                    <w:pStyle w:val="Compact"/>
                    <w:spacing w:before="0" w:after="0"/>
                    <w:rPr>
                      <w:rFonts w:ascii="Times New Roman" w:hAnsi="Times New Roman" w:cs="Times New Roman"/>
                    </w:rPr>
                  </w:pPr>
                </w:p>
              </w:tc>
              <w:tc>
                <w:tcPr>
                  <w:tcW w:w="1241" w:type="dxa"/>
                </w:tcPr>
                <w:p w14:paraId="2987C161" w14:textId="77777777" w:rsidR="00196183" w:rsidRPr="00C701D8" w:rsidRDefault="00196183" w:rsidP="00ED4B99">
                  <w:pPr>
                    <w:pStyle w:val="Compact"/>
                    <w:spacing w:before="0" w:after="0"/>
                    <w:rPr>
                      <w:rFonts w:ascii="Times New Roman" w:hAnsi="Times New Roman" w:cs="Times New Roman"/>
                    </w:rPr>
                  </w:pPr>
                </w:p>
              </w:tc>
              <w:tc>
                <w:tcPr>
                  <w:tcW w:w="1623" w:type="dxa"/>
                </w:tcPr>
                <w:p w14:paraId="581267CD" w14:textId="77777777" w:rsidR="00196183" w:rsidRPr="00C701D8" w:rsidRDefault="00196183" w:rsidP="00ED4B99">
                  <w:pPr>
                    <w:pStyle w:val="Compact"/>
                    <w:spacing w:before="0" w:after="0"/>
                    <w:rPr>
                      <w:rFonts w:ascii="Times New Roman" w:hAnsi="Times New Roman" w:cs="Times New Roman"/>
                    </w:rPr>
                  </w:pPr>
                </w:p>
              </w:tc>
            </w:tr>
            <w:tr w:rsidR="00196183" w:rsidRPr="00C701D8" w14:paraId="0E91D2CF" w14:textId="77777777" w:rsidTr="00196183">
              <w:trPr>
                <w:trHeight w:val="402"/>
              </w:trPr>
              <w:tc>
                <w:tcPr>
                  <w:tcW w:w="4590" w:type="dxa"/>
                  <w:tcBorders>
                    <w:bottom w:val="single" w:sz="4" w:space="0" w:color="auto"/>
                  </w:tcBorders>
                </w:tcPr>
                <w:p w14:paraId="06B7DC02"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Number of reported lapses</w:t>
                  </w:r>
                </w:p>
              </w:tc>
              <w:tc>
                <w:tcPr>
                  <w:tcW w:w="666" w:type="dxa"/>
                  <w:tcBorders>
                    <w:bottom w:val="single" w:sz="4" w:space="0" w:color="auto"/>
                  </w:tcBorders>
                </w:tcPr>
                <w:p w14:paraId="567FDA4B" w14:textId="77777777" w:rsidR="00196183" w:rsidRPr="00C701D8" w:rsidRDefault="00196183" w:rsidP="00ED4B99">
                  <w:pPr>
                    <w:pStyle w:val="Compact"/>
                    <w:spacing w:before="0" w:after="0"/>
                    <w:rPr>
                      <w:rFonts w:ascii="Times New Roman" w:hAnsi="Times New Roman" w:cs="Times New Roman"/>
                    </w:rPr>
                  </w:pPr>
                </w:p>
              </w:tc>
              <w:tc>
                <w:tcPr>
                  <w:tcW w:w="859" w:type="dxa"/>
                  <w:tcBorders>
                    <w:bottom w:val="single" w:sz="4" w:space="0" w:color="auto"/>
                  </w:tcBorders>
                </w:tcPr>
                <w:p w14:paraId="01E6577A" w14:textId="77777777" w:rsidR="00196183" w:rsidRPr="00C701D8" w:rsidRDefault="00196183" w:rsidP="00ED4B99">
                  <w:pPr>
                    <w:pStyle w:val="Compact"/>
                    <w:spacing w:before="0" w:after="0"/>
                    <w:rPr>
                      <w:rFonts w:ascii="Times New Roman" w:hAnsi="Times New Roman" w:cs="Times New Roman"/>
                    </w:rPr>
                  </w:pPr>
                </w:p>
              </w:tc>
              <w:tc>
                <w:tcPr>
                  <w:tcW w:w="1146" w:type="dxa"/>
                  <w:tcBorders>
                    <w:bottom w:val="single" w:sz="4" w:space="0" w:color="auto"/>
                  </w:tcBorders>
                </w:tcPr>
                <w:p w14:paraId="7CB689D5"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6.8</w:t>
                  </w:r>
                </w:p>
              </w:tc>
              <w:tc>
                <w:tcPr>
                  <w:tcW w:w="1241" w:type="dxa"/>
                  <w:tcBorders>
                    <w:bottom w:val="single" w:sz="4" w:space="0" w:color="auto"/>
                  </w:tcBorders>
                </w:tcPr>
                <w:p w14:paraId="01D29829"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12</w:t>
                  </w:r>
                </w:p>
              </w:tc>
              <w:tc>
                <w:tcPr>
                  <w:tcW w:w="1623" w:type="dxa"/>
                  <w:tcBorders>
                    <w:bottom w:val="single" w:sz="4" w:space="0" w:color="auto"/>
                  </w:tcBorders>
                </w:tcPr>
                <w:p w14:paraId="072416F8" w14:textId="77777777" w:rsidR="00196183" w:rsidRPr="00C701D8" w:rsidRDefault="00196183" w:rsidP="00ED4B99">
                  <w:pPr>
                    <w:pStyle w:val="Compact"/>
                    <w:spacing w:before="0" w:after="0"/>
                    <w:jc w:val="center"/>
                    <w:rPr>
                      <w:rFonts w:ascii="Times New Roman" w:hAnsi="Times New Roman" w:cs="Times New Roman"/>
                    </w:rPr>
                  </w:pPr>
                  <w:r w:rsidRPr="00C701D8">
                    <w:rPr>
                      <w:rFonts w:ascii="Times New Roman" w:hAnsi="Times New Roman" w:cs="Times New Roman"/>
                    </w:rPr>
                    <w:t>0-75</w:t>
                  </w:r>
                </w:p>
              </w:tc>
            </w:tr>
            <w:tr w:rsidR="00196183" w:rsidRPr="00C701D8" w14:paraId="52F7D59E" w14:textId="77777777" w:rsidTr="00ED4B99">
              <w:trPr>
                <w:trHeight w:val="380"/>
              </w:trPr>
              <w:tc>
                <w:tcPr>
                  <w:tcW w:w="10125" w:type="dxa"/>
                  <w:gridSpan w:val="6"/>
                </w:tcPr>
                <w:p w14:paraId="67737261"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N = 151</w:t>
                  </w:r>
                </w:p>
              </w:tc>
            </w:tr>
            <w:tr w:rsidR="00196183" w:rsidRPr="00C701D8" w14:paraId="6E137D1C" w14:textId="77777777" w:rsidTr="00ED4B99">
              <w:trPr>
                <w:trHeight w:val="765"/>
              </w:trPr>
              <w:tc>
                <w:tcPr>
                  <w:tcW w:w="10125" w:type="dxa"/>
                  <w:gridSpan w:val="6"/>
                </w:tcPr>
                <w:p w14:paraId="08CAFB33" w14:textId="77777777" w:rsidR="00196183" w:rsidRPr="00C701D8" w:rsidRDefault="00196183" w:rsidP="00ED4B99">
                  <w:pPr>
                    <w:pStyle w:val="Compact"/>
                    <w:spacing w:before="0" w:after="0"/>
                    <w:rPr>
                      <w:rFonts w:ascii="Times New Roman" w:hAnsi="Times New Roman" w:cs="Times New Roman"/>
                    </w:rPr>
                  </w:pPr>
                  <w:r w:rsidRPr="00C701D8">
                    <w:rPr>
                      <w:rFonts w:ascii="Times New Roman" w:hAnsi="Times New Roman" w:cs="Times New Roman"/>
                    </w:rPr>
                    <w:t xml:space="preserve"> *Two participants reported 100 or more quit attempts. We removed these outliers prior to calculating the mean (M), standard deviation (SD), and range.</w:t>
                  </w:r>
                </w:p>
              </w:tc>
            </w:tr>
            <w:bookmarkEnd w:id="44"/>
            <w:bookmarkEnd w:id="45"/>
          </w:tbl>
          <w:p w14:paraId="7CB3941A" w14:textId="77777777" w:rsidR="00196183" w:rsidRPr="00C701D8" w:rsidRDefault="00196183" w:rsidP="00ED4B99">
            <w:pPr>
              <w:spacing w:after="0" w:line="480" w:lineRule="auto"/>
              <w:rPr>
                <w:rFonts w:ascii="Times New Roman" w:hAnsi="Times New Roman" w:cs="Times New Roman"/>
              </w:rPr>
            </w:pPr>
          </w:p>
        </w:tc>
      </w:tr>
    </w:tbl>
    <w:p w14:paraId="3218A5D4" w14:textId="77777777" w:rsidR="00196183" w:rsidRPr="00196183" w:rsidRDefault="00196183" w:rsidP="00196183">
      <w:pPr>
        <w:pStyle w:val="BodyText"/>
        <w:rPr>
          <w:b/>
          <w:bCs/>
        </w:rPr>
      </w:pPr>
    </w:p>
    <w:p w14:paraId="3405EBD5" w14:textId="0246C556" w:rsidR="00330A02" w:rsidRPr="003B6140" w:rsidRDefault="00407060">
      <w:pPr>
        <w:pStyle w:val="Heading2"/>
        <w:rPr>
          <w:rFonts w:ascii="Times New Roman" w:hAnsi="Times New Roman" w:cs="Times New Roman"/>
          <w:b/>
          <w:bCs/>
          <w:color w:val="auto"/>
        </w:rPr>
      </w:pPr>
      <w:bookmarkStart w:id="46" w:name="model-evaluation"/>
      <w:bookmarkEnd w:id="43"/>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valuation</w:t>
      </w:r>
    </w:p>
    <w:p w14:paraId="623509C4" w14:textId="5033E15C" w:rsidR="00330A02" w:rsidRDefault="00196183" w:rsidP="00196183">
      <w:pPr>
        <w:pStyle w:val="FirstParagraph"/>
        <w:spacing w:after="0" w:line="480" w:lineRule="auto"/>
        <w:ind w:firstLine="720"/>
        <w:rPr>
          <w:rFonts w:ascii="Times New Roman" w:hAnsi="Times New Roman" w:cs="Times New Roman"/>
        </w:rPr>
      </w:pPr>
      <w:r>
        <w:rPr>
          <w:rFonts w:ascii="Times New Roman" w:hAnsi="Times New Roman" w:cs="Times New Roman"/>
        </w:rPr>
        <w:t>Fig</w:t>
      </w:r>
      <w:r w:rsidRPr="00196183">
        <w:rPr>
          <w:rFonts w:ascii="Times New Roman" w:hAnsi="Times New Roman" w:cs="Times New Roman"/>
        </w:rPr>
        <w:t> 2</w:t>
      </w:r>
      <w:r w:rsidRPr="00F432CF">
        <w:rPr>
          <w:rFonts w:ascii="Times New Roman" w:hAnsi="Times New Roman" w:cs="Times New Roman"/>
        </w:rPr>
        <w:t xml:space="preserve"> presents the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and 95% Bayesian CI for each model (no lag, 1-day, 3-day, 1-week, and 2-week lag). The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were 0.91 (no lag), 0.89 (1-day lag), 0.88 (3-day lag), 0.87 (1-week lag), and 0.85 (2-week lag). These values represent our best estimates for the magnitude of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parameter for each model. The 95% Bayesian CI for the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for these models were relatively narrow and did not contain 0.5: no lag [0.90-0.92], 1-day lag [0.88-0.90], 3-day lag [0.87-0.90], 1-week lag [0.85-0.88], 2-week lag [0.83-0.87].</w:t>
      </w:r>
    </w:p>
    <w:p w14:paraId="0961D709" w14:textId="66A4452D" w:rsidR="00196183" w:rsidRPr="00196183" w:rsidRDefault="001973D4" w:rsidP="00196183">
      <w:pPr>
        <w:pStyle w:val="BodyText"/>
        <w:spacing w:after="0" w:line="480" w:lineRule="auto"/>
      </w:pPr>
      <w:r>
        <w:rPr>
          <w:rFonts w:ascii="Times New Roman" w:hAnsi="Times New Roman" w:cs="Times New Roman"/>
          <w:b/>
          <w:bCs/>
        </w:rPr>
        <w:t>Fig</w:t>
      </w:r>
      <w:r w:rsidR="00196183" w:rsidRPr="00196183">
        <w:rPr>
          <w:rFonts w:ascii="Times New Roman" w:hAnsi="Times New Roman" w:cs="Times New Roman"/>
          <w:b/>
          <w:bCs/>
        </w:rPr>
        <w:t> 2. Posterior Probabilities for Area Under the Receiver Operating Characteristic Curve (</w:t>
      </w:r>
      <w:proofErr w:type="spellStart"/>
      <w:r w:rsidR="00196183" w:rsidRPr="00196183">
        <w:rPr>
          <w:rFonts w:ascii="Times New Roman" w:hAnsi="Times New Roman" w:cs="Times New Roman"/>
          <w:b/>
          <w:bCs/>
        </w:rPr>
        <w:t>auROC</w:t>
      </w:r>
      <w:proofErr w:type="spellEnd"/>
      <w:r w:rsidR="00196183" w:rsidRPr="00196183">
        <w:rPr>
          <w:rFonts w:ascii="Times New Roman" w:hAnsi="Times New Roman" w:cs="Times New Roman"/>
          <w:b/>
          <w:bCs/>
        </w:rPr>
        <w:t>) by Model (No lag, 1-day, 3-day, 1-week, 2-week).</w:t>
      </w:r>
      <w:r w:rsidR="00196183" w:rsidRPr="00F432CF">
        <w:rPr>
          <w:rFonts w:ascii="Times New Roman" w:hAnsi="Times New Roman" w:cs="Times New Roman"/>
        </w:rPr>
        <w:t xml:space="preserve"> </w:t>
      </w:r>
      <w:proofErr w:type="spellStart"/>
      <w:r w:rsidR="00196183" w:rsidRPr="00F432CF">
        <w:rPr>
          <w:rFonts w:ascii="Times New Roman" w:hAnsi="Times New Roman" w:cs="Times New Roman"/>
        </w:rPr>
        <w:t>auROC</w:t>
      </w:r>
      <w:proofErr w:type="spellEnd"/>
      <w:r w:rsidR="00196183" w:rsidRPr="00F432CF">
        <w:rPr>
          <w:rFonts w:ascii="Times New Roman" w:hAnsi="Times New Roman" w:cs="Times New Roman"/>
        </w:rPr>
        <w:t xml:space="preserve"> ranges from .5 (chance performance) to 1 (perfect performance). Median posterior probabilities over 12,000 posterior samples (4 chains × 3,000 samples) are depicted as points. Vertical lines represent the 95% Bayesian credible intervals for the posterior distribution.</w:t>
      </w:r>
    </w:p>
    <w:p w14:paraId="50355AE0" w14:textId="77777777" w:rsidR="00330A02" w:rsidRPr="00F432CF" w:rsidRDefault="00407060" w:rsidP="00196183">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We also evaluated how well our models predicted first lapses compared to later lapses (Figure A in S1 Appendix). Overall, performance was worse for first lapses than for later lapses, remaining relatively stable across lag times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0.78–0.79). In contrast, the model performed very well for later lapses (median </w:t>
      </w:r>
      <w:proofErr w:type="spellStart"/>
      <w:r w:rsidRPr="00F432CF">
        <w:rPr>
          <w:rFonts w:ascii="Times New Roman" w:hAnsi="Times New Roman" w:cs="Times New Roman"/>
        </w:rPr>
        <w:t>auROCs</w:t>
      </w:r>
      <w:proofErr w:type="spellEnd"/>
      <w:r w:rsidRPr="00F432CF">
        <w:rPr>
          <w:rFonts w:ascii="Times New Roman" w:hAnsi="Times New Roman" w:cs="Times New Roman"/>
        </w:rPr>
        <w:t xml:space="preserve"> of 0.87–0.94). Performance for later lapses also showed a moderate decline as lag time increased, mirroring the pattern observed in overall model performance.</w:t>
      </w:r>
    </w:p>
    <w:p w14:paraId="29EC1B44" w14:textId="419D27D5" w:rsidR="00330A02" w:rsidRPr="003B6140" w:rsidRDefault="00407060">
      <w:pPr>
        <w:pStyle w:val="Heading2"/>
        <w:rPr>
          <w:rFonts w:ascii="Times New Roman" w:hAnsi="Times New Roman" w:cs="Times New Roman"/>
          <w:b/>
          <w:bCs/>
          <w:color w:val="auto"/>
        </w:rPr>
      </w:pPr>
      <w:bookmarkStart w:id="47" w:name="model-comparisons"/>
      <w:bookmarkEnd w:id="46"/>
      <w:r w:rsidRPr="003B6140">
        <w:rPr>
          <w:rFonts w:ascii="Times New Roman" w:hAnsi="Times New Roman" w:cs="Times New Roman"/>
          <w:b/>
          <w:bCs/>
          <w:color w:val="auto"/>
        </w:rPr>
        <w:lastRenderedPageBreak/>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1F3E6C65" w14:textId="2089C276" w:rsidR="00196183" w:rsidRDefault="00407060" w:rsidP="009B61B6">
      <w:pPr>
        <w:pStyle w:val="FirstParagraph"/>
        <w:spacing w:after="0" w:line="480" w:lineRule="auto"/>
        <w:ind w:firstLine="720"/>
        <w:rPr>
          <w:rFonts w:ascii="Times New Roman" w:hAnsi="Times New Roman" w:cs="Times New Roman"/>
        </w:rPr>
      </w:pPr>
      <w:r w:rsidRPr="00196183">
        <w:rPr>
          <w:rFonts w:ascii="Times New Roman" w:hAnsi="Times New Roman" w:cs="Times New Roman"/>
        </w:rPr>
        <w:t>Table 2</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all baseline and adjacent lag contrasts.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more lagged model, on average, performed worse than the more immediate model (e.g., 1-day lag – no lag, 3-day lag – 1-day lag). There was strong evidence (probabilities = 1) that the lagged models performed worse than the baseline (no lag)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0.02-0.06, and the previous adjacent lagged model, with average drops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ranging from 0.01-0.02.</w:t>
      </w:r>
    </w:p>
    <w:p w14:paraId="4485FC0B" w14:textId="471505AF" w:rsidR="00196183" w:rsidRPr="00196183" w:rsidRDefault="00196183" w:rsidP="009B61B6">
      <w:pPr>
        <w:pStyle w:val="BodyText"/>
        <w:spacing w:after="0" w:line="480" w:lineRule="auto"/>
        <w:rPr>
          <w:b/>
          <w:bCs/>
        </w:rPr>
      </w:pPr>
      <w:r w:rsidRPr="00196183">
        <w:rPr>
          <w:rFonts w:ascii="Times New Roman" w:hAnsi="Times New Roman" w:cs="Times New Roman"/>
          <w:b/>
          <w:bCs/>
        </w:rPr>
        <w:t xml:space="preserve">Table 2. Median </w:t>
      </w:r>
      <w:r>
        <w:rPr>
          <w:rFonts w:ascii="Times New Roman" w:hAnsi="Times New Roman" w:cs="Times New Roman"/>
          <w:b/>
          <w:bCs/>
        </w:rPr>
        <w:t>D</w:t>
      </w:r>
      <w:r w:rsidRPr="00196183">
        <w:rPr>
          <w:rFonts w:ascii="Times New Roman" w:hAnsi="Times New Roman" w:cs="Times New Roman"/>
          <w:b/>
          <w:bCs/>
        </w:rPr>
        <w:t xml:space="preserve">ifference in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95% Bayesian </w:t>
      </w:r>
      <w:r>
        <w:rPr>
          <w:rFonts w:ascii="Times New Roman" w:hAnsi="Times New Roman" w:cs="Times New Roman"/>
          <w:b/>
          <w:bCs/>
        </w:rPr>
        <w:t>C</w:t>
      </w:r>
      <w:r w:rsidRPr="00196183">
        <w:rPr>
          <w:rFonts w:ascii="Times New Roman" w:hAnsi="Times New Roman" w:cs="Times New Roman"/>
          <w:b/>
          <w:bCs/>
        </w:rPr>
        <w:t xml:space="preserve">redible </w:t>
      </w:r>
      <w:r>
        <w:rPr>
          <w:rFonts w:ascii="Times New Roman" w:hAnsi="Times New Roman" w:cs="Times New Roman"/>
          <w:b/>
          <w:bCs/>
        </w:rPr>
        <w:t>I</w:t>
      </w:r>
      <w:r w:rsidRPr="00196183">
        <w:rPr>
          <w:rFonts w:ascii="Times New Roman" w:hAnsi="Times New Roman" w:cs="Times New Roman"/>
          <w:b/>
          <w:bCs/>
        </w:rPr>
        <w:t xml:space="preserve">nterval (CI), and </w:t>
      </w:r>
      <w:r>
        <w:rPr>
          <w:rFonts w:ascii="Times New Roman" w:hAnsi="Times New Roman" w:cs="Times New Roman"/>
          <w:b/>
          <w:bCs/>
        </w:rPr>
        <w:t>P</w:t>
      </w:r>
      <w:r w:rsidRPr="00196183">
        <w:rPr>
          <w:rFonts w:ascii="Times New Roman" w:hAnsi="Times New Roman" w:cs="Times New Roman"/>
          <w:b/>
          <w:bCs/>
        </w:rPr>
        <w:t xml:space="preserve">osterior </w:t>
      </w:r>
      <w:r>
        <w:rPr>
          <w:rFonts w:ascii="Times New Roman" w:hAnsi="Times New Roman" w:cs="Times New Roman"/>
          <w:b/>
          <w:bCs/>
        </w:rPr>
        <w:t>P</w:t>
      </w:r>
      <w:r w:rsidRPr="00196183">
        <w:rPr>
          <w:rFonts w:ascii="Times New Roman" w:hAnsi="Times New Roman" w:cs="Times New Roman"/>
          <w:b/>
          <w:bCs/>
        </w:rPr>
        <w:t>robability</w:t>
      </w:r>
      <w:r>
        <w:rPr>
          <w:rFonts w:ascii="Times New Roman" w:hAnsi="Times New Roman" w:cs="Times New Roman"/>
          <w:b/>
          <w:bCs/>
        </w:rPr>
        <w:t xml:space="preserve"> </w:t>
      </w:r>
      <w:r w:rsidRPr="00196183">
        <w:rPr>
          <w:rFonts w:ascii="Times New Roman" w:hAnsi="Times New Roman" w:cs="Times New Roman"/>
          <w:b/>
          <w:bCs/>
        </w:rPr>
        <w:t xml:space="preserve">that the </w:t>
      </w:r>
      <w:proofErr w:type="spellStart"/>
      <w:r w:rsidRPr="00196183">
        <w:rPr>
          <w:rFonts w:ascii="Times New Roman" w:hAnsi="Times New Roman" w:cs="Times New Roman"/>
          <w:b/>
          <w:bCs/>
        </w:rPr>
        <w:t>auROC</w:t>
      </w:r>
      <w:proofErr w:type="spellEnd"/>
      <w:r w:rsidRPr="00196183">
        <w:rPr>
          <w:rFonts w:ascii="Times New Roman" w:hAnsi="Times New Roman" w:cs="Times New Roman"/>
          <w:b/>
          <w:bCs/>
        </w:rPr>
        <w:t xml:space="preserve"> </w:t>
      </w:r>
      <w:r>
        <w:rPr>
          <w:rFonts w:ascii="Times New Roman" w:hAnsi="Times New Roman" w:cs="Times New Roman"/>
          <w:b/>
          <w:bCs/>
        </w:rPr>
        <w:t>D</w:t>
      </w:r>
      <w:r w:rsidRPr="00196183">
        <w:rPr>
          <w:rFonts w:ascii="Times New Roman" w:hAnsi="Times New Roman" w:cs="Times New Roman"/>
          <w:b/>
          <w:bCs/>
        </w:rPr>
        <w:t xml:space="preserve">ifference was </w:t>
      </w:r>
      <w:r>
        <w:rPr>
          <w:rFonts w:ascii="Times New Roman" w:hAnsi="Times New Roman" w:cs="Times New Roman"/>
          <w:b/>
          <w:bCs/>
        </w:rPr>
        <w:t>S</w:t>
      </w:r>
      <w:r w:rsidRPr="00196183">
        <w:rPr>
          <w:rFonts w:ascii="Times New Roman" w:hAnsi="Times New Roman" w:cs="Times New Roman"/>
          <w:b/>
          <w:bCs/>
        </w:rPr>
        <w:t xml:space="preserve">maller than 0 for </w:t>
      </w:r>
      <w:r>
        <w:rPr>
          <w:rFonts w:ascii="Times New Roman" w:hAnsi="Times New Roman" w:cs="Times New Roman"/>
          <w:b/>
          <w:bCs/>
        </w:rPr>
        <w:t>A</w:t>
      </w:r>
      <w:r w:rsidRPr="00196183">
        <w:rPr>
          <w:rFonts w:ascii="Times New Roman" w:hAnsi="Times New Roman" w:cs="Times New Roman"/>
          <w:b/>
          <w:bCs/>
        </w:rPr>
        <w:t xml:space="preserve">ll </w:t>
      </w:r>
      <w:r>
        <w:rPr>
          <w:rFonts w:ascii="Times New Roman" w:hAnsi="Times New Roman" w:cs="Times New Roman"/>
          <w:b/>
          <w:bCs/>
        </w:rPr>
        <w:t>B</w:t>
      </w:r>
      <w:r w:rsidRPr="00196183">
        <w:rPr>
          <w:rFonts w:ascii="Times New Roman" w:hAnsi="Times New Roman" w:cs="Times New Roman"/>
          <w:b/>
          <w:bCs/>
        </w:rPr>
        <w:t xml:space="preserve">aseline and </w:t>
      </w:r>
      <w:r>
        <w:rPr>
          <w:rFonts w:ascii="Times New Roman" w:hAnsi="Times New Roman" w:cs="Times New Roman"/>
          <w:b/>
          <w:bCs/>
        </w:rPr>
        <w:t>A</w:t>
      </w:r>
      <w:r w:rsidRPr="00196183">
        <w:rPr>
          <w:rFonts w:ascii="Times New Roman" w:hAnsi="Times New Roman" w:cs="Times New Roman"/>
          <w:b/>
          <w:bCs/>
        </w:rPr>
        <w:t xml:space="preserve">djacent </w:t>
      </w:r>
      <w:r>
        <w:rPr>
          <w:rFonts w:ascii="Times New Roman" w:hAnsi="Times New Roman" w:cs="Times New Roman"/>
          <w:b/>
          <w:bCs/>
        </w:rPr>
        <w:t>L</w:t>
      </w:r>
      <w:r w:rsidRPr="00196183">
        <w:rPr>
          <w:rFonts w:ascii="Times New Roman" w:hAnsi="Times New Roman" w:cs="Times New Roman"/>
          <w:b/>
          <w:bCs/>
        </w:rPr>
        <w:t xml:space="preserve">ag </w:t>
      </w:r>
      <w:r>
        <w:rPr>
          <w:rFonts w:ascii="Times New Roman" w:hAnsi="Times New Roman" w:cs="Times New Roman"/>
          <w:b/>
          <w:bCs/>
        </w:rPr>
        <w:t>C</w:t>
      </w:r>
      <w:r w:rsidRPr="00196183">
        <w:rPr>
          <w:rFonts w:ascii="Times New Roman" w:hAnsi="Times New Roman" w:cs="Times New Roman"/>
          <w:b/>
          <w:bCs/>
        </w:rPr>
        <w:t>ontrasts.</w:t>
      </w:r>
    </w:p>
    <w:tbl>
      <w:tblPr>
        <w:tblStyle w:val="Table"/>
        <w:tblW w:w="9598" w:type="dxa"/>
        <w:tblInd w:w="2" w:type="dxa"/>
        <w:tblLook w:val="0060" w:firstRow="1" w:lastRow="1" w:firstColumn="0" w:lastColumn="0" w:noHBand="0" w:noVBand="0"/>
      </w:tblPr>
      <w:tblGrid>
        <w:gridCol w:w="3271"/>
        <w:gridCol w:w="1853"/>
        <w:gridCol w:w="2617"/>
        <w:gridCol w:w="1857"/>
      </w:tblGrid>
      <w:tr w:rsidR="009B61B6" w:rsidRPr="00C701D8" w14:paraId="6D9D4F9F" w14:textId="77777777" w:rsidTr="00ED4B99">
        <w:trPr>
          <w:cnfStyle w:val="100000000000" w:firstRow="1" w:lastRow="0" w:firstColumn="0" w:lastColumn="0" w:oddVBand="0" w:evenVBand="0" w:oddHBand="0" w:evenHBand="0" w:firstRowFirstColumn="0" w:firstRowLastColumn="0" w:lastRowFirstColumn="0" w:lastRowLastColumn="0"/>
          <w:trHeight w:val="467"/>
          <w:tblHeader/>
        </w:trPr>
        <w:tc>
          <w:tcPr>
            <w:tcW w:w="3271" w:type="dxa"/>
            <w:tcBorders>
              <w:top w:val="single" w:sz="4" w:space="0" w:color="auto"/>
            </w:tcBorders>
          </w:tcPr>
          <w:p w14:paraId="1AC79B0D" w14:textId="77777777" w:rsidR="009B61B6" w:rsidRPr="00C701D8" w:rsidRDefault="009B61B6" w:rsidP="00ED4B99">
            <w:pPr>
              <w:pStyle w:val="Compact"/>
              <w:spacing w:before="0" w:after="0"/>
              <w:jc w:val="center"/>
              <w:rPr>
                <w:rFonts w:ascii="Times New Roman" w:hAnsi="Times New Roman" w:cs="Times New Roman"/>
              </w:rPr>
            </w:pPr>
            <w:bookmarkStart w:id="48" w:name="fairness-analyses-1"/>
            <w:bookmarkEnd w:id="47"/>
            <w:r w:rsidRPr="00C701D8">
              <w:rPr>
                <w:rFonts w:ascii="Times New Roman" w:hAnsi="Times New Roman" w:cs="Times New Roman"/>
              </w:rPr>
              <w:t>Contrast</w:t>
            </w:r>
          </w:p>
        </w:tc>
        <w:tc>
          <w:tcPr>
            <w:tcW w:w="1853" w:type="dxa"/>
            <w:tcBorders>
              <w:top w:val="single" w:sz="4" w:space="0" w:color="auto"/>
            </w:tcBorders>
          </w:tcPr>
          <w:p w14:paraId="769407C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617" w:type="dxa"/>
            <w:tcBorders>
              <w:top w:val="single" w:sz="4" w:space="0" w:color="auto"/>
            </w:tcBorders>
          </w:tcPr>
          <w:p w14:paraId="27FB5721"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855" w:type="dxa"/>
            <w:tcBorders>
              <w:top w:val="single" w:sz="4" w:space="0" w:color="auto"/>
              <w:bottom w:val="single" w:sz="4" w:space="0" w:color="auto"/>
            </w:tcBorders>
          </w:tcPr>
          <w:p w14:paraId="704A4DF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9B61B6" w:rsidRPr="00C701D8" w14:paraId="646C1E9C" w14:textId="77777777" w:rsidTr="00ED4B99">
        <w:trPr>
          <w:trHeight w:val="486"/>
        </w:trPr>
        <w:tc>
          <w:tcPr>
            <w:tcW w:w="3271" w:type="dxa"/>
          </w:tcPr>
          <w:p w14:paraId="470479C7"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Baseline Contrasts</w:t>
            </w:r>
          </w:p>
        </w:tc>
        <w:tc>
          <w:tcPr>
            <w:tcW w:w="1853" w:type="dxa"/>
          </w:tcPr>
          <w:p w14:paraId="11C09A3E" w14:textId="77777777" w:rsidR="009B61B6" w:rsidRPr="00C701D8" w:rsidRDefault="009B61B6" w:rsidP="00ED4B99">
            <w:pPr>
              <w:pStyle w:val="Compact"/>
              <w:spacing w:before="0" w:after="0"/>
              <w:rPr>
                <w:rFonts w:ascii="Times New Roman" w:hAnsi="Times New Roman" w:cs="Times New Roman"/>
              </w:rPr>
            </w:pPr>
          </w:p>
        </w:tc>
        <w:tc>
          <w:tcPr>
            <w:tcW w:w="2617" w:type="dxa"/>
          </w:tcPr>
          <w:p w14:paraId="24E9F2EC"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3E191CA1"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01943569" w14:textId="77777777" w:rsidTr="00ED4B99">
        <w:trPr>
          <w:trHeight w:val="467"/>
        </w:trPr>
        <w:tc>
          <w:tcPr>
            <w:tcW w:w="3271" w:type="dxa"/>
          </w:tcPr>
          <w:p w14:paraId="22DF2383"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1-day vs. No lag</w:t>
            </w:r>
          </w:p>
        </w:tc>
        <w:tc>
          <w:tcPr>
            <w:tcW w:w="1853" w:type="dxa"/>
          </w:tcPr>
          <w:p w14:paraId="65620E1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-0.021</w:t>
            </w:r>
          </w:p>
        </w:tc>
        <w:tc>
          <w:tcPr>
            <w:tcW w:w="2617" w:type="dxa"/>
          </w:tcPr>
          <w:p w14:paraId="7DC3565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[-0.025, -0.017]</w:t>
            </w:r>
          </w:p>
        </w:tc>
        <w:tc>
          <w:tcPr>
            <w:tcW w:w="1855" w:type="dxa"/>
          </w:tcPr>
          <w:p w14:paraId="49D4BE4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CCEFDF0" w14:textId="77777777" w:rsidTr="00ED4B99">
        <w:trPr>
          <w:trHeight w:val="467"/>
        </w:trPr>
        <w:tc>
          <w:tcPr>
            <w:tcW w:w="3271" w:type="dxa"/>
          </w:tcPr>
          <w:p w14:paraId="2DD1B68B"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No lag</w:t>
            </w:r>
          </w:p>
        </w:tc>
        <w:tc>
          <w:tcPr>
            <w:tcW w:w="1853" w:type="dxa"/>
          </w:tcPr>
          <w:p w14:paraId="6154AB3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w:t>
            </w:r>
          </w:p>
        </w:tc>
        <w:tc>
          <w:tcPr>
            <w:tcW w:w="2617" w:type="dxa"/>
          </w:tcPr>
          <w:p w14:paraId="0839559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[-0.035, -0.025]</w:t>
            </w:r>
          </w:p>
        </w:tc>
        <w:tc>
          <w:tcPr>
            <w:tcW w:w="1855" w:type="dxa"/>
          </w:tcPr>
          <w:p w14:paraId="1A94E2D6"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8A4E37E" w14:textId="77777777" w:rsidTr="00ED4B99">
        <w:trPr>
          <w:trHeight w:val="486"/>
        </w:trPr>
        <w:tc>
          <w:tcPr>
            <w:tcW w:w="3271" w:type="dxa"/>
          </w:tcPr>
          <w:p w14:paraId="0BF0C3FF"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No lag</w:t>
            </w:r>
          </w:p>
        </w:tc>
        <w:tc>
          <w:tcPr>
            <w:tcW w:w="1853" w:type="dxa"/>
          </w:tcPr>
          <w:p w14:paraId="2E9BBF0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-0.042</w:t>
            </w:r>
          </w:p>
        </w:tc>
        <w:tc>
          <w:tcPr>
            <w:tcW w:w="2617" w:type="dxa"/>
          </w:tcPr>
          <w:p w14:paraId="27FBCAD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[-0.048, -0.037]</w:t>
            </w:r>
          </w:p>
        </w:tc>
        <w:tc>
          <w:tcPr>
            <w:tcW w:w="1855" w:type="dxa"/>
          </w:tcPr>
          <w:p w14:paraId="01A100B5"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5F1DA469" w14:textId="77777777" w:rsidTr="00ED4B99">
        <w:trPr>
          <w:trHeight w:val="467"/>
        </w:trPr>
        <w:tc>
          <w:tcPr>
            <w:tcW w:w="3271" w:type="dxa"/>
            <w:tcBorders>
              <w:bottom w:val="single" w:sz="4" w:space="0" w:color="auto"/>
            </w:tcBorders>
          </w:tcPr>
          <w:p w14:paraId="08B8140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No lag</w:t>
            </w:r>
          </w:p>
        </w:tc>
        <w:tc>
          <w:tcPr>
            <w:tcW w:w="1853" w:type="dxa"/>
            <w:tcBorders>
              <w:bottom w:val="single" w:sz="4" w:space="0" w:color="auto"/>
            </w:tcBorders>
          </w:tcPr>
          <w:p w14:paraId="18E5C2FA"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-0.062</w:t>
            </w:r>
          </w:p>
        </w:tc>
        <w:tc>
          <w:tcPr>
            <w:tcW w:w="2617" w:type="dxa"/>
            <w:tcBorders>
              <w:bottom w:val="single" w:sz="4" w:space="0" w:color="auto"/>
            </w:tcBorders>
          </w:tcPr>
          <w:p w14:paraId="4175ABE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[-0.07, -0.056]</w:t>
            </w:r>
          </w:p>
        </w:tc>
        <w:tc>
          <w:tcPr>
            <w:tcW w:w="1855" w:type="dxa"/>
            <w:tcBorders>
              <w:bottom w:val="single" w:sz="4" w:space="0" w:color="auto"/>
            </w:tcBorders>
          </w:tcPr>
          <w:p w14:paraId="5A508C2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36CE09E2" w14:textId="77777777" w:rsidTr="00ED4B99">
        <w:trPr>
          <w:trHeight w:val="467"/>
        </w:trPr>
        <w:tc>
          <w:tcPr>
            <w:tcW w:w="3271" w:type="dxa"/>
            <w:tcBorders>
              <w:top w:val="single" w:sz="4" w:space="0" w:color="auto"/>
            </w:tcBorders>
          </w:tcPr>
          <w:p w14:paraId="0F392DBC"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Adjacent Contrasts</w:t>
            </w:r>
          </w:p>
        </w:tc>
        <w:tc>
          <w:tcPr>
            <w:tcW w:w="1853" w:type="dxa"/>
            <w:tcBorders>
              <w:top w:val="single" w:sz="4" w:space="0" w:color="auto"/>
            </w:tcBorders>
          </w:tcPr>
          <w:p w14:paraId="1F9C33C1" w14:textId="77777777" w:rsidR="009B61B6" w:rsidRPr="00C701D8" w:rsidRDefault="009B61B6" w:rsidP="00ED4B99">
            <w:pPr>
              <w:pStyle w:val="Compact"/>
              <w:spacing w:before="0" w:after="0"/>
              <w:rPr>
                <w:rFonts w:ascii="Times New Roman" w:hAnsi="Times New Roman" w:cs="Times New Roman"/>
              </w:rPr>
            </w:pPr>
          </w:p>
        </w:tc>
        <w:tc>
          <w:tcPr>
            <w:tcW w:w="2617" w:type="dxa"/>
            <w:tcBorders>
              <w:top w:val="single" w:sz="4" w:space="0" w:color="auto"/>
            </w:tcBorders>
          </w:tcPr>
          <w:p w14:paraId="467A3E44" w14:textId="77777777" w:rsidR="009B61B6" w:rsidRPr="00C701D8" w:rsidRDefault="009B61B6" w:rsidP="00ED4B99">
            <w:pPr>
              <w:pStyle w:val="Compact"/>
              <w:spacing w:before="0" w:after="0"/>
              <w:rPr>
                <w:rFonts w:ascii="Times New Roman" w:hAnsi="Times New Roman" w:cs="Times New Roman"/>
              </w:rPr>
            </w:pPr>
          </w:p>
        </w:tc>
        <w:tc>
          <w:tcPr>
            <w:tcW w:w="1855" w:type="dxa"/>
            <w:tcBorders>
              <w:top w:val="single" w:sz="4" w:space="0" w:color="auto"/>
            </w:tcBorders>
          </w:tcPr>
          <w:p w14:paraId="5AB397A9" w14:textId="77777777" w:rsidR="009B61B6" w:rsidRPr="00C701D8" w:rsidRDefault="009B61B6" w:rsidP="00ED4B99">
            <w:pPr>
              <w:pStyle w:val="Compact"/>
              <w:spacing w:before="0" w:after="0"/>
              <w:rPr>
                <w:rFonts w:ascii="Times New Roman" w:hAnsi="Times New Roman" w:cs="Times New Roman"/>
              </w:rPr>
            </w:pPr>
          </w:p>
        </w:tc>
      </w:tr>
      <w:tr w:rsidR="009B61B6" w:rsidRPr="00C701D8" w14:paraId="75B7647E" w14:textId="77777777" w:rsidTr="00ED4B99">
        <w:trPr>
          <w:trHeight w:val="486"/>
        </w:trPr>
        <w:tc>
          <w:tcPr>
            <w:tcW w:w="3271" w:type="dxa"/>
          </w:tcPr>
          <w:p w14:paraId="195DF4A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3-day vs. 1-day</w:t>
            </w:r>
          </w:p>
        </w:tc>
        <w:tc>
          <w:tcPr>
            <w:tcW w:w="1853" w:type="dxa"/>
          </w:tcPr>
          <w:p w14:paraId="447E69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-0.009</w:t>
            </w:r>
          </w:p>
        </w:tc>
        <w:tc>
          <w:tcPr>
            <w:tcW w:w="2617" w:type="dxa"/>
          </w:tcPr>
          <w:p w14:paraId="40A5293C"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[-0.013, -0.005]</w:t>
            </w:r>
          </w:p>
        </w:tc>
        <w:tc>
          <w:tcPr>
            <w:tcW w:w="1855" w:type="dxa"/>
          </w:tcPr>
          <w:p w14:paraId="1B2BADCD"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124B95DD" w14:textId="77777777" w:rsidTr="00ED4B99">
        <w:trPr>
          <w:trHeight w:val="467"/>
        </w:trPr>
        <w:tc>
          <w:tcPr>
            <w:tcW w:w="3271" w:type="dxa"/>
          </w:tcPr>
          <w:p w14:paraId="17971981"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1-week vs. 3-day</w:t>
            </w:r>
          </w:p>
        </w:tc>
        <w:tc>
          <w:tcPr>
            <w:tcW w:w="1853" w:type="dxa"/>
          </w:tcPr>
          <w:p w14:paraId="1ABA3AB7"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617" w:type="dxa"/>
          </w:tcPr>
          <w:p w14:paraId="756B319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[-0.017, -0.008]</w:t>
            </w:r>
          </w:p>
        </w:tc>
        <w:tc>
          <w:tcPr>
            <w:tcW w:w="1855" w:type="dxa"/>
          </w:tcPr>
          <w:p w14:paraId="2C59F653"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07042DB0" w14:textId="77777777" w:rsidTr="00ED4B99">
        <w:trPr>
          <w:trHeight w:val="467"/>
        </w:trPr>
        <w:tc>
          <w:tcPr>
            <w:tcW w:w="3271" w:type="dxa"/>
            <w:tcBorders>
              <w:bottom w:val="single" w:sz="4" w:space="0" w:color="auto"/>
            </w:tcBorders>
          </w:tcPr>
          <w:p w14:paraId="78C0EC3D"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     2-week vs. 1-week</w:t>
            </w:r>
          </w:p>
        </w:tc>
        <w:tc>
          <w:tcPr>
            <w:tcW w:w="1853" w:type="dxa"/>
            <w:tcBorders>
              <w:bottom w:val="single" w:sz="4" w:space="0" w:color="auto"/>
            </w:tcBorders>
          </w:tcPr>
          <w:p w14:paraId="1C33DFC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w:t>
            </w:r>
          </w:p>
        </w:tc>
        <w:tc>
          <w:tcPr>
            <w:tcW w:w="2617" w:type="dxa"/>
            <w:tcBorders>
              <w:bottom w:val="single" w:sz="4" w:space="0" w:color="auto"/>
            </w:tcBorders>
          </w:tcPr>
          <w:p w14:paraId="0D1C2292"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[-0.026, -0.015]</w:t>
            </w:r>
          </w:p>
        </w:tc>
        <w:tc>
          <w:tcPr>
            <w:tcW w:w="1855" w:type="dxa"/>
            <w:tcBorders>
              <w:bottom w:val="single" w:sz="4" w:space="0" w:color="auto"/>
            </w:tcBorders>
          </w:tcPr>
          <w:p w14:paraId="0B66EFA4" w14:textId="77777777" w:rsidR="009B61B6" w:rsidRPr="00C701D8" w:rsidRDefault="009B61B6"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9B61B6" w:rsidRPr="00C701D8" w14:paraId="71CBB738" w14:textId="77777777" w:rsidTr="00ED4B99">
        <w:trPr>
          <w:trHeight w:val="1731"/>
        </w:trPr>
        <w:tc>
          <w:tcPr>
            <w:tcW w:w="9598" w:type="dxa"/>
            <w:gridSpan w:val="4"/>
          </w:tcPr>
          <w:p w14:paraId="46597AE0" w14:textId="77777777" w:rsidR="009B61B6" w:rsidRPr="00C701D8" w:rsidRDefault="009B61B6" w:rsidP="00ED4B99">
            <w:pPr>
              <w:pStyle w:val="Compact"/>
              <w:spacing w:before="0" w:after="0"/>
              <w:rPr>
                <w:rFonts w:ascii="Times New Roman" w:hAnsi="Times New Roman" w:cs="Times New Roman"/>
              </w:rPr>
            </w:pPr>
            <w:r w:rsidRPr="00C701D8">
              <w:rPr>
                <w:rFonts w:ascii="Times New Roman" w:hAnsi="Times New Roman" w:cs="Times New Roman"/>
              </w:rPr>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more lagged model, on average, performed worse than the more immediate model (e.g., 1-day lag - no lag, 3-day lag - 1-day lag).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w:t>
            </w:r>
          </w:p>
        </w:tc>
      </w:tr>
    </w:tbl>
    <w:p w14:paraId="4523608D" w14:textId="467C3664" w:rsidR="00330A02" w:rsidRPr="003B6140" w:rsidRDefault="00407060">
      <w:pPr>
        <w:pStyle w:val="Heading2"/>
        <w:rPr>
          <w:rFonts w:ascii="Times New Roman" w:hAnsi="Times New Roman" w:cs="Times New Roman"/>
          <w:b/>
          <w:bCs/>
          <w:color w:val="auto"/>
        </w:rPr>
      </w:pPr>
      <w:r w:rsidRPr="003B6140">
        <w:rPr>
          <w:rFonts w:ascii="Times New Roman" w:hAnsi="Times New Roman" w:cs="Times New Roman"/>
          <w:b/>
          <w:bCs/>
          <w:color w:val="auto"/>
        </w:rPr>
        <w:lastRenderedPageBreak/>
        <w:t xml:space="preserve">Fairness </w:t>
      </w:r>
      <w:r w:rsidR="003B6140" w:rsidRPr="003B6140">
        <w:rPr>
          <w:rFonts w:ascii="Times New Roman" w:hAnsi="Times New Roman" w:cs="Times New Roman"/>
          <w:b/>
          <w:bCs/>
          <w:color w:val="auto"/>
        </w:rPr>
        <w:t>a</w:t>
      </w:r>
      <w:r w:rsidRPr="003B6140">
        <w:rPr>
          <w:rFonts w:ascii="Times New Roman" w:hAnsi="Times New Roman" w:cs="Times New Roman"/>
          <w:b/>
          <w:bCs/>
          <w:color w:val="auto"/>
        </w:rPr>
        <w:t>nalys</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s</w:t>
      </w:r>
    </w:p>
    <w:p w14:paraId="793BDA62" w14:textId="220ED668" w:rsidR="00330A02" w:rsidRDefault="00407060" w:rsidP="001973D4">
      <w:pPr>
        <w:pStyle w:val="FirstParagraph"/>
        <w:spacing w:after="0" w:line="480" w:lineRule="auto"/>
        <w:ind w:firstLine="720"/>
        <w:rPr>
          <w:rFonts w:ascii="Times New Roman" w:hAnsi="Times New Roman" w:cs="Times New Roman"/>
        </w:rPr>
      </w:pPr>
      <w:r w:rsidRPr="001973D4">
        <w:rPr>
          <w:rFonts w:ascii="Times New Roman" w:hAnsi="Times New Roman" w:cs="Times New Roman"/>
        </w:rPr>
        <w:t>Table 3</w:t>
      </w:r>
      <w:r w:rsidRPr="00F432CF">
        <w:rPr>
          <w:rFonts w:ascii="Times New Roman" w:hAnsi="Times New Roman" w:cs="Times New Roman"/>
        </w:rPr>
        <w:t xml:space="preserve"> presents the median difference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95% Bayesian CI, and posterior probability that the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 was smaller than 0 for the three fairness contrasts: race/ethnicity (non-White and/or Hispanic; </w:t>
      </w:r>
      <w:r w:rsidRPr="00F432CF">
        <w:rPr>
          <w:rFonts w:ascii="Times New Roman" w:hAnsi="Times New Roman" w:cs="Times New Roman"/>
          <w:i/>
          <w:iCs/>
        </w:rPr>
        <w:t>N</w:t>
      </w:r>
      <w:r w:rsidRPr="00F432CF">
        <w:rPr>
          <w:rFonts w:ascii="Times New Roman" w:hAnsi="Times New Roman" w:cs="Times New Roman"/>
        </w:rPr>
        <w:t xml:space="preserve"> = 20 vs. Non-Hispanic White; </w:t>
      </w:r>
      <w:r w:rsidRPr="00F432CF">
        <w:rPr>
          <w:rFonts w:ascii="Times New Roman" w:hAnsi="Times New Roman" w:cs="Times New Roman"/>
          <w:i/>
          <w:iCs/>
        </w:rPr>
        <w:t>N</w:t>
      </w:r>
      <w:r w:rsidRPr="00F432CF">
        <w:rPr>
          <w:rFonts w:ascii="Times New Roman" w:hAnsi="Times New Roman" w:cs="Times New Roman"/>
        </w:rPr>
        <w:t xml:space="preserve"> = 131), sex at birth (female; </w:t>
      </w:r>
      <w:r w:rsidRPr="00F432CF">
        <w:rPr>
          <w:rFonts w:ascii="Times New Roman" w:hAnsi="Times New Roman" w:cs="Times New Roman"/>
          <w:i/>
          <w:iCs/>
        </w:rPr>
        <w:t>N</w:t>
      </w:r>
      <w:r w:rsidRPr="00F432CF">
        <w:rPr>
          <w:rFonts w:ascii="Times New Roman" w:hAnsi="Times New Roman" w:cs="Times New Roman"/>
        </w:rPr>
        <w:t xml:space="preserve"> = 74 vs. male; </w:t>
      </w:r>
      <w:r w:rsidRPr="00F432CF">
        <w:rPr>
          <w:rFonts w:ascii="Times New Roman" w:hAnsi="Times New Roman" w:cs="Times New Roman"/>
          <w:i/>
          <w:iCs/>
        </w:rPr>
        <w:t>N</w:t>
      </w:r>
      <w:r w:rsidRPr="00F432CF">
        <w:rPr>
          <w:rFonts w:ascii="Times New Roman" w:hAnsi="Times New Roman" w:cs="Times New Roman"/>
        </w:rPr>
        <w:t xml:space="preserve"> = 77), and income (below poverty line; </w:t>
      </w:r>
      <w:r w:rsidRPr="00F432CF">
        <w:rPr>
          <w:rFonts w:ascii="Times New Roman" w:hAnsi="Times New Roman" w:cs="Times New Roman"/>
          <w:i/>
          <w:iCs/>
        </w:rPr>
        <w:t>N</w:t>
      </w:r>
      <w:r w:rsidRPr="00F432CF">
        <w:rPr>
          <w:rFonts w:ascii="Times New Roman" w:hAnsi="Times New Roman" w:cs="Times New Roman"/>
        </w:rPr>
        <w:t xml:space="preserve"> = 49 vs. above poverty line; </w:t>
      </w:r>
      <w:r w:rsidRPr="00F432CF">
        <w:rPr>
          <w:rFonts w:ascii="Times New Roman" w:hAnsi="Times New Roman" w:cs="Times New Roman"/>
          <w:i/>
          <w:iCs/>
        </w:rPr>
        <w:t>N</w:t>
      </w:r>
      <w:r w:rsidRPr="00F432CF">
        <w:rPr>
          <w:rFonts w:ascii="Times New Roman" w:hAnsi="Times New Roman" w:cs="Times New Roman"/>
        </w:rPr>
        <w:t xml:space="preserve"> = 102). Median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differences less than 0 indicate the model, on average, performed worse for the non-advantaged group (female, non-White and/or Hispanic, below poverty line) compared to the advantaged group (male, non-Hispanic White, and above poverty line). In </w:t>
      </w:r>
      <w:r w:rsidRPr="001973D4">
        <w:rPr>
          <w:rFonts w:ascii="Times New Roman" w:hAnsi="Times New Roman" w:cs="Times New Roman"/>
        </w:rPr>
        <w:t>Table 3</w:t>
      </w:r>
      <w:r w:rsidRPr="00F432CF">
        <w:rPr>
          <w:rFonts w:ascii="Times New Roman" w:hAnsi="Times New Roman" w:cs="Times New Roman"/>
        </w:rPr>
        <w:t xml:space="preserve"> we present fairness analyses for our baseline model (no lag) and for our longest lagged model (2-week lag), as this is likely the most clinically useful lagged model for providing advanced warning of lapse risk. Fairness analyses for all five models are available in Table B in S1 Appendix.</w:t>
      </w:r>
    </w:p>
    <w:p w14:paraId="396EB28C" w14:textId="25CA49FA" w:rsidR="001973D4" w:rsidRDefault="001973D4" w:rsidP="001973D4">
      <w:pPr>
        <w:pStyle w:val="BodyText"/>
        <w:spacing w:after="0" w:line="480" w:lineRule="auto"/>
        <w:rPr>
          <w:rFonts w:ascii="Times New Roman" w:hAnsi="Times New Roman" w:cs="Times New Roman"/>
          <w:b/>
          <w:bCs/>
        </w:rPr>
      </w:pPr>
      <w:r w:rsidRPr="001973D4">
        <w:rPr>
          <w:rFonts w:ascii="Times New Roman" w:hAnsi="Times New Roman" w:cs="Times New Roman"/>
          <w:b/>
          <w:bCs/>
        </w:rPr>
        <w:t xml:space="preserve">Table 3. Median Difference in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95% Bayesian </w:t>
      </w:r>
      <w:r>
        <w:rPr>
          <w:rFonts w:ascii="Times New Roman" w:hAnsi="Times New Roman" w:cs="Times New Roman"/>
          <w:b/>
          <w:bCs/>
        </w:rPr>
        <w:t>C</w:t>
      </w:r>
      <w:r w:rsidRPr="001973D4">
        <w:rPr>
          <w:rFonts w:ascii="Times New Roman" w:hAnsi="Times New Roman" w:cs="Times New Roman"/>
          <w:b/>
          <w:bCs/>
        </w:rPr>
        <w:t xml:space="preserve">redible </w:t>
      </w:r>
      <w:r>
        <w:rPr>
          <w:rFonts w:ascii="Times New Roman" w:hAnsi="Times New Roman" w:cs="Times New Roman"/>
          <w:b/>
          <w:bCs/>
        </w:rPr>
        <w:t>I</w:t>
      </w:r>
      <w:r w:rsidRPr="001973D4">
        <w:rPr>
          <w:rFonts w:ascii="Times New Roman" w:hAnsi="Times New Roman" w:cs="Times New Roman"/>
          <w:b/>
          <w:bCs/>
        </w:rPr>
        <w:t>nterval (CI), and</w:t>
      </w:r>
      <w:r>
        <w:rPr>
          <w:rFonts w:ascii="Times New Roman" w:hAnsi="Times New Roman" w:cs="Times New Roman"/>
          <w:b/>
          <w:bCs/>
        </w:rPr>
        <w:t xml:space="preserve"> P</w:t>
      </w:r>
      <w:r w:rsidRPr="001973D4">
        <w:rPr>
          <w:rFonts w:ascii="Times New Roman" w:hAnsi="Times New Roman" w:cs="Times New Roman"/>
          <w:b/>
          <w:bCs/>
        </w:rPr>
        <w:t xml:space="preserve">osterior </w:t>
      </w:r>
      <w:r>
        <w:rPr>
          <w:rFonts w:ascii="Times New Roman" w:hAnsi="Times New Roman" w:cs="Times New Roman"/>
          <w:b/>
          <w:bCs/>
        </w:rPr>
        <w:t>P</w:t>
      </w:r>
      <w:r w:rsidRPr="001973D4">
        <w:rPr>
          <w:rFonts w:ascii="Times New Roman" w:hAnsi="Times New Roman" w:cs="Times New Roman"/>
          <w:b/>
          <w:bCs/>
        </w:rPr>
        <w:t xml:space="preserve">robability that the </w:t>
      </w:r>
      <w:proofErr w:type="spellStart"/>
      <w:r w:rsidRPr="001973D4">
        <w:rPr>
          <w:rFonts w:ascii="Times New Roman" w:hAnsi="Times New Roman" w:cs="Times New Roman"/>
          <w:b/>
          <w:bCs/>
        </w:rPr>
        <w:t>auROC</w:t>
      </w:r>
      <w:proofErr w:type="spellEnd"/>
      <w:r w:rsidRPr="001973D4">
        <w:rPr>
          <w:rFonts w:ascii="Times New Roman" w:hAnsi="Times New Roman" w:cs="Times New Roman"/>
          <w:b/>
          <w:bCs/>
        </w:rPr>
        <w:t xml:space="preserve"> </w:t>
      </w:r>
      <w:r>
        <w:rPr>
          <w:rFonts w:ascii="Times New Roman" w:hAnsi="Times New Roman" w:cs="Times New Roman"/>
          <w:b/>
          <w:bCs/>
        </w:rPr>
        <w:t>D</w:t>
      </w:r>
      <w:r w:rsidRPr="001973D4">
        <w:rPr>
          <w:rFonts w:ascii="Times New Roman" w:hAnsi="Times New Roman" w:cs="Times New Roman"/>
          <w:b/>
          <w:bCs/>
        </w:rPr>
        <w:t xml:space="preserve">ifference was </w:t>
      </w:r>
      <w:r>
        <w:rPr>
          <w:rFonts w:ascii="Times New Roman" w:hAnsi="Times New Roman" w:cs="Times New Roman"/>
          <w:b/>
          <w:bCs/>
        </w:rPr>
        <w:t>S</w:t>
      </w:r>
      <w:r w:rsidRPr="001973D4">
        <w:rPr>
          <w:rFonts w:ascii="Times New Roman" w:hAnsi="Times New Roman" w:cs="Times New Roman"/>
          <w:b/>
          <w:bCs/>
        </w:rPr>
        <w:t xml:space="preserve">maller than 0 for </w:t>
      </w:r>
      <w:r>
        <w:rPr>
          <w:rFonts w:ascii="Times New Roman" w:hAnsi="Times New Roman" w:cs="Times New Roman"/>
          <w:b/>
          <w:bCs/>
        </w:rPr>
        <w:t>F</w:t>
      </w:r>
      <w:r w:rsidRPr="001973D4">
        <w:rPr>
          <w:rFonts w:ascii="Times New Roman" w:hAnsi="Times New Roman" w:cs="Times New Roman"/>
          <w:b/>
          <w:bCs/>
        </w:rPr>
        <w:t xml:space="preserve">airness </w:t>
      </w:r>
      <w:r>
        <w:rPr>
          <w:rFonts w:ascii="Times New Roman" w:hAnsi="Times New Roman" w:cs="Times New Roman"/>
          <w:b/>
          <w:bCs/>
        </w:rPr>
        <w:t>C</w:t>
      </w:r>
      <w:r w:rsidRPr="001973D4">
        <w:rPr>
          <w:rFonts w:ascii="Times New Roman" w:hAnsi="Times New Roman" w:cs="Times New Roman"/>
          <w:b/>
          <w:bCs/>
        </w:rPr>
        <w:t xml:space="preserve">ontrasts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p>
    <w:tbl>
      <w:tblPr>
        <w:tblStyle w:val="Table"/>
        <w:tblW w:w="9660" w:type="dxa"/>
        <w:tblLook w:val="0060" w:firstRow="1" w:lastRow="1" w:firstColumn="0" w:lastColumn="0" w:noHBand="0" w:noVBand="0"/>
      </w:tblPr>
      <w:tblGrid>
        <w:gridCol w:w="4314"/>
        <w:gridCol w:w="1499"/>
        <w:gridCol w:w="2156"/>
        <w:gridCol w:w="1691"/>
      </w:tblGrid>
      <w:tr w:rsidR="001973D4" w:rsidRPr="00C701D8" w14:paraId="6A64B52C" w14:textId="77777777" w:rsidTr="00ED4B99">
        <w:trPr>
          <w:cnfStyle w:val="100000000000" w:firstRow="1" w:lastRow="0" w:firstColumn="0" w:lastColumn="0" w:oddVBand="0" w:evenVBand="0" w:oddHBand="0" w:evenHBand="0" w:firstRowFirstColumn="0" w:firstRowLastColumn="0" w:lastRowFirstColumn="0" w:lastRowLastColumn="0"/>
          <w:trHeight w:val="383"/>
          <w:tblHeader/>
        </w:trPr>
        <w:tc>
          <w:tcPr>
            <w:tcW w:w="4314" w:type="dxa"/>
            <w:tcBorders>
              <w:top w:val="single" w:sz="4" w:space="0" w:color="auto"/>
              <w:bottom w:val="single" w:sz="4" w:space="0" w:color="auto"/>
            </w:tcBorders>
            <w:vAlign w:val="center"/>
          </w:tcPr>
          <w:p w14:paraId="0486AFE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Contrast</w:t>
            </w:r>
          </w:p>
        </w:tc>
        <w:tc>
          <w:tcPr>
            <w:tcW w:w="1499" w:type="dxa"/>
            <w:tcBorders>
              <w:top w:val="single" w:sz="4" w:space="0" w:color="auto"/>
            </w:tcBorders>
            <w:vAlign w:val="center"/>
          </w:tcPr>
          <w:p w14:paraId="3E17F8A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Median</w:t>
            </w:r>
          </w:p>
        </w:tc>
        <w:tc>
          <w:tcPr>
            <w:tcW w:w="2156" w:type="dxa"/>
            <w:tcBorders>
              <w:top w:val="single" w:sz="4" w:space="0" w:color="auto"/>
            </w:tcBorders>
            <w:vAlign w:val="center"/>
          </w:tcPr>
          <w:p w14:paraId="38AB0B8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Bayesian CI</w:t>
            </w:r>
          </w:p>
        </w:tc>
        <w:tc>
          <w:tcPr>
            <w:tcW w:w="1689" w:type="dxa"/>
            <w:tcBorders>
              <w:top w:val="single" w:sz="4" w:space="0" w:color="auto"/>
            </w:tcBorders>
            <w:vAlign w:val="center"/>
          </w:tcPr>
          <w:p w14:paraId="14E6840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Probability</w:t>
            </w:r>
          </w:p>
        </w:tc>
      </w:tr>
      <w:tr w:rsidR="001973D4" w:rsidRPr="00C701D8" w14:paraId="4F34408A" w14:textId="77777777" w:rsidTr="00ED4B99">
        <w:trPr>
          <w:trHeight w:val="383"/>
        </w:trPr>
        <w:tc>
          <w:tcPr>
            <w:tcW w:w="4314" w:type="dxa"/>
            <w:tcBorders>
              <w:top w:val="single" w:sz="4" w:space="0" w:color="auto"/>
            </w:tcBorders>
            <w:vAlign w:val="center"/>
          </w:tcPr>
          <w:p w14:paraId="348739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(No Lag)</w:t>
            </w:r>
          </w:p>
        </w:tc>
        <w:tc>
          <w:tcPr>
            <w:tcW w:w="1499" w:type="dxa"/>
            <w:vAlign w:val="center"/>
          </w:tcPr>
          <w:p w14:paraId="42BB2E8E" w14:textId="77777777" w:rsidR="001973D4" w:rsidRPr="00C701D8" w:rsidRDefault="001973D4" w:rsidP="00ED4B99">
            <w:pPr>
              <w:pStyle w:val="Compact"/>
              <w:spacing w:before="0" w:after="0"/>
              <w:rPr>
                <w:rFonts w:ascii="Times New Roman" w:hAnsi="Times New Roman" w:cs="Times New Roman"/>
              </w:rPr>
            </w:pPr>
          </w:p>
        </w:tc>
        <w:tc>
          <w:tcPr>
            <w:tcW w:w="2156" w:type="dxa"/>
            <w:vAlign w:val="center"/>
          </w:tcPr>
          <w:p w14:paraId="21F5DF98" w14:textId="77777777" w:rsidR="001973D4" w:rsidRPr="00C701D8" w:rsidRDefault="001973D4" w:rsidP="00ED4B99">
            <w:pPr>
              <w:pStyle w:val="Compact"/>
              <w:spacing w:before="0" w:after="0"/>
              <w:rPr>
                <w:rFonts w:ascii="Times New Roman" w:hAnsi="Times New Roman" w:cs="Times New Roman"/>
              </w:rPr>
            </w:pPr>
          </w:p>
        </w:tc>
        <w:tc>
          <w:tcPr>
            <w:tcW w:w="1689" w:type="dxa"/>
            <w:vAlign w:val="center"/>
          </w:tcPr>
          <w:p w14:paraId="708F942C"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2F06AB93" w14:textId="77777777" w:rsidTr="00ED4B99">
        <w:trPr>
          <w:trHeight w:val="405"/>
        </w:trPr>
        <w:tc>
          <w:tcPr>
            <w:tcW w:w="4314" w:type="dxa"/>
            <w:vAlign w:val="center"/>
          </w:tcPr>
          <w:p w14:paraId="229CBEF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72577CA5"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-0.043</w:t>
            </w:r>
          </w:p>
        </w:tc>
        <w:tc>
          <w:tcPr>
            <w:tcW w:w="2156" w:type="dxa"/>
            <w:vAlign w:val="center"/>
          </w:tcPr>
          <w:p w14:paraId="2155C180"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[-0.059, -0.028]</w:t>
            </w:r>
          </w:p>
        </w:tc>
        <w:tc>
          <w:tcPr>
            <w:tcW w:w="1689" w:type="dxa"/>
            <w:vAlign w:val="center"/>
          </w:tcPr>
          <w:p w14:paraId="71ED1334"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06989F28" w14:textId="77777777" w:rsidTr="00ED4B99">
        <w:trPr>
          <w:trHeight w:val="768"/>
        </w:trPr>
        <w:tc>
          <w:tcPr>
            <w:tcW w:w="4314" w:type="dxa"/>
            <w:vAlign w:val="center"/>
          </w:tcPr>
          <w:p w14:paraId="2DF0FFA5"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118C1D3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474A346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-0.131</w:t>
            </w:r>
          </w:p>
        </w:tc>
        <w:tc>
          <w:tcPr>
            <w:tcW w:w="2156" w:type="dxa"/>
            <w:vAlign w:val="center"/>
          </w:tcPr>
          <w:p w14:paraId="04CA2B3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[-0.222, -0.057]</w:t>
            </w:r>
          </w:p>
        </w:tc>
        <w:tc>
          <w:tcPr>
            <w:tcW w:w="1689" w:type="dxa"/>
            <w:vAlign w:val="center"/>
          </w:tcPr>
          <w:p w14:paraId="5AE7B85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0.999</w:t>
            </w:r>
          </w:p>
        </w:tc>
      </w:tr>
      <w:tr w:rsidR="001973D4" w:rsidRPr="00C701D8" w14:paraId="6E85CB83" w14:textId="77777777" w:rsidTr="00ED4B99">
        <w:trPr>
          <w:trHeight w:val="789"/>
        </w:trPr>
        <w:tc>
          <w:tcPr>
            <w:tcW w:w="4314" w:type="dxa"/>
            <w:tcBorders>
              <w:bottom w:val="single" w:sz="4" w:space="0" w:color="auto"/>
            </w:tcBorders>
            <w:vAlign w:val="center"/>
          </w:tcPr>
          <w:p w14:paraId="281E6D11"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324AED1C"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F770D08"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-0.012</w:t>
            </w:r>
          </w:p>
        </w:tc>
        <w:tc>
          <w:tcPr>
            <w:tcW w:w="2156" w:type="dxa"/>
            <w:tcBorders>
              <w:bottom w:val="single" w:sz="4" w:space="0" w:color="auto"/>
            </w:tcBorders>
            <w:vAlign w:val="center"/>
          </w:tcPr>
          <w:p w14:paraId="153BDF26"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[-0.033, 0.007]</w:t>
            </w:r>
          </w:p>
        </w:tc>
        <w:tc>
          <w:tcPr>
            <w:tcW w:w="1689" w:type="dxa"/>
            <w:tcBorders>
              <w:bottom w:val="single" w:sz="4" w:space="0" w:color="auto"/>
            </w:tcBorders>
            <w:vAlign w:val="center"/>
          </w:tcPr>
          <w:p w14:paraId="34EC765E"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0.848</w:t>
            </w:r>
          </w:p>
        </w:tc>
      </w:tr>
      <w:tr w:rsidR="001973D4" w:rsidRPr="00C701D8" w14:paraId="5F952484" w14:textId="77777777" w:rsidTr="00ED4B99">
        <w:trPr>
          <w:trHeight w:val="383"/>
        </w:trPr>
        <w:tc>
          <w:tcPr>
            <w:tcW w:w="4314" w:type="dxa"/>
            <w:tcBorders>
              <w:top w:val="single" w:sz="4" w:space="0" w:color="auto"/>
            </w:tcBorders>
            <w:vAlign w:val="center"/>
          </w:tcPr>
          <w:p w14:paraId="1DDD58DA"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Fairness Contrasts (2-week Lag)</w:t>
            </w:r>
          </w:p>
        </w:tc>
        <w:tc>
          <w:tcPr>
            <w:tcW w:w="1499" w:type="dxa"/>
            <w:tcBorders>
              <w:top w:val="single" w:sz="4" w:space="0" w:color="auto"/>
            </w:tcBorders>
            <w:vAlign w:val="center"/>
          </w:tcPr>
          <w:p w14:paraId="4FA66B33" w14:textId="77777777" w:rsidR="001973D4" w:rsidRPr="00C701D8" w:rsidRDefault="001973D4" w:rsidP="00ED4B99">
            <w:pPr>
              <w:pStyle w:val="Compact"/>
              <w:spacing w:before="0" w:after="0"/>
              <w:rPr>
                <w:rFonts w:ascii="Times New Roman" w:hAnsi="Times New Roman" w:cs="Times New Roman"/>
              </w:rPr>
            </w:pPr>
          </w:p>
        </w:tc>
        <w:tc>
          <w:tcPr>
            <w:tcW w:w="2156" w:type="dxa"/>
            <w:tcBorders>
              <w:top w:val="single" w:sz="4" w:space="0" w:color="auto"/>
            </w:tcBorders>
            <w:vAlign w:val="center"/>
          </w:tcPr>
          <w:p w14:paraId="3E6B72B9" w14:textId="77777777" w:rsidR="001973D4" w:rsidRPr="00C701D8" w:rsidRDefault="001973D4" w:rsidP="00ED4B99">
            <w:pPr>
              <w:pStyle w:val="Compact"/>
              <w:spacing w:before="0" w:after="0"/>
              <w:rPr>
                <w:rFonts w:ascii="Times New Roman" w:hAnsi="Times New Roman" w:cs="Times New Roman"/>
              </w:rPr>
            </w:pPr>
          </w:p>
        </w:tc>
        <w:tc>
          <w:tcPr>
            <w:tcW w:w="1689" w:type="dxa"/>
            <w:tcBorders>
              <w:top w:val="single" w:sz="4" w:space="0" w:color="auto"/>
            </w:tcBorders>
            <w:vAlign w:val="center"/>
          </w:tcPr>
          <w:p w14:paraId="3B1CEBF7" w14:textId="77777777" w:rsidR="001973D4" w:rsidRPr="00C701D8" w:rsidRDefault="001973D4" w:rsidP="00ED4B99">
            <w:pPr>
              <w:pStyle w:val="Compact"/>
              <w:spacing w:before="0" w:after="0"/>
              <w:rPr>
                <w:rFonts w:ascii="Times New Roman" w:hAnsi="Times New Roman" w:cs="Times New Roman"/>
              </w:rPr>
            </w:pPr>
          </w:p>
        </w:tc>
      </w:tr>
      <w:tr w:rsidR="001973D4" w:rsidRPr="00C701D8" w14:paraId="68025B59" w14:textId="77777777" w:rsidTr="00ED4B99">
        <w:trPr>
          <w:trHeight w:val="405"/>
        </w:trPr>
        <w:tc>
          <w:tcPr>
            <w:tcW w:w="4314" w:type="dxa"/>
            <w:vAlign w:val="center"/>
          </w:tcPr>
          <w:p w14:paraId="77A6C839"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female vs. male</w:t>
            </w:r>
          </w:p>
        </w:tc>
        <w:tc>
          <w:tcPr>
            <w:tcW w:w="1499" w:type="dxa"/>
            <w:vAlign w:val="center"/>
          </w:tcPr>
          <w:p w14:paraId="545C1E9A"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-0.098</w:t>
            </w:r>
          </w:p>
        </w:tc>
        <w:tc>
          <w:tcPr>
            <w:tcW w:w="2156" w:type="dxa"/>
            <w:vAlign w:val="center"/>
          </w:tcPr>
          <w:p w14:paraId="6D0EE95C"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[-0.125, -0.073]</w:t>
            </w:r>
          </w:p>
        </w:tc>
        <w:tc>
          <w:tcPr>
            <w:tcW w:w="1689" w:type="dxa"/>
            <w:vAlign w:val="center"/>
          </w:tcPr>
          <w:p w14:paraId="701B72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1</w:t>
            </w:r>
          </w:p>
        </w:tc>
      </w:tr>
      <w:tr w:rsidR="001973D4" w:rsidRPr="00C701D8" w14:paraId="2602D6D4" w14:textId="77777777" w:rsidTr="00ED4B99">
        <w:trPr>
          <w:trHeight w:val="768"/>
        </w:trPr>
        <w:tc>
          <w:tcPr>
            <w:tcW w:w="4314" w:type="dxa"/>
            <w:vAlign w:val="center"/>
          </w:tcPr>
          <w:p w14:paraId="3D7760BD"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non-White and/or Hispanic vs. non-</w:t>
            </w:r>
          </w:p>
          <w:p w14:paraId="27C712B8"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Hispanic White</w:t>
            </w:r>
          </w:p>
        </w:tc>
        <w:tc>
          <w:tcPr>
            <w:tcW w:w="1499" w:type="dxa"/>
            <w:vAlign w:val="center"/>
          </w:tcPr>
          <w:p w14:paraId="1B25F171"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-0.13</w:t>
            </w:r>
          </w:p>
        </w:tc>
        <w:tc>
          <w:tcPr>
            <w:tcW w:w="2156" w:type="dxa"/>
            <w:vAlign w:val="center"/>
          </w:tcPr>
          <w:p w14:paraId="19AC32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[-0.208, -0.058]</w:t>
            </w:r>
          </w:p>
        </w:tc>
        <w:tc>
          <w:tcPr>
            <w:tcW w:w="1689" w:type="dxa"/>
            <w:vAlign w:val="center"/>
          </w:tcPr>
          <w:p w14:paraId="7E127AE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0.998</w:t>
            </w:r>
          </w:p>
        </w:tc>
      </w:tr>
      <w:tr w:rsidR="001973D4" w:rsidRPr="00C701D8" w14:paraId="50974CA9" w14:textId="77777777" w:rsidTr="00ED4B99">
        <w:trPr>
          <w:trHeight w:val="789"/>
        </w:trPr>
        <w:tc>
          <w:tcPr>
            <w:tcW w:w="4314" w:type="dxa"/>
            <w:tcBorders>
              <w:bottom w:val="single" w:sz="4" w:space="0" w:color="auto"/>
            </w:tcBorders>
            <w:vAlign w:val="center"/>
          </w:tcPr>
          <w:p w14:paraId="55F838E3"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below poverty line vs. above </w:t>
            </w:r>
          </w:p>
          <w:p w14:paraId="2EAB4D4F"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t xml:space="preserve">     poverty line</w:t>
            </w:r>
          </w:p>
        </w:tc>
        <w:tc>
          <w:tcPr>
            <w:tcW w:w="1499" w:type="dxa"/>
            <w:tcBorders>
              <w:bottom w:val="single" w:sz="4" w:space="0" w:color="auto"/>
            </w:tcBorders>
            <w:vAlign w:val="center"/>
          </w:tcPr>
          <w:p w14:paraId="7CC1984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-0.039</w:t>
            </w:r>
          </w:p>
        </w:tc>
        <w:tc>
          <w:tcPr>
            <w:tcW w:w="2156" w:type="dxa"/>
            <w:tcBorders>
              <w:bottom w:val="single" w:sz="4" w:space="0" w:color="auto"/>
            </w:tcBorders>
            <w:vAlign w:val="center"/>
          </w:tcPr>
          <w:p w14:paraId="29FCC28D"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[-0.073, -0.008]</w:t>
            </w:r>
          </w:p>
        </w:tc>
        <w:tc>
          <w:tcPr>
            <w:tcW w:w="1689" w:type="dxa"/>
            <w:tcBorders>
              <w:bottom w:val="single" w:sz="4" w:space="0" w:color="auto"/>
            </w:tcBorders>
            <w:vAlign w:val="center"/>
          </w:tcPr>
          <w:p w14:paraId="60C0695F" w14:textId="77777777" w:rsidR="001973D4" w:rsidRPr="00C701D8" w:rsidRDefault="001973D4" w:rsidP="00ED4B99">
            <w:pPr>
              <w:pStyle w:val="Compact"/>
              <w:spacing w:before="0" w:after="0"/>
              <w:jc w:val="center"/>
              <w:rPr>
                <w:rFonts w:ascii="Times New Roman" w:hAnsi="Times New Roman" w:cs="Times New Roman"/>
              </w:rPr>
            </w:pPr>
            <w:r w:rsidRPr="00C701D8">
              <w:rPr>
                <w:rFonts w:ascii="Times New Roman" w:hAnsi="Times New Roman" w:cs="Times New Roman"/>
              </w:rPr>
              <w:t>0.98</w:t>
            </w:r>
          </w:p>
        </w:tc>
      </w:tr>
      <w:tr w:rsidR="001973D4" w:rsidRPr="00C701D8" w14:paraId="4F132548" w14:textId="77777777" w:rsidTr="00ED4B99">
        <w:trPr>
          <w:trHeight w:val="1852"/>
        </w:trPr>
        <w:tc>
          <w:tcPr>
            <w:tcW w:w="9660" w:type="dxa"/>
            <w:gridSpan w:val="4"/>
          </w:tcPr>
          <w:p w14:paraId="5764BF7E" w14:textId="77777777" w:rsidR="001973D4" w:rsidRPr="00C701D8" w:rsidRDefault="001973D4" w:rsidP="00ED4B99">
            <w:pPr>
              <w:pStyle w:val="Compact"/>
              <w:spacing w:before="0" w:after="0"/>
              <w:rPr>
                <w:rFonts w:ascii="Times New Roman" w:hAnsi="Times New Roman" w:cs="Times New Roman"/>
              </w:rPr>
            </w:pPr>
            <w:r w:rsidRPr="00C701D8">
              <w:rPr>
                <w:rFonts w:ascii="Times New Roman" w:hAnsi="Times New Roman" w:cs="Times New Roman"/>
              </w:rPr>
              <w:lastRenderedPageBreak/>
              <w:t xml:space="preserve">Median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differences less than 0 indicate the model, on average, performed worse for the disadvantaged group (female, non-White and/or Hispanic, income below poverty line) compared to the advantaged group (male, non-Hispanic White, income above poverty line). Bayesian CI represents the range of values where there is a 95% probability that the true </w:t>
            </w:r>
            <w:proofErr w:type="spellStart"/>
            <w:r w:rsidRPr="00C701D8">
              <w:rPr>
                <w:rFonts w:ascii="Times New Roman" w:hAnsi="Times New Roman" w:cs="Times New Roman"/>
              </w:rPr>
              <w:t>auROC</w:t>
            </w:r>
            <w:proofErr w:type="spellEnd"/>
            <w:r w:rsidRPr="00C701D8">
              <w:rPr>
                <w:rFonts w:ascii="Times New Roman" w:hAnsi="Times New Roman" w:cs="Times New Roman"/>
              </w:rPr>
              <w:t xml:space="preserve"> difference lies within that range. Probability indicates the posterior probability that this difference is smaller than 0 (i.e., the models are performing differently for fairness subgroups).</w:t>
            </w:r>
          </w:p>
        </w:tc>
      </w:tr>
    </w:tbl>
    <w:p w14:paraId="0835E7A7" w14:textId="77777777" w:rsidR="00330A02" w:rsidRPr="00F432CF" w:rsidRDefault="0040706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There was strong evidence (probabilities &gt; .84) that our models performed worse for the non-advantaged groups compared to the advantaged groups.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0.13 (range 0.13-0.17) for participants who were non-White and/or Hispanic compared to participants who were non-Hispanic White.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0.05 (range 0.04-0.10) for female participants compared to male participants. On average, across all five models, there was a median decrease in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of 0.02 (range 0.01-0.04) for participants below the federal poverty line compared to participants above the federal poverty line.</w:t>
      </w:r>
    </w:p>
    <w:p w14:paraId="1704A380" w14:textId="77777777" w:rsidR="00330A02" w:rsidRPr="00F432CF" w:rsidRDefault="00407060" w:rsidP="001973D4">
      <w:pPr>
        <w:pStyle w:val="BodyText"/>
        <w:spacing w:after="0" w:line="480" w:lineRule="auto"/>
        <w:ind w:firstLine="720"/>
        <w:rPr>
          <w:rFonts w:ascii="Times New Roman" w:hAnsi="Times New Roman" w:cs="Times New Roman"/>
        </w:rPr>
      </w:pPr>
      <w:r w:rsidRPr="00F432CF">
        <w:rPr>
          <w:rFonts w:ascii="Times New Roman" w:hAnsi="Times New Roman" w:cs="Times New Roman"/>
        </w:rPr>
        <w:t>The proportion of positive lapse labels over all labels (lapse and no lapse) for each demographic subgroup were relatively consistent across groups: race/ethnicity (6%, non-White and/or Hispanic vs. 8%, non-Hispanic White), income (12%, below poverty line vs. 7%, above poverty line), sex at birth (9%, female vs. 7%, male).</w:t>
      </w:r>
    </w:p>
    <w:p w14:paraId="0A2B81DD" w14:textId="69CBB923" w:rsidR="00330A02" w:rsidRPr="003B6140" w:rsidRDefault="00407060">
      <w:pPr>
        <w:pStyle w:val="Heading2"/>
        <w:rPr>
          <w:rFonts w:ascii="Times New Roman" w:hAnsi="Times New Roman" w:cs="Times New Roman"/>
          <w:b/>
          <w:bCs/>
          <w:color w:val="auto"/>
        </w:rPr>
      </w:pPr>
      <w:bookmarkStart w:id="49" w:name="model-calibration-1"/>
      <w:bookmarkEnd w:id="48"/>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alibration</w:t>
      </w:r>
    </w:p>
    <w:p w14:paraId="42219F53" w14:textId="77777777" w:rsidR="00330A02" w:rsidRPr="00F432CF" w:rsidRDefault="00407060" w:rsidP="001973D4">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The raw probabilities produced by our final models were not well calibrated. Consequently, we used Platt scaling to improve calibration. Brier scores range from 0 (perfect accuracy) to 1 (perfect inaccuracy). Platt scaling showed excellent improvement to the no lag model with a Brier score of .043. Calibration also improved probability accuracy for the 2-week lagged model with a Brier score of .063. For comparison, raw probability scores yielded Brier scores of .071 and .077 for the no lag and 2-week lagged</w:t>
      </w:r>
      <w:r w:rsidRPr="00F432CF">
        <w:rPr>
          <w:rFonts w:ascii="Times New Roman" w:hAnsi="Times New Roman" w:cs="Times New Roman"/>
        </w:rPr>
        <w:t xml:space="preserve"> models, respectively. A table of Brier scores for all five models is available in Table C in S1 Appendix.</w:t>
      </w:r>
    </w:p>
    <w:p w14:paraId="1EEA1B28" w14:textId="3C8A89DB" w:rsidR="00330A02" w:rsidRDefault="001973D4" w:rsidP="001973D4">
      <w:pPr>
        <w:pStyle w:val="BodyText"/>
        <w:spacing w:after="0" w:line="480" w:lineRule="auto"/>
        <w:ind w:firstLine="720"/>
        <w:rPr>
          <w:rFonts w:ascii="Times New Roman" w:hAnsi="Times New Roman" w:cs="Times New Roman"/>
        </w:rPr>
      </w:pPr>
      <w:r>
        <w:rPr>
          <w:rFonts w:ascii="Times New Roman" w:hAnsi="Times New Roman" w:cs="Times New Roman"/>
        </w:rPr>
        <w:lastRenderedPageBreak/>
        <w:t xml:space="preserve">Fig 3 </w:t>
      </w:r>
      <w:r w:rsidRPr="00F432CF">
        <w:rPr>
          <w:rFonts w:ascii="Times New Roman" w:hAnsi="Times New Roman" w:cs="Times New Roman"/>
        </w:rPr>
        <w:t>shows the calibration plots for the raw and calibrated probabilities for the no lag and 2-week lagged model. It also includes a histogram of raw probabilities that demonstrates our models produced variable predicted probabilities, spanning nearly the entire 0 - 1 range. Calibration plots for all 5 models are available in Figure B in S1 Appendix.</w:t>
      </w:r>
    </w:p>
    <w:p w14:paraId="4F9D65D0" w14:textId="06821446" w:rsidR="001973D4" w:rsidRPr="00F432CF" w:rsidRDefault="001973D4" w:rsidP="001973D4">
      <w:pPr>
        <w:pStyle w:val="BodyText"/>
        <w:spacing w:after="0" w:line="480" w:lineRule="auto"/>
        <w:rPr>
          <w:rFonts w:ascii="Times New Roman" w:hAnsi="Times New Roman" w:cs="Times New Roman"/>
        </w:rPr>
      </w:pPr>
      <w:r w:rsidRPr="001973D4">
        <w:rPr>
          <w:rFonts w:ascii="Times New Roman" w:hAnsi="Times New Roman" w:cs="Times New Roman"/>
          <w:b/>
          <w:bCs/>
        </w:rPr>
        <w:t>Fig 3. Calibration</w:t>
      </w:r>
      <w:r>
        <w:rPr>
          <w:rFonts w:ascii="Times New Roman" w:hAnsi="Times New Roman" w:cs="Times New Roman"/>
          <w:b/>
          <w:bCs/>
        </w:rPr>
        <w:t xml:space="preserve"> P</w:t>
      </w:r>
      <w:r w:rsidRPr="001973D4">
        <w:rPr>
          <w:rFonts w:ascii="Times New Roman" w:hAnsi="Times New Roman" w:cs="Times New Roman"/>
          <w:b/>
          <w:bCs/>
        </w:rPr>
        <w:t xml:space="preserve">lots of </w:t>
      </w:r>
      <w:r>
        <w:rPr>
          <w:rFonts w:ascii="Times New Roman" w:hAnsi="Times New Roman" w:cs="Times New Roman"/>
          <w:b/>
          <w:bCs/>
        </w:rPr>
        <w:t>R</w:t>
      </w:r>
      <w:r w:rsidRPr="001973D4">
        <w:rPr>
          <w:rFonts w:ascii="Times New Roman" w:hAnsi="Times New Roman" w:cs="Times New Roman"/>
          <w:b/>
          <w:bCs/>
        </w:rPr>
        <w:t xml:space="preserve">aw and </w:t>
      </w:r>
      <w:r>
        <w:rPr>
          <w:rFonts w:ascii="Times New Roman" w:hAnsi="Times New Roman" w:cs="Times New Roman"/>
          <w:b/>
          <w:bCs/>
        </w:rPr>
        <w:t>Ca</w:t>
      </w:r>
      <w:r w:rsidRPr="001973D4">
        <w:rPr>
          <w:rFonts w:ascii="Times New Roman" w:hAnsi="Times New Roman" w:cs="Times New Roman"/>
          <w:b/>
          <w:bCs/>
        </w:rPr>
        <w:t xml:space="preserve">librated </w:t>
      </w:r>
      <w:r>
        <w:rPr>
          <w:rFonts w:ascii="Times New Roman" w:hAnsi="Times New Roman" w:cs="Times New Roman"/>
          <w:b/>
          <w:bCs/>
        </w:rPr>
        <w:t>L</w:t>
      </w:r>
      <w:r w:rsidRPr="001973D4">
        <w:rPr>
          <w:rFonts w:ascii="Times New Roman" w:hAnsi="Times New Roman" w:cs="Times New Roman"/>
          <w:b/>
          <w:bCs/>
        </w:rPr>
        <w:t xml:space="preserve">apse </w:t>
      </w:r>
      <w:r>
        <w:rPr>
          <w:rFonts w:ascii="Times New Roman" w:hAnsi="Times New Roman" w:cs="Times New Roman"/>
          <w:b/>
          <w:bCs/>
        </w:rPr>
        <w:t>P</w:t>
      </w:r>
      <w:r w:rsidRPr="001973D4">
        <w:rPr>
          <w:rFonts w:ascii="Times New Roman" w:hAnsi="Times New Roman" w:cs="Times New Roman"/>
          <w:b/>
          <w:bCs/>
        </w:rPr>
        <w:t xml:space="preserve">robabilities for the </w:t>
      </w:r>
      <w:r>
        <w:rPr>
          <w:rFonts w:ascii="Times New Roman" w:hAnsi="Times New Roman" w:cs="Times New Roman"/>
          <w:b/>
          <w:bCs/>
        </w:rPr>
        <w:t>B</w:t>
      </w:r>
      <w:r w:rsidRPr="001973D4">
        <w:rPr>
          <w:rFonts w:ascii="Times New Roman" w:hAnsi="Times New Roman" w:cs="Times New Roman"/>
          <w:b/>
          <w:bCs/>
        </w:rPr>
        <w:t>aseline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w:t>
      </w:r>
      <w:r w:rsidRPr="001973D4">
        <w:rPr>
          <w:rFonts w:ascii="Times New Roman" w:hAnsi="Times New Roman" w:cs="Times New Roman"/>
          <w:b/>
          <w:bCs/>
        </w:rPr>
        <w:t xml:space="preserve">ag)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solid black curves. Platt calibrated probabilities are depicted as pink dashed curves. The grey histogram along the bottom of the plot represents the proportion of raw probabilities in each bin.</w:t>
      </w:r>
    </w:p>
    <w:p w14:paraId="23BAC958" w14:textId="2479DC76" w:rsidR="00330A02" w:rsidRPr="003B6140" w:rsidRDefault="00407060">
      <w:pPr>
        <w:pStyle w:val="Heading2"/>
        <w:rPr>
          <w:rFonts w:ascii="Times New Roman" w:hAnsi="Times New Roman" w:cs="Times New Roman"/>
          <w:b/>
          <w:bCs/>
          <w:color w:val="auto"/>
        </w:rPr>
      </w:pPr>
      <w:bookmarkStart w:id="50" w:name="feature-importance"/>
      <w:bookmarkEnd w:id="49"/>
      <w:proofErr w:type="gramStart"/>
      <w:r w:rsidRPr="003B6140">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w:t>
      </w:r>
      <w:r w:rsidR="003B6140" w:rsidRPr="003B6140">
        <w:rPr>
          <w:rFonts w:ascii="Times New Roman" w:hAnsi="Times New Roman" w:cs="Times New Roman"/>
          <w:b/>
          <w:bCs/>
          <w:color w:val="auto"/>
        </w:rPr>
        <w:t>i</w:t>
      </w:r>
      <w:r w:rsidRPr="003B6140">
        <w:rPr>
          <w:rFonts w:ascii="Times New Roman" w:hAnsi="Times New Roman" w:cs="Times New Roman"/>
          <w:b/>
          <w:bCs/>
          <w:color w:val="auto"/>
        </w:rPr>
        <w:t>mportance</w:t>
      </w:r>
    </w:p>
    <w:p w14:paraId="4FCAF422" w14:textId="77777777" w:rsidR="00330A02" w:rsidRPr="00F432CF" w:rsidRDefault="00407060" w:rsidP="001973D4">
      <w:pPr>
        <w:pStyle w:val="FirstParagraph"/>
        <w:spacing w:line="480" w:lineRule="auto"/>
        <w:ind w:firstLine="720"/>
        <w:rPr>
          <w:rFonts w:ascii="Times New Roman" w:hAnsi="Times New Roman" w:cs="Times New Roman"/>
        </w:rPr>
      </w:pPr>
      <w:r w:rsidRPr="00F432CF">
        <w:rPr>
          <w:rFonts w:ascii="Times New Roman" w:hAnsi="Times New Roman" w:cs="Times New Roman"/>
        </w:rPr>
        <w:t>Global feature importance is an indicator of how important a feature category was to the model’s predictions, on average (i.e., across all participants and all observations). The top globally important feature category (i.e., highest mean |Shapley value|) for all models was past use. Future efficacy was a strong predictor for more immediate model predictions (i.e., no lag), but its importance diminished as lag time increased. On the other hand, as lag time increased, past/future risky situations increased i</w:t>
      </w:r>
      <w:r w:rsidRPr="00F432CF">
        <w:rPr>
          <w:rFonts w:ascii="Times New Roman" w:hAnsi="Times New Roman" w:cs="Times New Roman"/>
        </w:rPr>
        <w:t>n importance. Craving was consistently important in magnitude across all models. A plot of global feature importance as a function of lag time is available in Figure C in S1 Appendix. These findings were also consistent across demographic subgroups (plots of global feature importance by demographic subgroup are available for the no lag and 2-week lagged models in Figure D in S1 Appendix).</w:t>
      </w:r>
    </w:p>
    <w:p w14:paraId="38049AE9" w14:textId="2267BDA7" w:rsidR="00330A02" w:rsidRDefault="00407060" w:rsidP="001973D4">
      <w:pPr>
        <w:pStyle w:val="BodyText"/>
        <w:spacing w:line="480" w:lineRule="auto"/>
        <w:ind w:firstLine="720"/>
        <w:rPr>
          <w:rFonts w:ascii="Times New Roman" w:hAnsi="Times New Roman" w:cs="Times New Roman"/>
        </w:rPr>
      </w:pPr>
      <w:r w:rsidRPr="00F432CF">
        <w:rPr>
          <w:rFonts w:ascii="Times New Roman" w:hAnsi="Times New Roman" w:cs="Times New Roman"/>
        </w:rPr>
        <w:t xml:space="preserve">Local importance describes how important a feature category was for individual predictions. In the immediate model, past/future self-reported stressful events emerged as the most important feature category on most days, despite having a relatively small influence on predictions at the global level. </w:t>
      </w:r>
      <w:r w:rsidRPr="00F432CF">
        <w:rPr>
          <w:rFonts w:ascii="Times New Roman" w:hAnsi="Times New Roman" w:cs="Times New Roman"/>
        </w:rPr>
        <w:lastRenderedPageBreak/>
        <w:t xml:space="preserve">Future efficacy was the second most important feature category, followed by past use. In the 2-week lagged model, past use remained the most important feature category (i.e., it produced the highest Shapley value for the greatest number of individuals on </w:t>
      </w:r>
      <w:proofErr w:type="gramStart"/>
      <w:r w:rsidRPr="00F432CF">
        <w:rPr>
          <w:rFonts w:ascii="Times New Roman" w:hAnsi="Times New Roman" w:cs="Times New Roman"/>
        </w:rPr>
        <w:t>the most</w:t>
      </w:r>
      <w:proofErr w:type="gramEnd"/>
      <w:r w:rsidRPr="00F432CF">
        <w:rPr>
          <w:rFonts w:ascii="Times New Roman" w:hAnsi="Times New Roman" w:cs="Times New Roman"/>
        </w:rPr>
        <w:t xml:space="preserve"> days). Past/future risky situations also </w:t>
      </w:r>
      <w:proofErr w:type="gramStart"/>
      <w:r w:rsidRPr="00F432CF">
        <w:rPr>
          <w:rFonts w:ascii="Times New Roman" w:hAnsi="Times New Roman" w:cs="Times New Roman"/>
        </w:rPr>
        <w:t>remained</w:t>
      </w:r>
      <w:proofErr w:type="gramEnd"/>
      <w:r w:rsidRPr="00F432CF">
        <w:rPr>
          <w:rFonts w:ascii="Times New Roman" w:hAnsi="Times New Roman" w:cs="Times New Roman"/>
        </w:rPr>
        <w:t xml:space="preserve"> among the top feature categories. However, valence/arousal additionally emerged as a competing top feature category (a pattern not observed in the immediate model). </w:t>
      </w:r>
      <w:r w:rsidR="001973D4">
        <w:rPr>
          <w:rFonts w:ascii="Times New Roman" w:hAnsi="Times New Roman" w:cs="Times New Roman"/>
        </w:rPr>
        <w:t>Fig</w:t>
      </w:r>
      <w:r w:rsidRPr="001973D4">
        <w:rPr>
          <w:rFonts w:ascii="Times New Roman" w:hAnsi="Times New Roman" w:cs="Times New Roman"/>
        </w:rPr>
        <w:t> 4</w:t>
      </w:r>
      <w:r w:rsidRPr="00F432CF">
        <w:rPr>
          <w:rFonts w:ascii="Times New Roman" w:hAnsi="Times New Roman" w:cs="Times New Roman"/>
        </w:rPr>
        <w:t xml:space="preserve"> shows the relative global and local ranking of feature categories for the no lag and 2-week lagged models.</w:t>
      </w:r>
    </w:p>
    <w:p w14:paraId="0D1756D5" w14:textId="28D0C771" w:rsidR="001973D4" w:rsidRPr="00F432CF" w:rsidRDefault="001973D4" w:rsidP="001973D4">
      <w:pPr>
        <w:pStyle w:val="BodyText"/>
        <w:spacing w:line="480" w:lineRule="auto"/>
        <w:rPr>
          <w:rFonts w:ascii="Times New Roman" w:hAnsi="Times New Roman" w:cs="Times New Roman"/>
        </w:rPr>
      </w:pPr>
      <w:r w:rsidRPr="001973D4">
        <w:rPr>
          <w:rFonts w:ascii="Times New Roman" w:hAnsi="Times New Roman" w:cs="Times New Roman"/>
          <w:b/>
          <w:bCs/>
        </w:rPr>
        <w:t xml:space="preserve">Fig 4. Global (mean |Shapley value|) and </w:t>
      </w:r>
      <w:r>
        <w:rPr>
          <w:rFonts w:ascii="Times New Roman" w:hAnsi="Times New Roman" w:cs="Times New Roman"/>
          <w:b/>
          <w:bCs/>
        </w:rPr>
        <w:t>Lo</w:t>
      </w:r>
      <w:r w:rsidRPr="001973D4">
        <w:rPr>
          <w:rFonts w:ascii="Times New Roman" w:hAnsi="Times New Roman" w:cs="Times New Roman"/>
          <w:b/>
          <w:bCs/>
        </w:rPr>
        <w:t xml:space="preserve">cal (proportion of days as top feature)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I</w:t>
      </w:r>
      <w:r w:rsidRPr="001973D4">
        <w:rPr>
          <w:rFonts w:ascii="Times New Roman" w:hAnsi="Times New Roman" w:cs="Times New Roman"/>
          <w:b/>
          <w:bCs/>
        </w:rPr>
        <w:t xml:space="preserve">mportance for </w:t>
      </w:r>
      <w:r>
        <w:rPr>
          <w:rFonts w:ascii="Times New Roman" w:hAnsi="Times New Roman" w:cs="Times New Roman"/>
          <w:b/>
          <w:bCs/>
        </w:rPr>
        <w:t>F</w:t>
      </w:r>
      <w:r w:rsidRPr="001973D4">
        <w:rPr>
          <w:rFonts w:ascii="Times New Roman" w:hAnsi="Times New Roman" w:cs="Times New Roman"/>
          <w:b/>
          <w:bCs/>
        </w:rPr>
        <w:t xml:space="preserve">eature </w:t>
      </w:r>
      <w:r>
        <w:rPr>
          <w:rFonts w:ascii="Times New Roman" w:hAnsi="Times New Roman" w:cs="Times New Roman"/>
          <w:b/>
          <w:bCs/>
        </w:rPr>
        <w:t>C</w:t>
      </w:r>
      <w:r w:rsidRPr="001973D4">
        <w:rPr>
          <w:rFonts w:ascii="Times New Roman" w:hAnsi="Times New Roman" w:cs="Times New Roman"/>
          <w:b/>
          <w:bCs/>
        </w:rPr>
        <w:t xml:space="preserve">ategories for the </w:t>
      </w:r>
      <w:r>
        <w:rPr>
          <w:rFonts w:ascii="Times New Roman" w:hAnsi="Times New Roman" w:cs="Times New Roman"/>
          <w:b/>
          <w:bCs/>
        </w:rPr>
        <w:t>N</w:t>
      </w:r>
      <w:r w:rsidRPr="001973D4">
        <w:rPr>
          <w:rFonts w:ascii="Times New Roman" w:hAnsi="Times New Roman" w:cs="Times New Roman"/>
          <w:b/>
          <w:bCs/>
        </w:rPr>
        <w:t xml:space="preserve">o </w:t>
      </w:r>
      <w:r>
        <w:rPr>
          <w:rFonts w:ascii="Times New Roman" w:hAnsi="Times New Roman" w:cs="Times New Roman"/>
          <w:b/>
          <w:bCs/>
        </w:rPr>
        <w:t>La</w:t>
      </w:r>
      <w:r w:rsidRPr="001973D4">
        <w:rPr>
          <w:rFonts w:ascii="Times New Roman" w:hAnsi="Times New Roman" w:cs="Times New Roman"/>
          <w:b/>
          <w:bCs/>
        </w:rPr>
        <w:t xml:space="preserve">g and 2-week </w:t>
      </w:r>
      <w:r>
        <w:rPr>
          <w:rFonts w:ascii="Times New Roman" w:hAnsi="Times New Roman" w:cs="Times New Roman"/>
          <w:b/>
          <w:bCs/>
        </w:rPr>
        <w:t>L</w:t>
      </w:r>
      <w:r w:rsidRPr="001973D4">
        <w:rPr>
          <w:rFonts w:ascii="Times New Roman" w:hAnsi="Times New Roman" w:cs="Times New Roman"/>
          <w:b/>
          <w:bCs/>
        </w:rPr>
        <w:t xml:space="preserve">agged </w:t>
      </w:r>
      <w:r>
        <w:rPr>
          <w:rFonts w:ascii="Times New Roman" w:hAnsi="Times New Roman" w:cs="Times New Roman"/>
          <w:b/>
          <w:bCs/>
        </w:rPr>
        <w:t>M</w:t>
      </w:r>
      <w:r w:rsidRPr="001973D4">
        <w:rPr>
          <w:rFonts w:ascii="Times New Roman" w:hAnsi="Times New Roman" w:cs="Times New Roman"/>
          <w:b/>
          <w:bCs/>
        </w:rPr>
        <w:t>odels.</w:t>
      </w:r>
      <w:r w:rsidRPr="00F432CF">
        <w:rPr>
          <w:rFonts w:ascii="Times New Roman" w:hAnsi="Times New Roman" w:cs="Times New Roman"/>
        </w:rPr>
        <w:t xml:space="preserve"> Feature categories are ordered by their aggregate global importance. The importance of each feature category for each model is displayed separately by color.</w:t>
      </w:r>
    </w:p>
    <w:p w14:paraId="6F5F7379" w14:textId="77777777" w:rsidR="00330A02" w:rsidRPr="003B6140" w:rsidRDefault="00407060" w:rsidP="003B6140">
      <w:pPr>
        <w:pStyle w:val="Heading1"/>
        <w:spacing w:after="0" w:line="480" w:lineRule="auto"/>
        <w:rPr>
          <w:rFonts w:ascii="Times New Roman" w:hAnsi="Times New Roman" w:cs="Times New Roman"/>
          <w:b/>
          <w:bCs/>
          <w:color w:val="auto"/>
          <w:sz w:val="36"/>
          <w:szCs w:val="36"/>
        </w:rPr>
      </w:pPr>
      <w:bookmarkStart w:id="51" w:name="discussion"/>
      <w:bookmarkEnd w:id="42"/>
      <w:bookmarkEnd w:id="50"/>
      <w:r w:rsidRPr="003B6140">
        <w:rPr>
          <w:rFonts w:ascii="Times New Roman" w:hAnsi="Times New Roman" w:cs="Times New Roman"/>
          <w:b/>
          <w:bCs/>
          <w:color w:val="auto"/>
          <w:sz w:val="36"/>
          <w:szCs w:val="36"/>
        </w:rPr>
        <w:t>Discussion</w:t>
      </w:r>
    </w:p>
    <w:p w14:paraId="3BDDCCC3" w14:textId="140AC28C" w:rsidR="00330A02" w:rsidRPr="003B6140" w:rsidRDefault="00407060" w:rsidP="003B6140">
      <w:pPr>
        <w:pStyle w:val="Heading2"/>
        <w:spacing w:after="0" w:line="480" w:lineRule="auto"/>
        <w:rPr>
          <w:rFonts w:ascii="Times New Roman" w:hAnsi="Times New Roman" w:cs="Times New Roman"/>
          <w:b/>
          <w:bCs/>
          <w:color w:val="auto"/>
        </w:rPr>
      </w:pPr>
      <w:bookmarkStart w:id="52" w:name="model-evaluation-and-comparisons"/>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e</w:t>
      </w:r>
      <w:r w:rsidRPr="003B6140">
        <w:rPr>
          <w:rFonts w:ascii="Times New Roman" w:hAnsi="Times New Roman" w:cs="Times New Roman"/>
          <w:b/>
          <w:bCs/>
          <w:color w:val="auto"/>
        </w:rPr>
        <w:t xml:space="preserve">valuation and </w:t>
      </w:r>
      <w:r w:rsidR="003B6140" w:rsidRPr="003B6140">
        <w:rPr>
          <w:rFonts w:ascii="Times New Roman" w:hAnsi="Times New Roman" w:cs="Times New Roman"/>
          <w:b/>
          <w:bCs/>
          <w:color w:val="auto"/>
        </w:rPr>
        <w:t>c</w:t>
      </w:r>
      <w:r w:rsidRPr="003B6140">
        <w:rPr>
          <w:rFonts w:ascii="Times New Roman" w:hAnsi="Times New Roman" w:cs="Times New Roman"/>
          <w:b/>
          <w:bCs/>
          <w:color w:val="auto"/>
        </w:rPr>
        <w:t>omparisons</w:t>
      </w:r>
    </w:p>
    <w:p w14:paraId="47052C95" w14:textId="77777777" w:rsidR="00330A02" w:rsidRPr="00F432CF" w:rsidRDefault="0040706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All the models that we evaluated performed exceptionally well. The no lag model, which predicts the probability of an immediate (i.e., within 24 hours) lapse back to alcohol use, had a .91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Our 2-week lagged model, which made the most distal predictions, had a .85 median posterior probability for </w:t>
      </w:r>
      <w:proofErr w:type="spellStart"/>
      <w:r w:rsidRPr="00F432CF">
        <w:rPr>
          <w:rFonts w:ascii="Times New Roman" w:hAnsi="Times New Roman" w:cs="Times New Roman"/>
        </w:rPr>
        <w:t>auROC</w:t>
      </w:r>
      <w:proofErr w:type="spellEnd"/>
      <w:r w:rsidRPr="00F432CF">
        <w:rPr>
          <w:rFonts w:ascii="Times New Roman" w:hAnsi="Times New Roman" w:cs="Times New Roman"/>
        </w:rPr>
        <w:t>, suggesting lagged models can be used to shift a 24-hour prediction window meaningfully into the future.</w:t>
      </w:r>
    </w:p>
    <w:p w14:paraId="2C8C1E81"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Across models (no lag, 1 day, 3 days, 1 week, and 2 weeks), model performance systematically decreased as models predicted further into the future. All lagged models had lower performance compared to the no lag baseline model and to the preceding adjacent lag model. This is unsurprising given what we know about prediction and substance use. Many important relapse risk factors are fluctuating processes that can first emerge and/or change </w:t>
      </w:r>
      <w:proofErr w:type="gramStart"/>
      <w:r w:rsidRPr="00F432CF">
        <w:rPr>
          <w:rFonts w:ascii="Times New Roman" w:hAnsi="Times New Roman" w:cs="Times New Roman"/>
        </w:rPr>
        <w:t>day-by-day</w:t>
      </w:r>
      <w:proofErr w:type="gramEnd"/>
      <w:r w:rsidRPr="00F432CF">
        <w:rPr>
          <w:rFonts w:ascii="Times New Roman" w:hAnsi="Times New Roman" w:cs="Times New Roman"/>
        </w:rPr>
        <w:t xml:space="preserve">, if not more frequently. As lag time </w:t>
      </w:r>
      <w:r w:rsidRPr="00F432CF">
        <w:rPr>
          <w:rFonts w:ascii="Times New Roman" w:hAnsi="Times New Roman" w:cs="Times New Roman"/>
        </w:rPr>
        <w:lastRenderedPageBreak/>
        <w:t xml:space="preserve">increases, features become less proximal to the start of the prediction window. Still, we wish to emphasize that our lowest </w:t>
      </w:r>
      <w:proofErr w:type="spellStart"/>
      <w:r w:rsidRPr="00F432CF">
        <w:rPr>
          <w:rFonts w:ascii="Times New Roman" w:hAnsi="Times New Roman" w:cs="Times New Roman"/>
        </w:rPr>
        <w:t>auROC</w:t>
      </w:r>
      <w:proofErr w:type="spellEnd"/>
      <w:r w:rsidRPr="00F432CF">
        <w:rPr>
          <w:rFonts w:ascii="Times New Roman" w:hAnsi="Times New Roman" w:cs="Times New Roman"/>
        </w:rPr>
        <w:t xml:space="preserve"> (.85) is still quite good, and the benefit of advanced notice (i.e., 2 weeks) likely outweighs the modest cost to model performance.</w:t>
      </w:r>
    </w:p>
    <w:p w14:paraId="167B148E"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models performed better at predicting lapses once a lapse had already occurred. Lower performance in predicting an individual’s first lapse is not necessarily problematic. A single lapse does not constitute a relapse but instead represents a period of vulnerability, during </w:t>
      </w:r>
      <w:r w:rsidRPr="00F432CF">
        <w:rPr>
          <w:rFonts w:ascii="Times New Roman" w:hAnsi="Times New Roman" w:cs="Times New Roman"/>
        </w:rPr>
        <w:t>which an individual may either continue to lapse (and potentially relapse, or return to prior levels of hazardous use) or learn from the experience and re-engage with their recovery goals. Given that this critical window often follows the initial lapse, we are confident that our models can still be used to provide timely recovery support.</w:t>
      </w:r>
    </w:p>
    <w:p w14:paraId="0AD04F53"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Collectively, these results suggest we can achieve clinically meaningful performance up to two weeks out. Our rigorous resampling methods (grouped, nested, k-fold cross-validation) make us confident that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are valid estimates of how our models would perform with new individuals. Furthermore, it should be noted that both the no lag and 2-week lagged models can be combined in a complementary fashion that allows </w:t>
      </w:r>
      <w:proofErr w:type="gramStart"/>
      <w:r w:rsidRPr="00F432CF">
        <w:rPr>
          <w:rFonts w:ascii="Times New Roman" w:hAnsi="Times New Roman" w:cs="Times New Roman"/>
        </w:rPr>
        <w:t>both for</w:t>
      </w:r>
      <w:proofErr w:type="gramEnd"/>
      <w:r w:rsidRPr="00F432CF">
        <w:rPr>
          <w:rFonts w:ascii="Times New Roman" w:hAnsi="Times New Roman" w:cs="Times New Roman"/>
        </w:rPr>
        <w:t xml:space="preserve"> highly accurate immediate lapse prediction and advanced warning about future lapse risk.</w:t>
      </w:r>
    </w:p>
    <w:p w14:paraId="747FDE6B" w14:textId="1D78C8C9" w:rsidR="00330A02" w:rsidRPr="003B6140" w:rsidRDefault="00407060" w:rsidP="003B6140">
      <w:pPr>
        <w:pStyle w:val="Heading2"/>
        <w:spacing w:after="0" w:line="480" w:lineRule="auto"/>
        <w:rPr>
          <w:rFonts w:ascii="Times New Roman" w:hAnsi="Times New Roman" w:cs="Times New Roman"/>
          <w:b/>
          <w:bCs/>
          <w:color w:val="auto"/>
        </w:rPr>
      </w:pPr>
      <w:bookmarkStart w:id="53" w:name="model-fairness"/>
      <w:bookmarkEnd w:id="52"/>
      <w:r w:rsidRPr="003B6140">
        <w:rPr>
          <w:rFonts w:ascii="Times New Roman" w:hAnsi="Times New Roman" w:cs="Times New Roman"/>
          <w:b/>
          <w:bCs/>
          <w:color w:val="auto"/>
        </w:rPr>
        <w:t xml:space="preserve">Model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airness</w:t>
      </w:r>
    </w:p>
    <w:p w14:paraId="6884A2B5" w14:textId="77777777" w:rsidR="00330A02" w:rsidRPr="00F432CF" w:rsidRDefault="0040706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In recent years, the machine learning field has begun to recognize the need to evaluate model fairness when algorithms are used to inform important decisions (e.g., healthcare services offered, eligibility for loans, early parole). Algorithms that perform favorably for only majority group members may exacerbate existing disparities in access to resources and important clinical outcomes [41]. In this study, we assessed model fairness by comparing model performance across important subgroups with known dispar</w:t>
      </w:r>
      <w:r w:rsidRPr="00F432CF">
        <w:rPr>
          <w:rFonts w:ascii="Times New Roman" w:hAnsi="Times New Roman" w:cs="Times New Roman"/>
        </w:rPr>
        <w:t xml:space="preserve">ities in substance use treatment access and/or outcomes - race/ethnicity (non-White and/or </w:t>
      </w:r>
      <w:r w:rsidRPr="00F432CF">
        <w:rPr>
          <w:rFonts w:ascii="Times New Roman" w:hAnsi="Times New Roman" w:cs="Times New Roman"/>
        </w:rPr>
        <w:lastRenderedPageBreak/>
        <w:t>Hispanic vs. non-Hispanic White), income (below poverty line vs. above poverty line), and sex at birth (female vs. male).</w:t>
      </w:r>
    </w:p>
    <w:p w14:paraId="4362F310"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All models performed worse for people who were non-White and/or Hispanic, and for people who had an income below the poverty line. The lack of diversity in our training data was likely a key contributor to the poorer model performance in these subgroups. Participants of color were severely underrepresented in our training data (</w:t>
      </w:r>
      <w:r w:rsidRPr="00F432CF">
        <w:rPr>
          <w:rFonts w:ascii="Times New Roman" w:hAnsi="Times New Roman" w:cs="Times New Roman"/>
          <w:i/>
          <w:iCs/>
        </w:rPr>
        <w:t>N</w:t>
      </w:r>
      <w:r w:rsidRPr="00F432CF">
        <w:rPr>
          <w:rFonts w:ascii="Times New Roman" w:hAnsi="Times New Roman" w:cs="Times New Roman"/>
        </w:rPr>
        <w:t xml:space="preserve"> = 20, 13%). Individuals below the poverty line were also underrepresented, though to a lesser degree (</w:t>
      </w:r>
      <w:r w:rsidRPr="00F432CF">
        <w:rPr>
          <w:rFonts w:ascii="Times New Roman" w:hAnsi="Times New Roman" w:cs="Times New Roman"/>
          <w:i/>
          <w:iCs/>
        </w:rPr>
        <w:t>N</w:t>
      </w:r>
      <w:r w:rsidRPr="00F432CF">
        <w:rPr>
          <w:rFonts w:ascii="Times New Roman" w:hAnsi="Times New Roman" w:cs="Times New Roman"/>
        </w:rPr>
        <w:t xml:space="preserve"> = 49, 32%). Of course, these model comparisons should be considered preliminary and interpreted cautiously because the low sample sizes in some groups (e.g., non-White and/or Hispanic) may reduce the statistical validity of the analyses. Nonetheless, these preliminary results regarding model fairness should motivate further efforts to evaluate and address differences in model performance across groups that differ in SUD treatment access/outcome disparities.</w:t>
      </w:r>
    </w:p>
    <w:p w14:paraId="46138993"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An obvious solution to this problem involves intentional recruitment for diversity in training data when developing prediction models. For example, we are now working to increase the racial, ethnic, and income diversity of our training data for alcohol lapse prediction while simultaneously optimizing feedback from these models for implementation purposes [25]. In a separate project, we developed a national recruitment method that enabled us to recruit for racial, ethnic and income diversity while also focus</w:t>
      </w:r>
      <w:r w:rsidRPr="00F432CF">
        <w:rPr>
          <w:rFonts w:ascii="Times New Roman" w:hAnsi="Times New Roman" w:cs="Times New Roman"/>
        </w:rPr>
        <w:t xml:space="preserve">ing on much needed diversity across geographic location (e.g., rural vs. urban; [20]). We expect geographic diversity in the training data </w:t>
      </w:r>
      <w:proofErr w:type="gramStart"/>
      <w:r w:rsidRPr="00F432CF">
        <w:rPr>
          <w:rFonts w:ascii="Times New Roman" w:hAnsi="Times New Roman" w:cs="Times New Roman"/>
        </w:rPr>
        <w:t>may also be</w:t>
      </w:r>
      <w:proofErr w:type="gramEnd"/>
      <w:r w:rsidRPr="00F432CF">
        <w:rPr>
          <w:rFonts w:ascii="Times New Roman" w:hAnsi="Times New Roman" w:cs="Times New Roman"/>
        </w:rPr>
        <w:t xml:space="preserve"> crucial to develop fair models because the features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urban and suburban settings may differ from those that predict </w:t>
      </w:r>
      <w:proofErr w:type="gramStart"/>
      <w:r w:rsidRPr="00F432CF">
        <w:rPr>
          <w:rFonts w:ascii="Times New Roman" w:hAnsi="Times New Roman" w:cs="Times New Roman"/>
        </w:rPr>
        <w:t>lapse</w:t>
      </w:r>
      <w:proofErr w:type="gramEnd"/>
      <w:r w:rsidRPr="00F432CF">
        <w:rPr>
          <w:rFonts w:ascii="Times New Roman" w:hAnsi="Times New Roman" w:cs="Times New Roman"/>
        </w:rPr>
        <w:t xml:space="preserve"> in rural environments. If rural participants are not used to train models, the implementation of these models may compound existing disparities in SUD treatment in these communities [42,43].</w:t>
      </w:r>
    </w:p>
    <w:p w14:paraId="7691A14B"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Future research can also explore potential computational solutions to mitigate performance disparities that emerge when subgroups are poorly represented in available training data. For example, training data from under-represented subgroups could be </w:t>
      </w:r>
      <w:proofErr w:type="gramStart"/>
      <w:r w:rsidRPr="00F432CF">
        <w:rPr>
          <w:rFonts w:ascii="Times New Roman" w:hAnsi="Times New Roman" w:cs="Times New Roman"/>
        </w:rPr>
        <w:t>up-sampled</w:t>
      </w:r>
      <w:proofErr w:type="gramEnd"/>
      <w:r w:rsidRPr="00F432CF">
        <w:rPr>
          <w:rFonts w:ascii="Times New Roman" w:hAnsi="Times New Roman" w:cs="Times New Roman"/>
        </w:rPr>
        <w:t xml:space="preserve"> (e.g., using the synthetic minority </w:t>
      </w:r>
      <w:r w:rsidRPr="00F432CF">
        <w:rPr>
          <w:rFonts w:ascii="Times New Roman" w:hAnsi="Times New Roman" w:cs="Times New Roman"/>
        </w:rPr>
        <w:lastRenderedPageBreak/>
        <w:t xml:space="preserve">oversampling technique), or the cost functions used by the learning algorithms could be adjusted to differentially weigh prediction errors based on participant </w:t>
      </w:r>
      <w:r w:rsidRPr="00F432CF">
        <w:rPr>
          <w:rFonts w:ascii="Times New Roman" w:hAnsi="Times New Roman" w:cs="Times New Roman"/>
        </w:rPr>
        <w:t>characteristics. In another vein, modeling approaches that yield idiographic, person-specific models [44–47] may reduce performance disparities across subgroups. For example, we have begun to develop state space models whose parameters can be initialized with priors derived from existing training data but then adjusted over time to fit patterns present within a specific individual’s time-series [48]. Such models may mitigate issues of unfairness to a large degree because they will weigh the individual’s own</w:t>
      </w:r>
      <w:r w:rsidRPr="00F432CF">
        <w:rPr>
          <w:rFonts w:ascii="Times New Roman" w:hAnsi="Times New Roman" w:cs="Times New Roman"/>
        </w:rPr>
        <w:t xml:space="preserve"> data more heavily than group level estimates over time as more data accrue.</w:t>
      </w:r>
    </w:p>
    <w:p w14:paraId="4BE5B2BB"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Of note, problems with model fairness can emerge even when subgroups are well-represented in the training data. Our models performed less well for women compared to men </w:t>
      </w:r>
      <w:proofErr w:type="gramStart"/>
      <w:r w:rsidRPr="00F432CF">
        <w:rPr>
          <w:rFonts w:ascii="Times New Roman" w:hAnsi="Times New Roman" w:cs="Times New Roman"/>
        </w:rPr>
        <w:t>despite the fact that</w:t>
      </w:r>
      <w:proofErr w:type="gramEnd"/>
      <w:r w:rsidRPr="00F432CF">
        <w:rPr>
          <w:rFonts w:ascii="Times New Roman" w:hAnsi="Times New Roman" w:cs="Times New Roman"/>
        </w:rPr>
        <w:t xml:space="preserve"> women were well-represented in the training data (</w:t>
      </w:r>
      <w:r w:rsidRPr="00F432CF">
        <w:rPr>
          <w:rFonts w:ascii="Times New Roman" w:hAnsi="Times New Roman" w:cs="Times New Roman"/>
          <w:i/>
          <w:iCs/>
        </w:rPr>
        <w:t>N</w:t>
      </w:r>
      <w:r w:rsidRPr="00F432CF">
        <w:rPr>
          <w:rFonts w:ascii="Times New Roman" w:hAnsi="Times New Roman" w:cs="Times New Roman"/>
        </w:rPr>
        <w:t xml:space="preserve"> = 74, 49%). Instead, this differential performance may have resulted from more fundamental problems with the features available to the model. We chose our EMA items using domain expertise from decades of research on the factors that predict </w:t>
      </w:r>
      <w:proofErr w:type="gramStart"/>
      <w:r w:rsidRPr="00F432CF">
        <w:rPr>
          <w:rFonts w:ascii="Times New Roman" w:hAnsi="Times New Roman" w:cs="Times New Roman"/>
        </w:rPr>
        <w:t>relapse</w:t>
      </w:r>
      <w:proofErr w:type="gramEnd"/>
      <w:r w:rsidRPr="00F432CF">
        <w:rPr>
          <w:rFonts w:ascii="Times New Roman" w:hAnsi="Times New Roman" w:cs="Times New Roman"/>
        </w:rPr>
        <w:t>. However, prior to the 1993 National Institute of Health Revitalization Act [49] that mandated the inclusion of minorities and women in research, women were mostly excluded from substance use treatment research due to their childbearing potential [50]. As a result, it is possible that our theories about the causes and contributors to relapse are biased toward constructs that are more relevant for men than women. If true, features derived from EMA items that tap these constructs would be expected to under-p</w:t>
      </w:r>
      <w:r w:rsidRPr="00F432CF">
        <w:rPr>
          <w:rFonts w:ascii="Times New Roman" w:hAnsi="Times New Roman" w:cs="Times New Roman"/>
        </w:rPr>
        <w:t>erform when predicting lapses for women. More research may be needed to identify relapse risk factors for women (e.g., interpersonal relationship problems [51], hormonal changes [52]), and other groups under-represented in the literature before we can fully address these performance disparities.</w:t>
      </w:r>
    </w:p>
    <w:p w14:paraId="46068CC5"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In the meantime, data-driven (bottom-up) approaches can be used to engineer high-dimensional feature sets that are not explicitly grounded in existing, and potentially biased, </w:t>
      </w:r>
      <w:r w:rsidRPr="00F432CF">
        <w:rPr>
          <w:rFonts w:ascii="Times New Roman" w:hAnsi="Times New Roman" w:cs="Times New Roman"/>
        </w:rPr>
        <w:t xml:space="preserve">theories. For example, we have begun to explore the application of natural language processing techniques (e.g., LIWC; topic </w:t>
      </w:r>
      <w:r w:rsidRPr="00F432CF">
        <w:rPr>
          <w:rFonts w:ascii="Times New Roman" w:hAnsi="Times New Roman" w:cs="Times New Roman"/>
        </w:rPr>
        <w:lastRenderedPageBreak/>
        <w:t>modeling; BERT [53–55]) to text messages and other social media activity by our participants to engineer features that may predict future lapses. Such features may or may not align with existing theories about relapse, but because they are anchored to participants’ own words, they may serve as reliable indicators of lapse risk for certain individuals, particularly when used within lea</w:t>
      </w:r>
      <w:r w:rsidRPr="00F432CF">
        <w:rPr>
          <w:rFonts w:ascii="Times New Roman" w:hAnsi="Times New Roman" w:cs="Times New Roman"/>
        </w:rPr>
        <w:t>rning algorithms that employ feature selection, regularization, or other techniques to address the bias-variance trade-off with high-dimensional feature sets. Furthermore, emerging techniques for interpreting machine learning models [56] can be applied to models that perform well to bootstrap the identification of new lapse risk constructs based on these novel features.</w:t>
      </w:r>
    </w:p>
    <w:p w14:paraId="04533D6F"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Beyond issues of training data representation and lacunae or outright biases in our theories, it is also true that historically marginalized groups that have experienced systemic racism, exclusion, or other stigma around substance use (e.g., societal expectations for women regarding attractiveness, cleanliness and motherhood [57]) may feel less trusting in disclosing substance use [58]. These experiences could prompt some individuals in these subgroups to under-report lapses and/or risk factors, which could</w:t>
      </w:r>
      <w:r w:rsidRPr="00F432CF">
        <w:rPr>
          <w:rFonts w:ascii="Times New Roman" w:hAnsi="Times New Roman" w:cs="Times New Roman"/>
        </w:rPr>
        <w:t xml:space="preserve"> also degrade performance and evaluation of our models for these subgroups. We observed relatively comparable percentages of lapses reported among disadvantaged compared to advantaged groups. However, comparable lapse rates do not necessarily confirm comparable reporting accuracy because it is possible that there were systematic differences in lapse rates across groups that were masked by issues of trust.</w:t>
      </w:r>
    </w:p>
    <w:p w14:paraId="086872F7" w14:textId="77777777" w:rsidR="00330A02" w:rsidRPr="003B6140" w:rsidRDefault="00407060" w:rsidP="003B6140">
      <w:pPr>
        <w:pStyle w:val="Heading2"/>
        <w:spacing w:after="0" w:line="480" w:lineRule="auto"/>
        <w:rPr>
          <w:rFonts w:ascii="Times New Roman" w:hAnsi="Times New Roman" w:cs="Times New Roman"/>
          <w:b/>
          <w:bCs/>
          <w:color w:val="auto"/>
        </w:rPr>
      </w:pPr>
      <w:bookmarkStart w:id="54" w:name="calibration"/>
      <w:bookmarkEnd w:id="53"/>
      <w:r w:rsidRPr="003B6140">
        <w:rPr>
          <w:rFonts w:ascii="Times New Roman" w:hAnsi="Times New Roman" w:cs="Times New Roman"/>
          <w:b/>
          <w:bCs/>
          <w:color w:val="auto"/>
        </w:rPr>
        <w:t>Calibration</w:t>
      </w:r>
    </w:p>
    <w:p w14:paraId="2A0F2494" w14:textId="77777777" w:rsidR="00330A02" w:rsidRPr="00F432CF" w:rsidRDefault="0040706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After applying Platt scaling to our predicted probabilities, our models were generally well calibrated with increasing monotonic relationships between calibrated model output and lapse event rates. Well-calibrated probabilities indicate that the predicted probability aligns closely with the true likelihood of an outcome (i.e., a lapse). Our no lag model had excellent calibration. However, the </w:t>
      </w:r>
      <w:r w:rsidRPr="00F432CF">
        <w:rPr>
          <w:rFonts w:ascii="Times New Roman" w:hAnsi="Times New Roman" w:cs="Times New Roman"/>
        </w:rPr>
        <w:lastRenderedPageBreak/>
        <w:t>calibration plots suggest that with a longer lag time of 2 weeks, the model tends to over-predict the likelihood of lapses when predicted probabilities were higher.</w:t>
      </w:r>
    </w:p>
    <w:p w14:paraId="21FB1A1C"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This pattern may not necessarily be problematic. Research suggests that people often struggle to interpret probabilistic feedback, especially when it’s provided in raw numerical form [59–61]. As a result, it may be more effective to communicate risk using coarser categories (e.g., low, medium, or high risk) or through relative changes in risk (e.g., “Your risk of lapse is higher this week compared to last week”). These forms of feedback may be less sensitive to small miscalibrations at the extremes </w:t>
      </w:r>
      <w:proofErr w:type="gramStart"/>
      <w:r w:rsidRPr="00F432CF">
        <w:rPr>
          <w:rFonts w:ascii="Times New Roman" w:hAnsi="Times New Roman" w:cs="Times New Roman"/>
        </w:rPr>
        <w:t>as long as</w:t>
      </w:r>
      <w:proofErr w:type="gramEnd"/>
      <w:r w:rsidRPr="00F432CF">
        <w:rPr>
          <w:rFonts w:ascii="Times New Roman" w:hAnsi="Times New Roman" w:cs="Times New Roman"/>
        </w:rPr>
        <w:t xml:space="preserve"> the relationship between predicted probabilities and the observed event rate is monotonic.</w:t>
      </w:r>
    </w:p>
    <w:p w14:paraId="39255D91" w14:textId="77777777" w:rsidR="00330A02" w:rsidRPr="003B6140" w:rsidRDefault="00407060" w:rsidP="003B6140">
      <w:pPr>
        <w:pStyle w:val="Heading2"/>
        <w:spacing w:after="0" w:line="480" w:lineRule="auto"/>
        <w:rPr>
          <w:rFonts w:ascii="Times New Roman" w:hAnsi="Times New Roman" w:cs="Times New Roman"/>
          <w:b/>
          <w:bCs/>
          <w:color w:val="auto"/>
        </w:rPr>
      </w:pPr>
      <w:bookmarkStart w:id="55" w:name="feature-importance-1"/>
      <w:bookmarkEnd w:id="54"/>
      <w:proofErr w:type="gramStart"/>
      <w:r w:rsidRPr="003B6140">
        <w:rPr>
          <w:rFonts w:ascii="Times New Roman" w:hAnsi="Times New Roman" w:cs="Times New Roman"/>
          <w:b/>
          <w:bCs/>
          <w:color w:val="auto"/>
        </w:rPr>
        <w:t>Feature</w:t>
      </w:r>
      <w:proofErr w:type="gramEnd"/>
      <w:r w:rsidRPr="003B6140">
        <w:rPr>
          <w:rFonts w:ascii="Times New Roman" w:hAnsi="Times New Roman" w:cs="Times New Roman"/>
          <w:b/>
          <w:bCs/>
          <w:color w:val="auto"/>
        </w:rPr>
        <w:t xml:space="preserve"> importance</w:t>
      </w:r>
    </w:p>
    <w:p w14:paraId="698362C2" w14:textId="77777777" w:rsidR="00330A02" w:rsidRPr="00F432CF" w:rsidRDefault="0040706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The relative ordering of top global features remained somewhat consistent across the no lag and 2-week lagged models. Past use was the most important feature in both models in our dataset. This is not surprising given that our outcome was lapse, and past behavior is often the best predictor of future behavior. This finding also supports decades of clinical research on relapse prevention, where lapses (i.e., single instances of goal inconsistent alcohol use) are seen as powerful precursors to relapse (i.e., </w:t>
      </w:r>
      <w:r w:rsidRPr="00F432CF">
        <w:rPr>
          <w:rFonts w:ascii="Times New Roman" w:hAnsi="Times New Roman" w:cs="Times New Roman"/>
        </w:rPr>
        <w:t xml:space="preserve">full return to harmful drinking; [9]). Abstinence self-efficacy emerged as the second most important feature in both models in our dataset, indicating </w:t>
      </w:r>
      <w:r w:rsidRPr="00F432CF">
        <w:rPr>
          <w:rFonts w:ascii="Times New Roman" w:hAnsi="Times New Roman" w:cs="Times New Roman"/>
        </w:rPr>
        <w:t>that participants had reasonably accurate insight into their near-term success with maintaining alcohol abstinence. Craving was also an important predictor in both models, suggesting that it may be an important target for intervention to support early recovery efforts.</w:t>
      </w:r>
    </w:p>
    <w:p w14:paraId="70709992"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Several feature categories displayed sizeable differences in global importance by lag time. The importance of abstinence self-efficacy dropped by more than 50% in the 2-week lagged model relative to the no lag model. This may indicate that self-efficacy during early recovery is unstable even across shorter periods of time such that their current self-efficacy does not strongly predict abstinence success even two weeks into the future. In fact, craving and risky situations become as important as self-efficac</w:t>
      </w:r>
      <w:r w:rsidRPr="00F432CF">
        <w:rPr>
          <w:rFonts w:ascii="Times New Roman" w:hAnsi="Times New Roman" w:cs="Times New Roman"/>
        </w:rPr>
        <w:t xml:space="preserve">y </w:t>
      </w:r>
      <w:r w:rsidRPr="00F432CF">
        <w:rPr>
          <w:rFonts w:ascii="Times New Roman" w:hAnsi="Times New Roman" w:cs="Times New Roman"/>
        </w:rPr>
        <w:lastRenderedPageBreak/>
        <w:t xml:space="preserve">when predicting </w:t>
      </w:r>
      <w:proofErr w:type="gramStart"/>
      <w:r w:rsidRPr="00F432CF">
        <w:rPr>
          <w:rFonts w:ascii="Times New Roman" w:hAnsi="Times New Roman" w:cs="Times New Roman"/>
        </w:rPr>
        <w:t>2-week</w:t>
      </w:r>
      <w:proofErr w:type="gramEnd"/>
      <w:r w:rsidRPr="00F432CF">
        <w:rPr>
          <w:rFonts w:ascii="Times New Roman" w:hAnsi="Times New Roman" w:cs="Times New Roman"/>
        </w:rPr>
        <w:t xml:space="preserve"> lagged lapses. It may be that these other experiences are shaping and changing the individual’s self-efficacy rapidly in early recovery. This also suggests that more frequent clinical assessments of self-efficacy as a target for intervention may be needed rather than assuming stability in this construct if initial assessment suggests it is high. Also, our study cannot determine if this differential importance of self-efficacy for immediate vs. lagged lapses persists beyond early recovery (where people may </w:t>
      </w:r>
      <w:r w:rsidRPr="00F432CF">
        <w:rPr>
          <w:rFonts w:ascii="Times New Roman" w:hAnsi="Times New Roman" w:cs="Times New Roman"/>
        </w:rPr>
        <w:t>be encouraged to take a “one day at a time” mindset). Self-efficacy may become a more stable predictor of future abstinence success after longer periods of recovery, but our sample was limited to participants in early recovery (&lt;= 8 weeks of abstinence at intake).</w:t>
      </w:r>
    </w:p>
    <w:p w14:paraId="2AC061DD"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Past use was less important for the 2-week lagged model compared to the no lag model. This indicates that the predictive strength of a lapse on the likelihood of subsequent lapses diminishes to some degree over a relatively short period of time. This is good news and reinforces that single lapses do not always mark a return to consistent patterns of frequent, and potentially harmful, alcohol use. Despite this reduction in importance of past use as a predictor of lagged alcohol use, past use did remain the m</w:t>
      </w:r>
      <w:r w:rsidRPr="00F432CF">
        <w:rPr>
          <w:rFonts w:ascii="Times New Roman" w:hAnsi="Times New Roman" w:cs="Times New Roman"/>
        </w:rPr>
        <w:t xml:space="preserve">ost important category for 2-week lagged lapses. </w:t>
      </w:r>
      <w:r w:rsidRPr="00F432CF">
        <w:rPr>
          <w:rFonts w:ascii="Times New Roman" w:hAnsi="Times New Roman" w:cs="Times New Roman"/>
        </w:rPr>
        <w:t>Lapses may provide “teachable moments” that can be used to reinforce recovery motivation, better understand risks, and develop skills to address those risks [11]. Conversely, lapses should not be ignored because they remain strong predictors of further use.</w:t>
      </w:r>
    </w:p>
    <w:p w14:paraId="31771D73"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Surprisingly, past and anticipated risky situations were more important in the 2-week lagged vs. no lag model, suggesting that the impact of these situations on lapses back to use may be delayed. It may be that persistent exposure to risks is necessary to undermine an abstinence goal and lead to return to alcohol use. </w:t>
      </w:r>
      <w:proofErr w:type="gramStart"/>
      <w:r w:rsidRPr="00F432CF">
        <w:rPr>
          <w:rFonts w:ascii="Times New Roman" w:hAnsi="Times New Roman" w:cs="Times New Roman"/>
        </w:rPr>
        <w:t>Alternatively</w:t>
      </w:r>
      <w:proofErr w:type="gramEnd"/>
      <w:r w:rsidRPr="00F432CF">
        <w:rPr>
          <w:rFonts w:ascii="Times New Roman" w:hAnsi="Times New Roman" w:cs="Times New Roman"/>
        </w:rPr>
        <w:t xml:space="preserve"> or additionally, people may also be better able to anticipate future risky situations (e.g., vacations, anniversaries of significant dates) than future acute stressors or even future self-efficacy. Regardless, the increased importance of risky situations for predicting lagged lapses provides an opportunity to intervene prior to the lapse, particularly if the individual is encouraged to assess future risks and/or makes use of a recovery monitoring prediction model.</w:t>
      </w:r>
    </w:p>
    <w:p w14:paraId="41B1872A"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We were also surprised that stressful events, pleasant events, and affective state features did not make more important contributions to predictions across models. These constructs are highlighted in numerous theories about addiction and relapse [9,10,62] and represent targets for intervention in many existing treatments [18,63–65]. It may be that their impact is subsumed within other more powerful features (i.e., past use and self-efficacy). However, this seems unlikely given that the methodology underlyin</w:t>
      </w:r>
      <w:r w:rsidRPr="00F432CF">
        <w:rPr>
          <w:rFonts w:ascii="Times New Roman" w:hAnsi="Times New Roman" w:cs="Times New Roman"/>
        </w:rPr>
        <w:t>g Shapley values allows for a fair distribution of importance among the relevant predictive features even when those features are correlated [56]. Alternatively, we may need to more carefully consider the nuanced roles that these constructs play (e.g., within the context of individual coping strategies, social support or environmental factors) in the return to alcohol use during recovery [66].</w:t>
      </w:r>
    </w:p>
    <w:p w14:paraId="529B2D8C"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Our local feature importance approach, where we calculated the proportion of observations for which each feature category had the highest Shapley value, showed that although past use was the most influential feature overall, it was the top feature on only a subset of days (less than 20% of days in the immediate model and less than 30% in the 2-week lagged model). In fact, past alcohol use fell to the third most important feature for the no-lag model. This is not surprising, as lapses were relatively infrequ</w:t>
      </w:r>
      <w:r w:rsidRPr="00F432CF">
        <w:rPr>
          <w:rFonts w:ascii="Times New Roman" w:hAnsi="Times New Roman" w:cs="Times New Roman"/>
        </w:rPr>
        <w:t>ent (7.6-7.7% of observations), and nearly half of participants did not report any lapses during the study.</w:t>
      </w:r>
    </w:p>
    <w:p w14:paraId="262F4527"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examination of local feature importance also revealed new important features. In both models, past/future stressful events emerged as an important feature. </w:t>
      </w:r>
      <w:proofErr w:type="gramStart"/>
      <w:r w:rsidRPr="00F432CF">
        <w:rPr>
          <w:rFonts w:ascii="Times New Roman" w:hAnsi="Times New Roman" w:cs="Times New Roman"/>
        </w:rPr>
        <w:t>The fact this</w:t>
      </w:r>
      <w:proofErr w:type="gramEnd"/>
      <w:r w:rsidRPr="00F432CF">
        <w:rPr>
          <w:rFonts w:ascii="Times New Roman" w:hAnsi="Times New Roman" w:cs="Times New Roman"/>
        </w:rPr>
        <w:t xml:space="preserve"> did not show up as an important global feature could indicate several things. First, it could be that stressful events are important for predicting lapses for a subset of individuals, but not for others. Second, stress may have a strong impact on some high-risk days but little to no effect on most other days. Finally, as mentioned earlier, it is possible that the influence of stress may overlap with related constructs. In </w:t>
      </w:r>
      <w:proofErr w:type="gramStart"/>
      <w:r w:rsidRPr="00F432CF">
        <w:rPr>
          <w:rFonts w:ascii="Times New Roman" w:hAnsi="Times New Roman" w:cs="Times New Roman"/>
        </w:rPr>
        <w:t>all of</w:t>
      </w:r>
      <w:proofErr w:type="gramEnd"/>
      <w:r w:rsidRPr="00F432CF">
        <w:rPr>
          <w:rFonts w:ascii="Times New Roman" w:hAnsi="Times New Roman" w:cs="Times New Roman"/>
        </w:rPr>
        <w:t xml:space="preserve"> these situations, the global Shapley value would be diluted, but stress could still emerge as a highly important predictor in specific contexts or for </w:t>
      </w:r>
      <w:proofErr w:type="gramStart"/>
      <w:r w:rsidRPr="00F432CF">
        <w:rPr>
          <w:rFonts w:ascii="Times New Roman" w:hAnsi="Times New Roman" w:cs="Times New Roman"/>
        </w:rPr>
        <w:t>particular individuals</w:t>
      </w:r>
      <w:proofErr w:type="gramEnd"/>
      <w:r w:rsidRPr="00F432CF">
        <w:rPr>
          <w:rFonts w:ascii="Times New Roman" w:hAnsi="Times New Roman" w:cs="Times New Roman"/>
        </w:rPr>
        <w:t xml:space="preserve">. In the 2-week lagged model, valence/arousal </w:t>
      </w:r>
      <w:r w:rsidRPr="00F432CF">
        <w:rPr>
          <w:rFonts w:ascii="Times New Roman" w:hAnsi="Times New Roman" w:cs="Times New Roman"/>
        </w:rPr>
        <w:lastRenderedPageBreak/>
        <w:t>emerged as an important feature. This was somewhat surprising, given that these states can fluctuate rapidly. Their importance in the 2-week lagged predictions, but not in the immediate predictions, may suggest that changes in valence and arousal reflect a vulnerability to lapse that accumulates over time, rather than immediately triggering a lapse.</w:t>
      </w:r>
    </w:p>
    <w:p w14:paraId="7E7CB537"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local importance analyses highlight a potential limitation in the interpretability of global feature importance. Global feature importance may be biased toward features that exhibit infrequent but very large Shapley values, potentially overstating the importance of predictors that </w:t>
      </w:r>
      <w:r w:rsidRPr="00F432CF">
        <w:rPr>
          <w:rFonts w:ascii="Times New Roman" w:hAnsi="Times New Roman" w:cs="Times New Roman"/>
        </w:rPr>
        <w:t>are strongly associated with the outcome but occur in only a small subset of observations. In contrast, individuals may more often benefit from recovery recommendations that focus on managing stress (e.g., guided relaxation), increasing abstinence confidence (e.g., reflecting on recent successes), and coping with risky situations (e.g., trigger mapping).</w:t>
      </w:r>
    </w:p>
    <w:p w14:paraId="11410D33"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Finally, this approach showed that while some features have low average importance (across all individuals and observations), they can be highly important on certain days for certain individuals. Thus, this approach more closely aligns with our precision-guided goal of understanding which risk factor is most influential for a specific individual at a specific moment. In the context of recovery, where lapses are important but relatively infrequent events, features other than past use will, in most cases, rep</w:t>
      </w:r>
      <w:r w:rsidRPr="00F432CF">
        <w:rPr>
          <w:rFonts w:ascii="Times New Roman" w:hAnsi="Times New Roman" w:cs="Times New Roman"/>
        </w:rPr>
        <w:t>resent more clinically meaningful targets for intervention.</w:t>
      </w:r>
    </w:p>
    <w:p w14:paraId="07A407B7" w14:textId="5B89D85D" w:rsidR="00330A02" w:rsidRPr="003B6140" w:rsidRDefault="00407060" w:rsidP="003B6140">
      <w:pPr>
        <w:pStyle w:val="Heading2"/>
        <w:spacing w:after="0" w:line="480" w:lineRule="auto"/>
        <w:rPr>
          <w:rFonts w:ascii="Times New Roman" w:hAnsi="Times New Roman" w:cs="Times New Roman"/>
          <w:b/>
          <w:bCs/>
          <w:color w:val="auto"/>
        </w:rPr>
      </w:pPr>
      <w:bookmarkStart w:id="56" w:name="X40ab624ebf83813907a18dba36edd4d1d14a553"/>
      <w:bookmarkEnd w:id="55"/>
      <w:r w:rsidRPr="003B6140">
        <w:rPr>
          <w:rFonts w:ascii="Times New Roman" w:hAnsi="Times New Roman" w:cs="Times New Roman"/>
          <w:b/>
          <w:bCs/>
          <w:color w:val="auto"/>
        </w:rPr>
        <w:t xml:space="preserve">Additional </w:t>
      </w:r>
      <w:r w:rsidR="003B6140" w:rsidRPr="003B6140">
        <w:rPr>
          <w:rFonts w:ascii="Times New Roman" w:hAnsi="Times New Roman" w:cs="Times New Roman"/>
          <w:b/>
          <w:bCs/>
          <w:color w:val="auto"/>
        </w:rPr>
        <w:t>l</w:t>
      </w:r>
      <w:r w:rsidRPr="003B6140">
        <w:rPr>
          <w:rFonts w:ascii="Times New Roman" w:hAnsi="Times New Roman" w:cs="Times New Roman"/>
          <w:b/>
          <w:bCs/>
          <w:color w:val="auto"/>
        </w:rPr>
        <w:t xml:space="preserve">imitations and </w:t>
      </w:r>
      <w:r w:rsidR="003B6140" w:rsidRPr="003B6140">
        <w:rPr>
          <w:rFonts w:ascii="Times New Roman" w:hAnsi="Times New Roman" w:cs="Times New Roman"/>
          <w:b/>
          <w:bCs/>
          <w:color w:val="auto"/>
        </w:rPr>
        <w:t>f</w:t>
      </w:r>
      <w:r w:rsidRPr="003B6140">
        <w:rPr>
          <w:rFonts w:ascii="Times New Roman" w:hAnsi="Times New Roman" w:cs="Times New Roman"/>
          <w:b/>
          <w:bCs/>
          <w:color w:val="auto"/>
        </w:rPr>
        <w:t xml:space="preserve">uture </w:t>
      </w:r>
      <w:r w:rsidR="003B6140" w:rsidRPr="003B6140">
        <w:rPr>
          <w:rFonts w:ascii="Times New Roman" w:hAnsi="Times New Roman" w:cs="Times New Roman"/>
          <w:b/>
          <w:bCs/>
          <w:color w:val="auto"/>
        </w:rPr>
        <w:t>d</w:t>
      </w:r>
      <w:r w:rsidRPr="003B6140">
        <w:rPr>
          <w:rFonts w:ascii="Times New Roman" w:hAnsi="Times New Roman" w:cs="Times New Roman"/>
          <w:b/>
          <w:bCs/>
          <w:color w:val="auto"/>
        </w:rPr>
        <w:t>irections</w:t>
      </w:r>
    </w:p>
    <w:p w14:paraId="3AC8B512" w14:textId="77777777" w:rsidR="00330A02" w:rsidRPr="00F432CF" w:rsidRDefault="0040706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We believe our lapse prediction models will be most effective when embedded in an RMSS designed to deliver adaptive and personalized continuing care. This system could send daily, weekly, or less frequent messages to users with personalized feedback about their risk of lapse and provide support recommendations tailored to their current recovery needs. This study provides initial support that immediate and lagged prediction models can be trained to high accuracy using EMA for recovery </w:t>
      </w:r>
      <w:r w:rsidRPr="00F432CF">
        <w:rPr>
          <w:rFonts w:ascii="Times New Roman" w:hAnsi="Times New Roman" w:cs="Times New Roman"/>
        </w:rPr>
        <w:lastRenderedPageBreak/>
        <w:t>monitoring. Furthermore, locally important features from these models can be used to identify the specific factors that contribute to each lapse risk prediction.</w:t>
      </w:r>
    </w:p>
    <w:p w14:paraId="40D75938"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The no lag model can be used to guide individuals to take immediate, actionable steps to maintain their recovery goals and support them to implement these steps within the RMSS. For </w:t>
      </w:r>
      <w:r w:rsidRPr="00F432CF">
        <w:rPr>
          <w:rFonts w:ascii="Times New Roman" w:hAnsi="Times New Roman" w:cs="Times New Roman"/>
        </w:rPr>
        <w:t>example, the RMSS can recommend an embedded urge surfing activity when someone’s immediate risk is driven by strong craving whereas a guided relaxation video can be provided to the user when they report stressful events. Similarly, the RMSS can encourage (and explicitly support) the user to reflect on recent past successes and/or skills they have developed when their self-efficacy is low.</w:t>
      </w:r>
    </w:p>
    <w:p w14:paraId="20867F7B"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The 2-week lagged model provides individuals with advanced warning of their lapse risk. This model is well-suited to support recovery needs that cannot be addressed immediately within an RMSS app, such as scheduling positive or pleasant activities, increasing social engagement, or attending a peer-led recovery meeting. To be clear, we do not believe an RMSS app alone will be sufficient to deliver continuing care. We expect individuals will require additional support throughout their recovery from a mental h</w:t>
      </w:r>
      <w:r w:rsidRPr="00F432CF">
        <w:rPr>
          <w:rFonts w:ascii="Times New Roman" w:hAnsi="Times New Roman" w:cs="Times New Roman"/>
        </w:rPr>
        <w:t xml:space="preserve">ealth provider (e.g., motivational enhancement, crisis management, skill building), a peer (e.g., sponsor, support group), or family member. Importantly, these types of </w:t>
      </w:r>
      <w:proofErr w:type="gramStart"/>
      <w:r w:rsidRPr="00F432CF">
        <w:rPr>
          <w:rFonts w:ascii="Times New Roman" w:hAnsi="Times New Roman" w:cs="Times New Roman"/>
        </w:rPr>
        <w:t>supports</w:t>
      </w:r>
      <w:proofErr w:type="gramEnd"/>
      <w:r w:rsidRPr="00F432CF">
        <w:rPr>
          <w:rFonts w:ascii="Times New Roman" w:hAnsi="Times New Roman" w:cs="Times New Roman"/>
        </w:rPr>
        <w:t xml:space="preserve"> take time to set up, highlighting the value of this lagged 2-week model.</w:t>
      </w:r>
    </w:p>
    <w:p w14:paraId="62D545C2"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At this point, it is still unclear the best way to provide risk and support information from our models to people. For an RMSS to be successful, users must trust the system, consistently engage with the system over time, and find the system beneficial. We have recently launched an NIAAA funded project to optimize daily support messages by examining the impact of several key message components (e.g., lapse probability, locally important features, a risk-relevant recovery activity recommendation, the linguist</w:t>
      </w:r>
      <w:r w:rsidRPr="00F432CF">
        <w:rPr>
          <w:rFonts w:ascii="Times New Roman" w:hAnsi="Times New Roman" w:cs="Times New Roman"/>
        </w:rPr>
        <w:t>ic style and tone of the message) on engagement, trust, clinical outcomes [67].</w:t>
      </w:r>
    </w:p>
    <w:p w14:paraId="2AE20689"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 xml:space="preserve">For a system using lagged models, we can imagine that lags longer than two weeks (i.e., more advanced warning) would be better still. In the present study, we could not train models </w:t>
      </w:r>
      <w:r w:rsidRPr="00F432CF">
        <w:rPr>
          <w:rFonts w:ascii="Times New Roman" w:hAnsi="Times New Roman" w:cs="Times New Roman"/>
        </w:rPr>
        <w:t>with lags longer than two weeks because participants only provided lapse reports for up to three months. With the 2-week lagged model, we had approximately 17% fewer labeled observations for training because the first two weeks (out of 12 weeks) of labels for each participant were discarded. This data loss may be one factor that contributed to the decreases in model performance with increases in lag time and we believed that greater data loss (e.g., 25% for a 3-week lag) would not be tenable. We have recent</w:t>
      </w:r>
      <w:r w:rsidRPr="00F432CF">
        <w:rPr>
          <w:rFonts w:ascii="Times New Roman" w:hAnsi="Times New Roman" w:cs="Times New Roman"/>
        </w:rPr>
        <w:t xml:space="preserve">ly completed data collection on a NIDA funded project where participants provided EMA and other sensed data for up to 12 months [20]. </w:t>
      </w:r>
      <w:proofErr w:type="gramStart"/>
      <w:r w:rsidRPr="00F432CF">
        <w:rPr>
          <w:rFonts w:ascii="Times New Roman" w:hAnsi="Times New Roman" w:cs="Times New Roman"/>
        </w:rPr>
        <w:t>These</w:t>
      </w:r>
      <w:proofErr w:type="gramEnd"/>
      <w:r w:rsidRPr="00F432CF">
        <w:rPr>
          <w:rFonts w:ascii="Times New Roman" w:hAnsi="Times New Roman" w:cs="Times New Roman"/>
        </w:rPr>
        <w:t xml:space="preserve"> data will allow us to train models with longer lags and to better evaluate the impact of data loss on model performance because lag time can be increased substantially with proportionally less data loss given 52 weeks of labeled observations per participant.</w:t>
      </w:r>
    </w:p>
    <w:p w14:paraId="3C216E31" w14:textId="1EC2E55C"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While the number of individual observations (i.e</w:t>
      </w:r>
      <w:proofErr w:type="gramStart"/>
      <w:r w:rsidRPr="00F432CF">
        <w:rPr>
          <w:rFonts w:ascii="Times New Roman" w:hAnsi="Times New Roman" w:cs="Times New Roman"/>
        </w:rPr>
        <w:t>., #</w:t>
      </w:r>
      <w:proofErr w:type="gramEnd"/>
      <w:r w:rsidRPr="00F432CF">
        <w:rPr>
          <w:rFonts w:ascii="Times New Roman" w:hAnsi="Times New Roman" w:cs="Times New Roman"/>
        </w:rPr>
        <w:t xml:space="preserve"> prediction timepoints per participant X # participants) was sufficient to train models with low bias, low variance and overall high performance, the relatively small number of unique participants remains an important limitation of this study. </w:t>
      </w:r>
      <w:del w:id="57" w:author="Kendra Wyant" w:date="2026-07-14T23:42:00Z" w16du:dateUtc="2026-07-15T04:42:00Z">
        <w:r w:rsidRPr="00F432CF">
          <w:rPr>
            <w:rFonts w:ascii="Times New Roman" w:hAnsi="Times New Roman" w:cs="Times New Roman"/>
          </w:rPr>
          <w:delText>Successful</w:delText>
        </w:r>
      </w:del>
      <w:ins w:id="58" w:author="Kendra Wyant" w:date="2026-07-14T23:42:00Z" w16du:dateUtc="2026-07-15T04:42:00Z">
        <w:r w:rsidR="00CD367E" w:rsidRPr="00CD367E">
          <w:rPr>
            <w:rFonts w:ascii="Times New Roman" w:hAnsi="Times New Roman" w:cs="Times New Roman"/>
          </w:rPr>
          <w:t xml:space="preserve">Our target sample size was calculated using traditional power analysis methods for logistic regression [@hsiehSampleSizeTables1989] because comparable approaches for machine learning models have not yet been validated. As a result, this estimate may not be as precise for our modeling context. Moreover, </w:t>
        </w:r>
        <w:r w:rsidR="00CD367E">
          <w:rPr>
            <w:rFonts w:ascii="Times New Roman" w:hAnsi="Times New Roman" w:cs="Times New Roman"/>
          </w:rPr>
          <w:t>s</w:t>
        </w:r>
        <w:r w:rsidRPr="00F432CF">
          <w:rPr>
            <w:rFonts w:ascii="Times New Roman" w:hAnsi="Times New Roman" w:cs="Times New Roman"/>
          </w:rPr>
          <w:t>uccessful</w:t>
        </w:r>
      </w:ins>
      <w:r w:rsidRPr="00F432CF">
        <w:rPr>
          <w:rFonts w:ascii="Times New Roman" w:hAnsi="Times New Roman" w:cs="Times New Roman"/>
        </w:rPr>
        <w:t xml:space="preserve"> machine learning models must generalize well </w:t>
      </w:r>
      <w:proofErr w:type="gramStart"/>
      <w:r w:rsidRPr="00F432CF">
        <w:rPr>
          <w:rFonts w:ascii="Times New Roman" w:hAnsi="Times New Roman" w:cs="Times New Roman"/>
        </w:rPr>
        <w:t>to</w:t>
      </w:r>
      <w:proofErr w:type="gramEnd"/>
      <w:r w:rsidRPr="00F432CF">
        <w:rPr>
          <w:rFonts w:ascii="Times New Roman" w:hAnsi="Times New Roman" w:cs="Times New Roman"/>
        </w:rPr>
        <w:t xml:space="preserve"> new data (i.e. new observations among new individuals). Our </w:t>
      </w:r>
      <w:proofErr w:type="gramStart"/>
      <w:r w:rsidRPr="00F432CF">
        <w:rPr>
          <w:rFonts w:ascii="Times New Roman" w:hAnsi="Times New Roman" w:cs="Times New Roman"/>
        </w:rPr>
        <w:t>analyses only speak</w:t>
      </w:r>
      <w:proofErr w:type="gramEnd"/>
      <w:r w:rsidRPr="00F432CF">
        <w:rPr>
          <w:rFonts w:ascii="Times New Roman" w:hAnsi="Times New Roman" w:cs="Times New Roman"/>
        </w:rPr>
        <w:t xml:space="preserve"> to how well our models generalize to a small number of new individuals and these individuals are mostly homogeneous with respect to key demographic characteristics. To be clear, we made the most efficient use of our sample (i.e., using nested cross-validation to maximize the amount of held-out/test sets available for model evaluation); however, concerns about the generalizability to new individuals and other populations (e.g., individuals </w:t>
      </w:r>
      <w:r w:rsidRPr="00F432CF">
        <w:rPr>
          <w:rFonts w:ascii="Times New Roman" w:hAnsi="Times New Roman" w:cs="Times New Roman"/>
        </w:rPr>
        <w:lastRenderedPageBreak/>
        <w:t>living in rural locations, members of other diverse groups not adequ</w:t>
      </w:r>
      <w:r w:rsidRPr="00F432CF">
        <w:rPr>
          <w:rFonts w:ascii="Times New Roman" w:hAnsi="Times New Roman" w:cs="Times New Roman"/>
        </w:rPr>
        <w:t>ately represented in our sample) remain.</w:t>
      </w:r>
    </w:p>
    <w:p w14:paraId="698D1F05" w14:textId="77777777" w:rsidR="00330A02"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Our models predicted goal-inconsistent alcohol use. In our sample, in which all participants had a goal of abstinence, goal-inconsistent use was </w:t>
      </w:r>
      <w:proofErr w:type="gramStart"/>
      <w:r w:rsidRPr="00F432CF">
        <w:rPr>
          <w:rFonts w:ascii="Times New Roman" w:hAnsi="Times New Roman" w:cs="Times New Roman"/>
        </w:rPr>
        <w:t>a homogeneous</w:t>
      </w:r>
      <w:proofErr w:type="gramEnd"/>
      <w:r w:rsidRPr="00F432CF">
        <w:rPr>
          <w:rFonts w:ascii="Times New Roman" w:hAnsi="Times New Roman" w:cs="Times New Roman"/>
        </w:rPr>
        <w:t xml:space="preserve">, observable behavior (i.e., any alcohol use). However, not all individuals in recovery choose complete abstinence. It remains an open question whether our predictors of goal-inconsistent use would </w:t>
      </w:r>
      <w:proofErr w:type="gramStart"/>
      <w:r w:rsidRPr="00F432CF">
        <w:rPr>
          <w:rFonts w:ascii="Times New Roman" w:hAnsi="Times New Roman" w:cs="Times New Roman"/>
        </w:rPr>
        <w:t>generalize to</w:t>
      </w:r>
      <w:proofErr w:type="gramEnd"/>
      <w:r w:rsidRPr="00F432CF">
        <w:rPr>
          <w:rFonts w:ascii="Times New Roman" w:hAnsi="Times New Roman" w:cs="Times New Roman"/>
        </w:rPr>
        <w:t xml:space="preserve"> alternative recovery goals (e.g., moderation). Future studies could allow individuals to self-define goal-inconsistent use (e.g., drinking on a weekday or drinking more than planned) and train models in samples with diverse recovery goals.</w:t>
      </w:r>
    </w:p>
    <w:p w14:paraId="64E0142B" w14:textId="6F3240C4" w:rsidR="00A27DBF" w:rsidRPr="00F432CF" w:rsidRDefault="00A27DBF" w:rsidP="003B6140">
      <w:pPr>
        <w:pStyle w:val="BodyText"/>
        <w:spacing w:after="0" w:line="480" w:lineRule="auto"/>
        <w:ind w:firstLine="720"/>
        <w:rPr>
          <w:ins w:id="59" w:author="Kendra Wyant" w:date="2026-07-14T23:42:00Z" w16du:dateUtc="2026-07-15T04:42:00Z"/>
          <w:rFonts w:ascii="Times New Roman" w:hAnsi="Times New Roman" w:cs="Times New Roman"/>
        </w:rPr>
      </w:pPr>
      <w:ins w:id="60" w:author="Kendra Wyant" w:date="2026-07-14T23:42:00Z" w16du:dateUtc="2026-07-15T04:42:00Z">
        <w:r w:rsidRPr="00A27DBF">
          <w:rPr>
            <w:rFonts w:ascii="Times New Roman" w:hAnsi="Times New Roman" w:cs="Times New Roman"/>
          </w:rPr>
          <w:t xml:space="preserve">Similarly, many individuals in recovery from AUD also use other substances, and some may meet criteria for an additional substance use disorder. At the same time, some individuals may intentionally continue using certain substances in ways that are consistent with their personal recovery goals. Because we did not measure the use of substances other than alcohol on our EMA, we were unable to include these behaviors as predictors of alcohol lapse in our models. Future research should consider how other </w:t>
        </w:r>
        <w:proofErr w:type="gramStart"/>
        <w:r w:rsidRPr="00A27DBF">
          <w:rPr>
            <w:rFonts w:ascii="Times New Roman" w:hAnsi="Times New Roman" w:cs="Times New Roman"/>
          </w:rPr>
          <w:t>substance</w:t>
        </w:r>
        <w:proofErr w:type="gramEnd"/>
        <w:r w:rsidRPr="00A27DBF">
          <w:rPr>
            <w:rFonts w:ascii="Times New Roman" w:hAnsi="Times New Roman" w:cs="Times New Roman"/>
          </w:rPr>
          <w:t xml:space="preserve"> use behaviors (and the extent to which they align with individuals' recovery goals) impact alcohol lapse risk.  </w:t>
        </w:r>
      </w:ins>
    </w:p>
    <w:p w14:paraId="65EBFF1F"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 xml:space="preserve">Additionally, our use of features from 4x daily EMA as model inputs may raise concerns about measurement burden. We confirmed that participants can comply with such EMA schedules over this </w:t>
      </w:r>
      <w:proofErr w:type="gramStart"/>
      <w:r w:rsidRPr="00F432CF">
        <w:rPr>
          <w:rFonts w:ascii="Times New Roman" w:hAnsi="Times New Roman" w:cs="Times New Roman"/>
        </w:rPr>
        <w:t>time period</w:t>
      </w:r>
      <w:proofErr w:type="gramEnd"/>
      <w:r w:rsidRPr="00F432CF">
        <w:rPr>
          <w:rFonts w:ascii="Times New Roman" w:hAnsi="Times New Roman" w:cs="Times New Roman"/>
        </w:rPr>
        <w:t xml:space="preserve"> and that they find it acceptable given its potential benefits to them [</w:t>
      </w:r>
      <w:proofErr w:type="gramStart"/>
      <w:r w:rsidRPr="00F432CF">
        <w:rPr>
          <w:rFonts w:ascii="Times New Roman" w:hAnsi="Times New Roman" w:cs="Times New Roman"/>
        </w:rPr>
        <w:t>19,see</w:t>
      </w:r>
      <w:proofErr w:type="gramEnd"/>
      <w:r w:rsidRPr="00F432CF">
        <w:rPr>
          <w:rFonts w:ascii="Times New Roman" w:hAnsi="Times New Roman" w:cs="Times New Roman"/>
        </w:rPr>
        <w:t xml:space="preserve"> also 68]. However, frequent daily surveys may become too burdensome within an RMSS intended for use over many, many months to years for long-term continuing care. We have begun to address this concern by training no lag models with fewer EMAs (1x daily) and have found comparable performance [48]. Additionally, reinforcement learning could potentially be used for adaptive EMA sampling. For example, each day the algorithm could </w:t>
      </w:r>
      <w:proofErr w:type="gramStart"/>
      <w:r w:rsidRPr="00F432CF">
        <w:rPr>
          <w:rFonts w:ascii="Times New Roman" w:hAnsi="Times New Roman" w:cs="Times New Roman"/>
        </w:rPr>
        <w:t>make a decision</w:t>
      </w:r>
      <w:proofErr w:type="gramEnd"/>
      <w:r w:rsidRPr="00F432CF">
        <w:rPr>
          <w:rFonts w:ascii="Times New Roman" w:hAnsi="Times New Roman" w:cs="Times New Roman"/>
        </w:rPr>
        <w:t xml:space="preserve"> to send out an EMA or not based on inferred latent states of the individual based on previous EMA responses and predicted probability of </w:t>
      </w:r>
      <w:proofErr w:type="gramStart"/>
      <w:r w:rsidRPr="00F432CF">
        <w:rPr>
          <w:rFonts w:ascii="Times New Roman" w:hAnsi="Times New Roman" w:cs="Times New Roman"/>
        </w:rPr>
        <w:t>lapse</w:t>
      </w:r>
      <w:proofErr w:type="gramEnd"/>
      <w:r w:rsidRPr="00F432CF">
        <w:rPr>
          <w:rFonts w:ascii="Times New Roman" w:hAnsi="Times New Roman" w:cs="Times New Roman"/>
        </w:rPr>
        <w:t>.</w:t>
      </w:r>
    </w:p>
    <w:p w14:paraId="29A72F37"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lastRenderedPageBreak/>
        <w:t xml:space="preserve">We have also begun to explore how we can supplement our models with data from lower burden sensing methods. Geolocation, which can be passively sensed, could compliment EMA well [69]. First, it could provide insight into information not easily captured by self-report without lengthy surveys. For example, the amount of time spent in risky locations, or changes in routine (e.g., loss of job; move to new city) that could indicate life stressors can be detected in movement patterns. Second, the near-continuous </w:t>
      </w:r>
      <w:r w:rsidRPr="00F432CF">
        <w:rPr>
          <w:rFonts w:ascii="Times New Roman" w:hAnsi="Times New Roman" w:cs="Times New Roman"/>
        </w:rPr>
        <w:t xml:space="preserve">sampling of geolocation could offer risk-relevant information that would otherwise be missed in between the discrete sampling periods of EMA. Furthermore, potentially powerful features can be engineered by combining geolocation </w:t>
      </w:r>
      <w:r w:rsidRPr="00F432CF">
        <w:rPr>
          <w:rFonts w:ascii="Times New Roman" w:hAnsi="Times New Roman" w:cs="Times New Roman"/>
        </w:rPr>
        <w:t>data with contextual information available in public sources (e.g., census data, alcohol outlet density) [70,71] or collected from the user directly (e.g., self-evaluated riskiness of a given location) [20].</w:t>
      </w:r>
    </w:p>
    <w:p w14:paraId="0DCB1A7D" w14:textId="77777777" w:rsidR="00330A02" w:rsidRPr="00F432CF" w:rsidRDefault="00407060" w:rsidP="003B6140">
      <w:pPr>
        <w:pStyle w:val="BodyText"/>
        <w:spacing w:after="0" w:line="480" w:lineRule="auto"/>
        <w:ind w:firstLine="720"/>
        <w:rPr>
          <w:rFonts w:ascii="Times New Roman" w:hAnsi="Times New Roman" w:cs="Times New Roman"/>
        </w:rPr>
      </w:pPr>
      <w:r w:rsidRPr="00F432CF">
        <w:rPr>
          <w:rFonts w:ascii="Times New Roman" w:hAnsi="Times New Roman" w:cs="Times New Roman"/>
        </w:rPr>
        <w:t>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w:t>
      </w:r>
      <w:r w:rsidRPr="00F432CF">
        <w:rPr>
          <w:rFonts w:ascii="Times New Roman" w:hAnsi="Times New Roman" w:cs="Times New Roman"/>
        </w:rPr>
        <w:t>ls and found preliminary evidence to suggest that they may outperform traditional population-level machine learning models [48]. However, in another recent study, population-level models well outperformed person-specific models for predicting various outcomes, including alcohol use and binge drinking [72]. Thus, the benefit of individualized models above and beyond population models remains an empirical question and is something we plan to continue to pursue in future work.</w:t>
      </w:r>
    </w:p>
    <w:p w14:paraId="43C3E827" w14:textId="77777777" w:rsidR="00330A02" w:rsidRPr="003B6140" w:rsidRDefault="00407060" w:rsidP="003B6140">
      <w:pPr>
        <w:pStyle w:val="Heading2"/>
        <w:spacing w:after="0" w:line="480" w:lineRule="auto"/>
        <w:rPr>
          <w:rFonts w:ascii="Times New Roman" w:hAnsi="Times New Roman" w:cs="Times New Roman"/>
          <w:b/>
          <w:bCs/>
          <w:color w:val="auto"/>
        </w:rPr>
      </w:pPr>
      <w:bookmarkStart w:id="61" w:name="conclusions"/>
      <w:bookmarkEnd w:id="56"/>
      <w:r w:rsidRPr="003B6140">
        <w:rPr>
          <w:rFonts w:ascii="Times New Roman" w:hAnsi="Times New Roman" w:cs="Times New Roman"/>
          <w:b/>
          <w:bCs/>
          <w:color w:val="auto"/>
        </w:rPr>
        <w:t>Conclusions</w:t>
      </w:r>
    </w:p>
    <w:p w14:paraId="4DAE0997" w14:textId="77777777" w:rsidR="00330A02" w:rsidRPr="00F432CF" w:rsidRDefault="0040706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 xml:space="preserve">This study suggests it is possible to accurately predict alcohol lapses both immediately and up to two weeks into the future using lagged machine learning prediction models. The no lag model could </w:t>
      </w:r>
      <w:r w:rsidRPr="00F432CF">
        <w:rPr>
          <w:rFonts w:ascii="Times New Roman" w:hAnsi="Times New Roman" w:cs="Times New Roman"/>
        </w:rPr>
        <w:lastRenderedPageBreak/>
        <w:t xml:space="preserve">guide users to engage with a smart RMSS that provides daily recovery activities that are personalized to their lapse risk and the factors contributing to that risk. The 2-week lagged model could enable patients to seek out and implement recovery support that is not immediately available to them within the RMSS. Several important steps remain prior to implementing the no lag and 2-week lagged models within a smart RMSS. Feedback and support </w:t>
      </w:r>
      <w:r w:rsidRPr="00F432CF">
        <w:rPr>
          <w:rFonts w:ascii="Times New Roman" w:hAnsi="Times New Roman" w:cs="Times New Roman"/>
        </w:rPr>
        <w:t>messages from these models should be optimized to sustain system engagement, trust, and clinical outcomes. Passive sensing of model inputs may allow assessment of a broader range of risk factors with less burden for system users. Perhaps most important, model fairness must be improved by decreasing disparities in performance for less privileged groups. We remain optimistic about the potential to implement these models within a smart RMSS because these barriers, while challenging, are surmountable.</w:t>
      </w:r>
    </w:p>
    <w:p w14:paraId="28B2D580" w14:textId="77777777" w:rsidR="00330A02" w:rsidRPr="003B6140" w:rsidRDefault="00407060" w:rsidP="003B6140">
      <w:pPr>
        <w:pStyle w:val="Heading2"/>
        <w:spacing w:after="0" w:line="480" w:lineRule="auto"/>
        <w:rPr>
          <w:rFonts w:ascii="Times New Roman" w:hAnsi="Times New Roman" w:cs="Times New Roman"/>
          <w:b/>
          <w:bCs/>
          <w:color w:val="auto"/>
          <w:sz w:val="36"/>
          <w:szCs w:val="36"/>
        </w:rPr>
      </w:pPr>
      <w:bookmarkStart w:id="62" w:name="acknowledgments"/>
      <w:bookmarkEnd w:id="61"/>
      <w:r w:rsidRPr="003B6140">
        <w:rPr>
          <w:rFonts w:ascii="Times New Roman" w:hAnsi="Times New Roman" w:cs="Times New Roman"/>
          <w:b/>
          <w:bCs/>
          <w:color w:val="auto"/>
          <w:sz w:val="36"/>
          <w:szCs w:val="36"/>
        </w:rPr>
        <w:t>Acknowledgments</w:t>
      </w:r>
    </w:p>
    <w:p w14:paraId="6FB55BB3" w14:textId="3CB5A667" w:rsidR="00330A02" w:rsidRDefault="00407060" w:rsidP="003B6140">
      <w:pPr>
        <w:pStyle w:val="FirstParagraph"/>
        <w:spacing w:after="0" w:line="480" w:lineRule="auto"/>
        <w:ind w:firstLine="720"/>
        <w:rPr>
          <w:rFonts w:ascii="Times New Roman" w:hAnsi="Times New Roman" w:cs="Times New Roman"/>
        </w:rPr>
      </w:pPr>
      <w:r w:rsidRPr="00F432CF">
        <w:rPr>
          <w:rFonts w:ascii="Times New Roman" w:hAnsi="Times New Roman" w:cs="Times New Roman"/>
        </w:rPr>
        <w:t>The authors wish to thank Susan E. Wanta for her role as the project administrator.</w:t>
      </w:r>
    </w:p>
    <w:p w14:paraId="1B8BD7D1" w14:textId="77777777" w:rsidR="00330A02" w:rsidRPr="003B6140" w:rsidRDefault="00407060">
      <w:pPr>
        <w:pStyle w:val="Heading1"/>
        <w:rPr>
          <w:rFonts w:ascii="Times New Roman" w:hAnsi="Times New Roman" w:cs="Times New Roman"/>
          <w:b/>
          <w:bCs/>
          <w:color w:val="auto"/>
          <w:sz w:val="36"/>
          <w:szCs w:val="36"/>
        </w:rPr>
      </w:pPr>
      <w:bookmarkStart w:id="63" w:name="references"/>
      <w:bookmarkEnd w:id="51"/>
      <w:bookmarkEnd w:id="62"/>
      <w:r w:rsidRPr="003B6140">
        <w:rPr>
          <w:rFonts w:ascii="Times New Roman" w:hAnsi="Times New Roman" w:cs="Times New Roman"/>
          <w:b/>
          <w:bCs/>
          <w:color w:val="auto"/>
          <w:sz w:val="36"/>
          <w:szCs w:val="36"/>
        </w:rPr>
        <w:t>References</w:t>
      </w:r>
    </w:p>
    <w:p w14:paraId="5EE33515" w14:textId="77777777" w:rsidR="00330A02" w:rsidRPr="00F432CF" w:rsidRDefault="00407060">
      <w:pPr>
        <w:pStyle w:val="Bibliography"/>
        <w:rPr>
          <w:rFonts w:ascii="Times New Roman" w:hAnsi="Times New Roman" w:cs="Times New Roman"/>
        </w:rPr>
      </w:pPr>
      <w:bookmarkStart w:id="64" w:name="ref-mclellanDrugDependenceChronic2000"/>
      <w:bookmarkStart w:id="65" w:name="refs"/>
      <w:r w:rsidRPr="00F432CF">
        <w:rPr>
          <w:rFonts w:ascii="Times New Roman" w:hAnsi="Times New Roman" w:cs="Times New Roman"/>
        </w:rPr>
        <w:t>1</w:t>
      </w:r>
      <w:proofErr w:type="gramStart"/>
      <w:r w:rsidRPr="00F432CF">
        <w:rPr>
          <w:rFonts w:ascii="Times New Roman" w:hAnsi="Times New Roman" w:cs="Times New Roman"/>
        </w:rPr>
        <w:t xml:space="preserve">. </w:t>
      </w:r>
      <w:r w:rsidRPr="00F432CF">
        <w:rPr>
          <w:rFonts w:ascii="Times New Roman" w:hAnsi="Times New Roman" w:cs="Times New Roman"/>
        </w:rPr>
        <w:tab/>
        <w:t>McLellan</w:t>
      </w:r>
      <w:proofErr w:type="gramEnd"/>
      <w:r w:rsidRPr="00F432CF">
        <w:rPr>
          <w:rFonts w:ascii="Times New Roman" w:hAnsi="Times New Roman" w:cs="Times New Roman"/>
        </w:rPr>
        <w:t xml:space="preserve"> AT, Lewis DC, O’Brien CP, Kleber HD. Drug dependence, a chronic medical illness: Implications for treatment, insurance, and outcomes evaluation. JAMA. 2000;284: 1689–1695. doi:</w:t>
      </w:r>
      <w:hyperlink r:id="rId14">
        <w:r w:rsidR="00330A02" w:rsidRPr="00F432CF">
          <w:rPr>
            <w:rStyle w:val="Hyperlink"/>
            <w:rFonts w:ascii="Times New Roman" w:hAnsi="Times New Roman" w:cs="Times New Roman"/>
          </w:rPr>
          <w:t>10.1001/jama.284.13.1689</w:t>
        </w:r>
      </w:hyperlink>
    </w:p>
    <w:p w14:paraId="4D783D65" w14:textId="77777777" w:rsidR="00330A02" w:rsidRPr="00F432CF" w:rsidRDefault="00407060">
      <w:pPr>
        <w:pStyle w:val="Bibliography"/>
        <w:rPr>
          <w:rFonts w:ascii="Times New Roman" w:hAnsi="Times New Roman" w:cs="Times New Roman"/>
        </w:rPr>
      </w:pPr>
      <w:bookmarkStart w:id="66" w:name="ref-dennisManagingAddictionChronic2007"/>
      <w:bookmarkEnd w:id="64"/>
      <w:r w:rsidRPr="00F432CF">
        <w:rPr>
          <w:rFonts w:ascii="Times New Roman" w:hAnsi="Times New Roman" w:cs="Times New Roman"/>
        </w:rPr>
        <w:t>2</w:t>
      </w:r>
      <w:proofErr w:type="gramStart"/>
      <w:r w:rsidRPr="00F432CF">
        <w:rPr>
          <w:rFonts w:ascii="Times New Roman" w:hAnsi="Times New Roman" w:cs="Times New Roman"/>
        </w:rPr>
        <w:t xml:space="preserve">. </w:t>
      </w:r>
      <w:r w:rsidRPr="00F432CF">
        <w:rPr>
          <w:rFonts w:ascii="Times New Roman" w:hAnsi="Times New Roman" w:cs="Times New Roman"/>
        </w:rPr>
        <w:tab/>
        <w:t>Dennis</w:t>
      </w:r>
      <w:proofErr w:type="gramEnd"/>
      <w:r w:rsidRPr="00F432CF">
        <w:rPr>
          <w:rFonts w:ascii="Times New Roman" w:hAnsi="Times New Roman" w:cs="Times New Roman"/>
        </w:rPr>
        <w:t xml:space="preserve"> M, Scott CK. </w:t>
      </w:r>
      <w:hyperlink r:id="rId15">
        <w:r w:rsidR="00330A02" w:rsidRPr="00F432CF">
          <w:rPr>
            <w:rStyle w:val="Hyperlink"/>
            <w:rFonts w:ascii="Times New Roman" w:hAnsi="Times New Roman" w:cs="Times New Roman"/>
          </w:rPr>
          <w:t>Managing Addiction as a Chronic Condition</w:t>
        </w:r>
      </w:hyperlink>
      <w:r w:rsidRPr="00F432CF">
        <w:rPr>
          <w:rFonts w:ascii="Times New Roman" w:hAnsi="Times New Roman" w:cs="Times New Roman"/>
        </w:rPr>
        <w:t xml:space="preserve">. Addiction Science &amp; Clinical Practice. 2007;4: 45–55. </w:t>
      </w:r>
    </w:p>
    <w:p w14:paraId="18D83292" w14:textId="77777777" w:rsidR="00330A02" w:rsidRPr="00F432CF" w:rsidRDefault="00407060">
      <w:pPr>
        <w:pStyle w:val="Bibliography"/>
        <w:rPr>
          <w:rFonts w:ascii="Times New Roman" w:hAnsi="Times New Roman" w:cs="Times New Roman"/>
        </w:rPr>
      </w:pPr>
      <w:bookmarkStart w:id="67" w:name="X28b8f85e424928e66706a578d6053e0308d1105"/>
      <w:bookmarkEnd w:id="66"/>
      <w:r w:rsidRPr="00F432CF">
        <w:rPr>
          <w:rFonts w:ascii="Times New Roman" w:hAnsi="Times New Roman" w:cs="Times New Roman"/>
        </w:rPr>
        <w:t>3</w:t>
      </w:r>
      <w:proofErr w:type="gramStart"/>
      <w:r w:rsidRPr="00F432CF">
        <w:rPr>
          <w:rFonts w:ascii="Times New Roman" w:hAnsi="Times New Roman" w:cs="Times New Roman"/>
        </w:rPr>
        <w:t xml:space="preserve">. </w:t>
      </w:r>
      <w:r w:rsidRPr="00F432CF">
        <w:rPr>
          <w:rFonts w:ascii="Times New Roman" w:hAnsi="Times New Roman" w:cs="Times New Roman"/>
        </w:rPr>
        <w:tab/>
        <w:t>Substance</w:t>
      </w:r>
      <w:proofErr w:type="gramEnd"/>
      <w:r w:rsidRPr="00F432CF">
        <w:rPr>
          <w:rFonts w:ascii="Times New Roman" w:hAnsi="Times New Roman" w:cs="Times New Roman"/>
        </w:rPr>
        <w:t xml:space="preserve"> Abuse and Mental Health Services Administration. 2024 NSDUH Detailed </w:t>
      </w:r>
      <w:proofErr w:type="gramStart"/>
      <w:r w:rsidRPr="00F432CF">
        <w:rPr>
          <w:rFonts w:ascii="Times New Roman" w:hAnsi="Times New Roman" w:cs="Times New Roman"/>
        </w:rPr>
        <w:t>Tables  CBHSQ</w:t>
      </w:r>
      <w:proofErr w:type="gramEnd"/>
      <w:r w:rsidRPr="00F432CF">
        <w:rPr>
          <w:rFonts w:ascii="Times New Roman" w:hAnsi="Times New Roman" w:cs="Times New Roman"/>
        </w:rPr>
        <w:t xml:space="preserve"> Data. https://www.samhsa.gov/data/report/2024-nsduh-detailed-tables; </w:t>
      </w:r>
    </w:p>
    <w:p w14:paraId="3918CD93" w14:textId="77777777" w:rsidR="00330A02" w:rsidRPr="00F432CF" w:rsidRDefault="00407060">
      <w:pPr>
        <w:pStyle w:val="Bibliography"/>
        <w:rPr>
          <w:rFonts w:ascii="Times New Roman" w:hAnsi="Times New Roman" w:cs="Times New Roman"/>
        </w:rPr>
      </w:pPr>
      <w:bookmarkStart w:id="68" w:name="ref-hedegaardDrugOverdoseDeaths2021"/>
      <w:bookmarkEnd w:id="67"/>
      <w:r w:rsidRPr="00F432CF">
        <w:rPr>
          <w:rFonts w:ascii="Times New Roman" w:hAnsi="Times New Roman" w:cs="Times New Roman"/>
        </w:rPr>
        <w:t xml:space="preserve">4. </w:t>
      </w:r>
      <w:r w:rsidRPr="00F432CF">
        <w:rPr>
          <w:rFonts w:ascii="Times New Roman" w:hAnsi="Times New Roman" w:cs="Times New Roman"/>
        </w:rPr>
        <w:tab/>
        <w:t xml:space="preserve">Hedegaard H, </w:t>
      </w:r>
      <w:proofErr w:type="spellStart"/>
      <w:r w:rsidRPr="00F432CF">
        <w:rPr>
          <w:rFonts w:ascii="Times New Roman" w:hAnsi="Times New Roman" w:cs="Times New Roman"/>
        </w:rPr>
        <w:t>Miniño</w:t>
      </w:r>
      <w:proofErr w:type="spellEnd"/>
      <w:r w:rsidRPr="00F432CF">
        <w:rPr>
          <w:rFonts w:ascii="Times New Roman" w:hAnsi="Times New Roman" w:cs="Times New Roman"/>
        </w:rPr>
        <w:t xml:space="preserve"> AM, Spencer MR, Warner M. Drug overdose deaths in the United States, 1999–2020. 2021. </w:t>
      </w:r>
    </w:p>
    <w:p w14:paraId="079365A2" w14:textId="77777777" w:rsidR="00330A02" w:rsidRPr="00F432CF" w:rsidRDefault="00407060">
      <w:pPr>
        <w:pStyle w:val="Bibliography"/>
        <w:rPr>
          <w:rFonts w:ascii="Times New Roman" w:hAnsi="Times New Roman" w:cs="Times New Roman"/>
        </w:rPr>
      </w:pPr>
      <w:bookmarkStart w:id="69" w:name="X21d9bc577093464d5d051ef6477b67710b39313"/>
      <w:bookmarkEnd w:id="68"/>
      <w:r w:rsidRPr="00F432CF">
        <w:rPr>
          <w:rFonts w:ascii="Times New Roman" w:hAnsi="Times New Roman" w:cs="Times New Roman"/>
        </w:rPr>
        <w:t>5</w:t>
      </w:r>
      <w:proofErr w:type="gramStart"/>
      <w:r w:rsidRPr="00F432CF">
        <w:rPr>
          <w:rFonts w:ascii="Times New Roman" w:hAnsi="Times New Roman" w:cs="Times New Roman"/>
        </w:rPr>
        <w:t xml:space="preserve">. </w:t>
      </w:r>
      <w:r w:rsidRPr="00F432CF">
        <w:rPr>
          <w:rFonts w:ascii="Times New Roman" w:hAnsi="Times New Roman" w:cs="Times New Roman"/>
        </w:rPr>
        <w:tab/>
        <w:t>Centers</w:t>
      </w:r>
      <w:proofErr w:type="gramEnd"/>
      <w:r w:rsidRPr="00F432CF">
        <w:rPr>
          <w:rFonts w:ascii="Times New Roman" w:hAnsi="Times New Roman" w:cs="Times New Roman"/>
        </w:rPr>
        <w:t xml:space="preserve"> for Disease Control and Prevention (CDC). Annual Average for United States 2011–2015 Alcohol-Attributable Deaths Due to Excessive Alcohol Use, All Ages. 2022 Alcohol Related Disease Impact (ARDI) Application Website. https://nccd.cdc.gov/DPH_ARDI/Default/Default.aspx; </w:t>
      </w:r>
    </w:p>
    <w:p w14:paraId="3CAEBA8A" w14:textId="77777777" w:rsidR="00330A02" w:rsidRPr="00F432CF" w:rsidRDefault="00407060">
      <w:pPr>
        <w:pStyle w:val="Bibliography"/>
        <w:rPr>
          <w:rFonts w:ascii="Times New Roman" w:hAnsi="Times New Roman" w:cs="Times New Roman"/>
        </w:rPr>
      </w:pPr>
      <w:bookmarkStart w:id="70" w:name="ref-wagnerImprovingChronicIllness2001"/>
      <w:bookmarkEnd w:id="69"/>
      <w:r w:rsidRPr="00F432CF">
        <w:rPr>
          <w:rFonts w:ascii="Times New Roman" w:hAnsi="Times New Roman" w:cs="Times New Roman"/>
        </w:rPr>
        <w:t>6</w:t>
      </w:r>
      <w:proofErr w:type="gramStart"/>
      <w:r w:rsidRPr="00F432CF">
        <w:rPr>
          <w:rFonts w:ascii="Times New Roman" w:hAnsi="Times New Roman" w:cs="Times New Roman"/>
        </w:rPr>
        <w:t xml:space="preserve">. </w:t>
      </w:r>
      <w:r w:rsidRPr="00F432CF">
        <w:rPr>
          <w:rFonts w:ascii="Times New Roman" w:hAnsi="Times New Roman" w:cs="Times New Roman"/>
        </w:rPr>
        <w:tab/>
        <w:t>Wagner</w:t>
      </w:r>
      <w:proofErr w:type="gramEnd"/>
      <w:r w:rsidRPr="00F432CF">
        <w:rPr>
          <w:rFonts w:ascii="Times New Roman" w:hAnsi="Times New Roman" w:cs="Times New Roman"/>
        </w:rPr>
        <w:t xml:space="preserve"> EH, Austin BT, Davis C, Hindmarsh M, Schaefer J, Bonomi A. Improving Chronic Illness Care: Translating Evidence </w:t>
      </w:r>
      <w:proofErr w:type="gramStart"/>
      <w:r w:rsidRPr="00F432CF">
        <w:rPr>
          <w:rFonts w:ascii="Times New Roman" w:hAnsi="Times New Roman" w:cs="Times New Roman"/>
        </w:rPr>
        <w:t>Into</w:t>
      </w:r>
      <w:proofErr w:type="gramEnd"/>
      <w:r w:rsidRPr="00F432CF">
        <w:rPr>
          <w:rFonts w:ascii="Times New Roman" w:hAnsi="Times New Roman" w:cs="Times New Roman"/>
        </w:rPr>
        <w:t xml:space="preserve"> Action. Health Affairs. 2001;20: 64–78. doi:</w:t>
      </w:r>
      <w:hyperlink r:id="rId16">
        <w:r w:rsidR="00330A02" w:rsidRPr="00F432CF">
          <w:rPr>
            <w:rStyle w:val="Hyperlink"/>
            <w:rFonts w:ascii="Times New Roman" w:hAnsi="Times New Roman" w:cs="Times New Roman"/>
          </w:rPr>
          <w:t>10.1377/hlthaff.20.6.64</w:t>
        </w:r>
      </w:hyperlink>
    </w:p>
    <w:p w14:paraId="16370CF0" w14:textId="77777777" w:rsidR="00330A02" w:rsidRPr="00F432CF" w:rsidRDefault="00407060">
      <w:pPr>
        <w:pStyle w:val="Bibliography"/>
        <w:rPr>
          <w:rFonts w:ascii="Times New Roman" w:hAnsi="Times New Roman" w:cs="Times New Roman"/>
        </w:rPr>
      </w:pPr>
      <w:bookmarkStart w:id="71" w:name="X01387e434119cf09c116d0feeabab9f278d40e3"/>
      <w:bookmarkEnd w:id="70"/>
      <w:r w:rsidRPr="00F432CF">
        <w:rPr>
          <w:rFonts w:ascii="Times New Roman" w:hAnsi="Times New Roman" w:cs="Times New Roman"/>
        </w:rPr>
        <w:lastRenderedPageBreak/>
        <w:t xml:space="preserve">7. </w:t>
      </w:r>
      <w:r w:rsidRPr="00F432CF">
        <w:rPr>
          <w:rFonts w:ascii="Times New Roman" w:hAnsi="Times New Roman" w:cs="Times New Roman"/>
        </w:rPr>
        <w:tab/>
      </w:r>
      <w:proofErr w:type="spellStart"/>
      <w:r w:rsidRPr="00F432CF">
        <w:rPr>
          <w:rFonts w:ascii="Times New Roman" w:hAnsi="Times New Roman" w:cs="Times New Roman"/>
        </w:rPr>
        <w:t>Stanojlović</w:t>
      </w:r>
      <w:proofErr w:type="spellEnd"/>
      <w:r w:rsidRPr="00F432CF">
        <w:rPr>
          <w:rFonts w:ascii="Times New Roman" w:hAnsi="Times New Roman" w:cs="Times New Roman"/>
        </w:rPr>
        <w:t xml:space="preserve"> M, Davidson L. Targeting the Barriers in the Substance Use Disorder Continuum of Care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Peer Recovery Support. Substance Abuse: Research and Treatment. 2021;15: 1178221820976988. doi:</w:t>
      </w:r>
      <w:hyperlink r:id="rId17">
        <w:r w:rsidR="00330A02" w:rsidRPr="00F432CF">
          <w:rPr>
            <w:rStyle w:val="Hyperlink"/>
            <w:rFonts w:ascii="Times New Roman" w:hAnsi="Times New Roman" w:cs="Times New Roman"/>
          </w:rPr>
          <w:t>10.1177/1178221820976988</w:t>
        </w:r>
      </w:hyperlink>
    </w:p>
    <w:p w14:paraId="58F80DA1" w14:textId="77777777" w:rsidR="00330A02" w:rsidRPr="00F432CF" w:rsidRDefault="00407060">
      <w:pPr>
        <w:pStyle w:val="Bibliography"/>
        <w:rPr>
          <w:rFonts w:ascii="Times New Roman" w:hAnsi="Times New Roman" w:cs="Times New Roman"/>
        </w:rPr>
      </w:pPr>
      <w:bookmarkStart w:id="72" w:name="ref-sociasAdoptingCascadeCare2016"/>
      <w:bookmarkEnd w:id="71"/>
      <w:r w:rsidRPr="00F432CF">
        <w:rPr>
          <w:rFonts w:ascii="Times New Roman" w:hAnsi="Times New Roman" w:cs="Times New Roman"/>
        </w:rPr>
        <w:t xml:space="preserve">8. </w:t>
      </w:r>
      <w:r w:rsidRPr="00F432CF">
        <w:rPr>
          <w:rFonts w:ascii="Times New Roman" w:hAnsi="Times New Roman" w:cs="Times New Roman"/>
        </w:rPr>
        <w:tab/>
      </w:r>
      <w:proofErr w:type="spellStart"/>
      <w:r w:rsidRPr="00F432CF">
        <w:rPr>
          <w:rFonts w:ascii="Times New Roman" w:hAnsi="Times New Roman" w:cs="Times New Roman"/>
        </w:rPr>
        <w:t>Socías</w:t>
      </w:r>
      <w:proofErr w:type="spellEnd"/>
      <w:r w:rsidRPr="00F432CF">
        <w:rPr>
          <w:rFonts w:ascii="Times New Roman" w:hAnsi="Times New Roman" w:cs="Times New Roman"/>
        </w:rPr>
        <w:t xml:space="preserve"> ME, Volkow N, Wood E. Adopting the “cascade of care” framework: An opportunity to close the implementation gap in addiction care? Addiction. 2016;111: 2079–2081. doi:</w:t>
      </w:r>
      <w:hyperlink r:id="rId18">
        <w:r w:rsidR="00330A02" w:rsidRPr="00F432CF">
          <w:rPr>
            <w:rStyle w:val="Hyperlink"/>
            <w:rFonts w:ascii="Times New Roman" w:hAnsi="Times New Roman" w:cs="Times New Roman"/>
          </w:rPr>
          <w:t>10.1111/add.13479</w:t>
        </w:r>
      </w:hyperlink>
    </w:p>
    <w:p w14:paraId="3F2FCD67" w14:textId="77777777" w:rsidR="00330A02" w:rsidRPr="00F432CF" w:rsidRDefault="00407060">
      <w:pPr>
        <w:pStyle w:val="Bibliography"/>
        <w:rPr>
          <w:rFonts w:ascii="Times New Roman" w:hAnsi="Times New Roman" w:cs="Times New Roman"/>
        </w:rPr>
      </w:pPr>
      <w:bookmarkStart w:id="73" w:name="X0900e084d2d8751b94683f82b04534ea811d54e"/>
      <w:bookmarkEnd w:id="72"/>
      <w:r w:rsidRPr="00F432CF">
        <w:rPr>
          <w:rFonts w:ascii="Times New Roman" w:hAnsi="Times New Roman" w:cs="Times New Roman"/>
        </w:rPr>
        <w:t>9</w:t>
      </w:r>
      <w:proofErr w:type="gramStart"/>
      <w:r w:rsidRPr="00F432CF">
        <w:rPr>
          <w:rFonts w:ascii="Times New Roman" w:hAnsi="Times New Roman" w:cs="Times New Roman"/>
        </w:rPr>
        <w:t xml:space="preserve">. </w:t>
      </w:r>
      <w:r w:rsidRPr="00F432CF">
        <w:rPr>
          <w:rFonts w:ascii="Times New Roman" w:hAnsi="Times New Roman" w:cs="Times New Roman"/>
        </w:rPr>
        <w:tab/>
        <w:t>Marlatt</w:t>
      </w:r>
      <w:proofErr w:type="gramEnd"/>
      <w:r w:rsidRPr="00F432CF">
        <w:rPr>
          <w:rFonts w:ascii="Times New Roman" w:hAnsi="Times New Roman" w:cs="Times New Roman"/>
        </w:rPr>
        <w:t xml:space="preserve"> GA, Gordon JR, editors. Relapse Prevention: Maintenance Strategies in the Treatment of Addictive Behaviors. First edition. New York: The Guilford Press; 1985. </w:t>
      </w:r>
    </w:p>
    <w:p w14:paraId="27E7C22F" w14:textId="77777777" w:rsidR="00330A02" w:rsidRPr="00F432CF" w:rsidRDefault="00407060">
      <w:pPr>
        <w:pStyle w:val="Bibliography"/>
        <w:rPr>
          <w:rFonts w:ascii="Times New Roman" w:hAnsi="Times New Roman" w:cs="Times New Roman"/>
        </w:rPr>
      </w:pPr>
      <w:bookmarkStart w:id="74" w:name="X4446e184b7dd55a61fd406499f32542fdcf24b5"/>
      <w:bookmarkEnd w:id="73"/>
      <w:r w:rsidRPr="00F432CF">
        <w:rPr>
          <w:rFonts w:ascii="Times New Roman" w:hAnsi="Times New Roman" w:cs="Times New Roman"/>
        </w:rPr>
        <w:t xml:space="preserve">10. </w:t>
      </w:r>
      <w:r w:rsidRPr="00F432CF">
        <w:rPr>
          <w:rFonts w:ascii="Times New Roman" w:hAnsi="Times New Roman" w:cs="Times New Roman"/>
        </w:rPr>
        <w:tab/>
      </w:r>
      <w:proofErr w:type="spellStart"/>
      <w:r w:rsidRPr="00F432CF">
        <w:rPr>
          <w:rFonts w:ascii="Times New Roman" w:hAnsi="Times New Roman" w:cs="Times New Roman"/>
        </w:rPr>
        <w:t>Witkiewitz</w:t>
      </w:r>
      <w:proofErr w:type="spellEnd"/>
      <w:r w:rsidRPr="00F432CF">
        <w:rPr>
          <w:rFonts w:ascii="Times New Roman" w:hAnsi="Times New Roman" w:cs="Times New Roman"/>
        </w:rPr>
        <w:t xml:space="preserve"> K, Marlatt GA. Relapse prevention for alcohol and drug problems: That was </w:t>
      </w:r>
      <w:proofErr w:type="spellStart"/>
      <w:r w:rsidRPr="00F432CF">
        <w:rPr>
          <w:rFonts w:ascii="Times New Roman" w:hAnsi="Times New Roman" w:cs="Times New Roman"/>
        </w:rPr>
        <w:t>zen</w:t>
      </w:r>
      <w:proofErr w:type="spellEnd"/>
      <w:r w:rsidRPr="00F432CF">
        <w:rPr>
          <w:rFonts w:ascii="Times New Roman" w:hAnsi="Times New Roman" w:cs="Times New Roman"/>
        </w:rPr>
        <w:t xml:space="preserve">, this is </w:t>
      </w:r>
      <w:proofErr w:type="spellStart"/>
      <w:r w:rsidRPr="00F432CF">
        <w:rPr>
          <w:rFonts w:ascii="Times New Roman" w:hAnsi="Times New Roman" w:cs="Times New Roman"/>
        </w:rPr>
        <w:t>tao</w:t>
      </w:r>
      <w:proofErr w:type="spellEnd"/>
      <w:r w:rsidRPr="00F432CF">
        <w:rPr>
          <w:rFonts w:ascii="Times New Roman" w:hAnsi="Times New Roman" w:cs="Times New Roman"/>
        </w:rPr>
        <w:t>. American Psychologist. 2004;59: 224–235. doi:</w:t>
      </w:r>
      <w:hyperlink r:id="rId19">
        <w:r w:rsidR="00330A02" w:rsidRPr="00F432CF">
          <w:rPr>
            <w:rStyle w:val="Hyperlink"/>
            <w:rFonts w:ascii="Times New Roman" w:hAnsi="Times New Roman" w:cs="Times New Roman"/>
          </w:rPr>
          <w:t>10.1037/0003-066X.59.4.224</w:t>
        </w:r>
      </w:hyperlink>
    </w:p>
    <w:p w14:paraId="01114FC8" w14:textId="77777777" w:rsidR="00330A02" w:rsidRPr="00F432CF" w:rsidRDefault="00407060">
      <w:pPr>
        <w:pStyle w:val="Bibliography"/>
        <w:rPr>
          <w:rFonts w:ascii="Times New Roman" w:hAnsi="Times New Roman" w:cs="Times New Roman"/>
        </w:rPr>
      </w:pPr>
      <w:bookmarkStart w:id="75" w:name="X254a0f87701f835b5365990b3eba45be7dca59c"/>
      <w:bookmarkEnd w:id="74"/>
      <w:r w:rsidRPr="00F432CF">
        <w:rPr>
          <w:rFonts w:ascii="Times New Roman" w:hAnsi="Times New Roman" w:cs="Times New Roman"/>
        </w:rPr>
        <w:t>11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Witkiewitz</w:t>
      </w:r>
      <w:proofErr w:type="spellEnd"/>
      <w:proofErr w:type="gramEnd"/>
      <w:r w:rsidRPr="00F432CF">
        <w:rPr>
          <w:rFonts w:ascii="Times New Roman" w:hAnsi="Times New Roman" w:cs="Times New Roman"/>
        </w:rPr>
        <w:t xml:space="preserve"> K, Marlatt GA. Modeling the complexity of post-treatment drinking: It’s a rocky road to relapse. Clinical Psychology Review. 2007;27: 724–738. doi:</w:t>
      </w:r>
      <w:hyperlink r:id="rId20">
        <w:r w:rsidR="00330A02" w:rsidRPr="00F432CF">
          <w:rPr>
            <w:rStyle w:val="Hyperlink"/>
            <w:rFonts w:ascii="Times New Roman" w:hAnsi="Times New Roman" w:cs="Times New Roman"/>
          </w:rPr>
          <w:t>10.1016/j.cpr.2007.01.002</w:t>
        </w:r>
      </w:hyperlink>
    </w:p>
    <w:p w14:paraId="102E62CF" w14:textId="77777777" w:rsidR="00330A02" w:rsidRPr="00F432CF" w:rsidRDefault="00407060">
      <w:pPr>
        <w:pStyle w:val="Bibliography"/>
        <w:rPr>
          <w:rFonts w:ascii="Times New Roman" w:hAnsi="Times New Roman" w:cs="Times New Roman"/>
        </w:rPr>
      </w:pPr>
      <w:bookmarkStart w:id="76" w:name="ref-brandonRelapseRelapsePrevention2007"/>
      <w:bookmarkEnd w:id="75"/>
      <w:r w:rsidRPr="00F432CF">
        <w:rPr>
          <w:rFonts w:ascii="Times New Roman" w:hAnsi="Times New Roman" w:cs="Times New Roman"/>
        </w:rPr>
        <w:t>12</w:t>
      </w:r>
      <w:proofErr w:type="gramStart"/>
      <w:r w:rsidRPr="00F432CF">
        <w:rPr>
          <w:rFonts w:ascii="Times New Roman" w:hAnsi="Times New Roman" w:cs="Times New Roman"/>
        </w:rPr>
        <w:t xml:space="preserve">. </w:t>
      </w:r>
      <w:r w:rsidRPr="00F432CF">
        <w:rPr>
          <w:rFonts w:ascii="Times New Roman" w:hAnsi="Times New Roman" w:cs="Times New Roman"/>
        </w:rPr>
        <w:tab/>
        <w:t>Brandon</w:t>
      </w:r>
      <w:proofErr w:type="gramEnd"/>
      <w:r w:rsidRPr="00F432CF">
        <w:rPr>
          <w:rFonts w:ascii="Times New Roman" w:hAnsi="Times New Roman" w:cs="Times New Roman"/>
        </w:rPr>
        <w:t xml:space="preserve"> TH, Vidrine JI, Litvin EB. Relapse and relapse prevention. Annual Review of Clinical Psychology. 2007;3: 257–284. doi:</w:t>
      </w:r>
      <w:hyperlink r:id="rId21">
        <w:r w:rsidR="00330A02" w:rsidRPr="00F432CF">
          <w:rPr>
            <w:rStyle w:val="Hyperlink"/>
            <w:rFonts w:ascii="Times New Roman" w:hAnsi="Times New Roman" w:cs="Times New Roman"/>
          </w:rPr>
          <w:t>10.1146/annurev.clinpsy.3.022806.091455</w:t>
        </w:r>
      </w:hyperlink>
    </w:p>
    <w:p w14:paraId="5E9146B0" w14:textId="77777777" w:rsidR="00330A02" w:rsidRPr="00F432CF" w:rsidRDefault="00407060">
      <w:pPr>
        <w:pStyle w:val="Bibliography"/>
        <w:rPr>
          <w:rFonts w:ascii="Times New Roman" w:hAnsi="Times New Roman" w:cs="Times New Roman"/>
        </w:rPr>
      </w:pPr>
      <w:bookmarkStart w:id="77" w:name="ref-bickmanAchievingPrecisionMental2016"/>
      <w:bookmarkEnd w:id="76"/>
      <w:r w:rsidRPr="00F432CF">
        <w:rPr>
          <w:rFonts w:ascii="Times New Roman" w:hAnsi="Times New Roman" w:cs="Times New Roman"/>
        </w:rPr>
        <w:t>13</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Bickman</w:t>
      </w:r>
      <w:proofErr w:type="spellEnd"/>
      <w:proofErr w:type="gramEnd"/>
      <w:r w:rsidRPr="00F432CF">
        <w:rPr>
          <w:rFonts w:ascii="Times New Roman" w:hAnsi="Times New Roman" w:cs="Times New Roman"/>
        </w:rPr>
        <w:t xml:space="preserve"> L, Lyon AR, Wolpert M. Achieving Precision Mental Health through Effective Assessment, Monitoring, and Feedback Processes. Administration and Policy in Mental Health and Mental Health Services Research. 2016;43: 271–276. doi:</w:t>
      </w:r>
      <w:hyperlink r:id="rId22">
        <w:r w:rsidR="00330A02" w:rsidRPr="00F432CF">
          <w:rPr>
            <w:rStyle w:val="Hyperlink"/>
            <w:rFonts w:ascii="Times New Roman" w:hAnsi="Times New Roman" w:cs="Times New Roman"/>
          </w:rPr>
          <w:t>10.1007/s10488-016-0718-5</w:t>
        </w:r>
      </w:hyperlink>
    </w:p>
    <w:p w14:paraId="0651A8B8" w14:textId="77777777" w:rsidR="00330A02" w:rsidRPr="00F432CF" w:rsidRDefault="00407060">
      <w:pPr>
        <w:pStyle w:val="Bibliography"/>
        <w:rPr>
          <w:rFonts w:ascii="Times New Roman" w:hAnsi="Times New Roman" w:cs="Times New Roman"/>
        </w:rPr>
      </w:pPr>
      <w:bookmarkStart w:id="78" w:name="ref-derubeisHistoryCurrentStatus2019"/>
      <w:bookmarkEnd w:id="77"/>
      <w:r w:rsidRPr="00F432CF">
        <w:rPr>
          <w:rFonts w:ascii="Times New Roman" w:hAnsi="Times New Roman" w:cs="Times New Roman"/>
        </w:rPr>
        <w:t>14</w:t>
      </w:r>
      <w:proofErr w:type="gramStart"/>
      <w:r w:rsidRPr="00F432CF">
        <w:rPr>
          <w:rFonts w:ascii="Times New Roman" w:hAnsi="Times New Roman" w:cs="Times New Roman"/>
        </w:rPr>
        <w:t xml:space="preserve">. </w:t>
      </w:r>
      <w:r w:rsidRPr="00F432CF">
        <w:rPr>
          <w:rFonts w:ascii="Times New Roman" w:hAnsi="Times New Roman" w:cs="Times New Roman"/>
        </w:rPr>
        <w:tab/>
        <w:t>DeRubeis</w:t>
      </w:r>
      <w:proofErr w:type="gramEnd"/>
      <w:r w:rsidRPr="00F432CF">
        <w:rPr>
          <w:rFonts w:ascii="Times New Roman" w:hAnsi="Times New Roman" w:cs="Times New Roman"/>
        </w:rPr>
        <w:t xml:space="preserve"> RJ. The history, </w:t>
      </w:r>
      <w:proofErr w:type="gramStart"/>
      <w:r w:rsidRPr="00F432CF">
        <w:rPr>
          <w:rFonts w:ascii="Times New Roman" w:hAnsi="Times New Roman" w:cs="Times New Roman"/>
        </w:rPr>
        <w:t>current status</w:t>
      </w:r>
      <w:proofErr w:type="gramEnd"/>
      <w:r w:rsidRPr="00F432CF">
        <w:rPr>
          <w:rFonts w:ascii="Times New Roman" w:hAnsi="Times New Roman" w:cs="Times New Roman"/>
        </w:rPr>
        <w:t xml:space="preserve">, and possible future of precision mental health. </w:t>
      </w:r>
      <w:proofErr w:type="spellStart"/>
      <w:r w:rsidRPr="00F432CF">
        <w:rPr>
          <w:rFonts w:ascii="Times New Roman" w:hAnsi="Times New Roman" w:cs="Times New Roman"/>
        </w:rPr>
        <w:t>Behaviour</w:t>
      </w:r>
      <w:proofErr w:type="spellEnd"/>
      <w:r w:rsidRPr="00F432CF">
        <w:rPr>
          <w:rFonts w:ascii="Times New Roman" w:hAnsi="Times New Roman" w:cs="Times New Roman"/>
        </w:rPr>
        <w:t xml:space="preserve"> Research and Therapy. 2019;123: 103506. doi:</w:t>
      </w:r>
      <w:hyperlink r:id="rId23">
        <w:r w:rsidR="00330A02" w:rsidRPr="00F432CF">
          <w:rPr>
            <w:rStyle w:val="Hyperlink"/>
            <w:rFonts w:ascii="Times New Roman" w:hAnsi="Times New Roman" w:cs="Times New Roman"/>
          </w:rPr>
          <w:t>10.1016/j.brat.2019.103506</w:t>
        </w:r>
      </w:hyperlink>
    </w:p>
    <w:p w14:paraId="05C23D51" w14:textId="77777777" w:rsidR="00330A02" w:rsidRPr="00F432CF" w:rsidRDefault="00407060">
      <w:pPr>
        <w:pStyle w:val="Bibliography"/>
        <w:rPr>
          <w:rFonts w:ascii="Times New Roman" w:hAnsi="Times New Roman" w:cs="Times New Roman"/>
        </w:rPr>
      </w:pPr>
      <w:bookmarkStart w:id="79" w:name="X79dffb24bc183d6bf6fe142dbf048fe8e5a5dd0"/>
      <w:bookmarkEnd w:id="78"/>
      <w:r w:rsidRPr="00F432CF">
        <w:rPr>
          <w:rFonts w:ascii="Times New Roman" w:hAnsi="Times New Roman" w:cs="Times New Roman"/>
        </w:rPr>
        <w:t>15</w:t>
      </w:r>
      <w:proofErr w:type="gramStart"/>
      <w:r w:rsidRPr="00F432CF">
        <w:rPr>
          <w:rFonts w:ascii="Times New Roman" w:hAnsi="Times New Roman" w:cs="Times New Roman"/>
        </w:rPr>
        <w:t xml:space="preserve">. </w:t>
      </w:r>
      <w:r w:rsidRPr="00F432CF">
        <w:rPr>
          <w:rFonts w:ascii="Times New Roman" w:hAnsi="Times New Roman" w:cs="Times New Roman"/>
        </w:rPr>
        <w:tab/>
        <w:t>Kranzler</w:t>
      </w:r>
      <w:proofErr w:type="gramEnd"/>
      <w:r w:rsidRPr="00F432CF">
        <w:rPr>
          <w:rFonts w:ascii="Times New Roman" w:hAnsi="Times New Roman" w:cs="Times New Roman"/>
        </w:rPr>
        <w:t xml:space="preserve"> HR, McKay JR. Personalized Treatment of Alcohol Dependence. Current Psychiatry Reports. 2012;14: 486–493. doi:</w:t>
      </w:r>
      <w:hyperlink r:id="rId24">
        <w:r w:rsidR="00330A02" w:rsidRPr="00F432CF">
          <w:rPr>
            <w:rStyle w:val="Hyperlink"/>
            <w:rFonts w:ascii="Times New Roman" w:hAnsi="Times New Roman" w:cs="Times New Roman"/>
          </w:rPr>
          <w:t>10.1007/s11920-012-0296-5</w:t>
        </w:r>
      </w:hyperlink>
    </w:p>
    <w:p w14:paraId="07B6EED2" w14:textId="77777777" w:rsidR="00330A02" w:rsidRPr="00F432CF" w:rsidRDefault="00407060">
      <w:pPr>
        <w:pStyle w:val="Bibliography"/>
        <w:rPr>
          <w:rFonts w:ascii="Times New Roman" w:hAnsi="Times New Roman" w:cs="Times New Roman"/>
        </w:rPr>
      </w:pPr>
      <w:bookmarkStart w:id="80" w:name="ref-mohrPersonalSensingUnderstanding2017"/>
      <w:bookmarkEnd w:id="79"/>
      <w:r w:rsidRPr="00F432CF">
        <w:rPr>
          <w:rFonts w:ascii="Times New Roman" w:hAnsi="Times New Roman" w:cs="Times New Roman"/>
        </w:rPr>
        <w:t>16</w:t>
      </w:r>
      <w:proofErr w:type="gramStart"/>
      <w:r w:rsidRPr="00F432CF">
        <w:rPr>
          <w:rFonts w:ascii="Times New Roman" w:hAnsi="Times New Roman" w:cs="Times New Roman"/>
        </w:rPr>
        <w:t xml:space="preserve">. </w:t>
      </w:r>
      <w:r w:rsidRPr="00F432CF">
        <w:rPr>
          <w:rFonts w:ascii="Times New Roman" w:hAnsi="Times New Roman" w:cs="Times New Roman"/>
        </w:rPr>
        <w:tab/>
        <w:t>Mohr</w:t>
      </w:r>
      <w:proofErr w:type="gramEnd"/>
      <w:r w:rsidRPr="00F432CF">
        <w:rPr>
          <w:rFonts w:ascii="Times New Roman" w:hAnsi="Times New Roman" w:cs="Times New Roman"/>
        </w:rPr>
        <w:t xml:space="preserve"> DC, Zhang M, Schueller SM. Personal Sensing: Understanding Mental Health Using Ubiquitous Sensors and Machine Learning. Annual Review of Clinical Psychology. 2017;13: 23–47. doi:</w:t>
      </w:r>
      <w:hyperlink r:id="rId25">
        <w:r w:rsidR="00330A02" w:rsidRPr="00F432CF">
          <w:rPr>
            <w:rStyle w:val="Hyperlink"/>
            <w:rFonts w:ascii="Times New Roman" w:hAnsi="Times New Roman" w:cs="Times New Roman"/>
          </w:rPr>
          <w:t>10.1146/annurev-clinpsy-032816-044949</w:t>
        </w:r>
      </w:hyperlink>
    </w:p>
    <w:p w14:paraId="0FF4B014" w14:textId="77777777" w:rsidR="00330A02" w:rsidRPr="00F432CF" w:rsidRDefault="00407060">
      <w:pPr>
        <w:pStyle w:val="Bibliography"/>
        <w:rPr>
          <w:rFonts w:ascii="Times New Roman" w:hAnsi="Times New Roman" w:cs="Times New Roman"/>
        </w:rPr>
      </w:pPr>
      <w:bookmarkStart w:id="81" w:name="X76c131a5b0a374a6ad1e33cf8e2c0563392269f"/>
      <w:bookmarkEnd w:id="80"/>
      <w:r w:rsidRPr="00F432CF">
        <w:rPr>
          <w:rFonts w:ascii="Times New Roman" w:hAnsi="Times New Roman" w:cs="Times New Roman"/>
        </w:rPr>
        <w:t>17</w:t>
      </w:r>
      <w:proofErr w:type="gramStart"/>
      <w:r w:rsidRPr="00F432CF">
        <w:rPr>
          <w:rFonts w:ascii="Times New Roman" w:hAnsi="Times New Roman" w:cs="Times New Roman"/>
        </w:rPr>
        <w:t xml:space="preserve">. </w:t>
      </w:r>
      <w:r w:rsidRPr="00F432CF">
        <w:rPr>
          <w:rFonts w:ascii="Times New Roman" w:hAnsi="Times New Roman" w:cs="Times New Roman"/>
        </w:rPr>
        <w:tab/>
        <w:t>Hastie</w:t>
      </w:r>
      <w:proofErr w:type="gramEnd"/>
      <w:r w:rsidRPr="00F432CF">
        <w:rPr>
          <w:rFonts w:ascii="Times New Roman" w:hAnsi="Times New Roman" w:cs="Times New Roman"/>
        </w:rPr>
        <w:t xml:space="preserve"> T, </w:t>
      </w:r>
      <w:proofErr w:type="spellStart"/>
      <w:r w:rsidRPr="00F432CF">
        <w:rPr>
          <w:rFonts w:ascii="Times New Roman" w:hAnsi="Times New Roman" w:cs="Times New Roman"/>
        </w:rPr>
        <w:t>Tibshirani</w:t>
      </w:r>
      <w:proofErr w:type="spellEnd"/>
      <w:r w:rsidRPr="00F432CF">
        <w:rPr>
          <w:rFonts w:ascii="Times New Roman" w:hAnsi="Times New Roman" w:cs="Times New Roman"/>
        </w:rPr>
        <w:t xml:space="preserve"> R, Friedman JH. The elements of statistical learning: Data mining, inference, and prediction. 2nd ed. New York, NY: Springer; 2009. </w:t>
      </w:r>
    </w:p>
    <w:p w14:paraId="3913B52D" w14:textId="77777777" w:rsidR="00330A02" w:rsidRPr="00F432CF" w:rsidRDefault="00407060">
      <w:pPr>
        <w:pStyle w:val="Bibliography"/>
        <w:rPr>
          <w:rFonts w:ascii="Times New Roman" w:hAnsi="Times New Roman" w:cs="Times New Roman"/>
        </w:rPr>
      </w:pPr>
      <w:bookmarkStart w:id="82" w:name="X6c5adf42984d4dcd96717e3e06f47f768bdce11"/>
      <w:bookmarkEnd w:id="81"/>
      <w:r w:rsidRPr="00F432CF">
        <w:rPr>
          <w:rFonts w:ascii="Times New Roman" w:hAnsi="Times New Roman" w:cs="Times New Roman"/>
        </w:rPr>
        <w:t xml:space="preserve">18. </w:t>
      </w:r>
      <w:r w:rsidRPr="00F432CF">
        <w:rPr>
          <w:rFonts w:ascii="Times New Roman" w:hAnsi="Times New Roman" w:cs="Times New Roman"/>
        </w:rPr>
        <w:tab/>
        <w:t xml:space="preserve">Bowen S, Chawla N, Grow J, Marlatt GA. Mindfulness-Based Relapse Prevention for Addictive Behaviors: A Clinician’s Guide. Second edition. New York: The Guilford Press; 2021. </w:t>
      </w:r>
    </w:p>
    <w:p w14:paraId="441A44E2" w14:textId="77777777" w:rsidR="00330A02" w:rsidRPr="00F432CF" w:rsidRDefault="00407060">
      <w:pPr>
        <w:pStyle w:val="Bibliography"/>
        <w:rPr>
          <w:rFonts w:ascii="Times New Roman" w:hAnsi="Times New Roman" w:cs="Times New Roman"/>
        </w:rPr>
      </w:pPr>
      <w:bookmarkStart w:id="83" w:name="Xb35ee182d565575e339a0170868456c1684f821"/>
      <w:bookmarkEnd w:id="82"/>
      <w:r w:rsidRPr="00F432CF">
        <w:rPr>
          <w:rFonts w:ascii="Times New Roman" w:hAnsi="Times New Roman" w:cs="Times New Roman"/>
        </w:rPr>
        <w:t>19</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Moshontz H, Ward SB, Fronk GE, Curtin JJ. Acceptability of Personal Sensing Among People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Alcohol Use Disorder: Observational Study. JMIR mHealth and </w:t>
      </w:r>
      <w:proofErr w:type="spellStart"/>
      <w:r w:rsidRPr="00F432CF">
        <w:rPr>
          <w:rFonts w:ascii="Times New Roman" w:hAnsi="Times New Roman" w:cs="Times New Roman"/>
        </w:rPr>
        <w:t>uHealth</w:t>
      </w:r>
      <w:proofErr w:type="spellEnd"/>
      <w:r w:rsidRPr="00F432CF">
        <w:rPr>
          <w:rFonts w:ascii="Times New Roman" w:hAnsi="Times New Roman" w:cs="Times New Roman"/>
        </w:rPr>
        <w:t>. 2023;11: e41833. doi:</w:t>
      </w:r>
      <w:hyperlink r:id="rId26">
        <w:r w:rsidR="00330A02" w:rsidRPr="00F432CF">
          <w:rPr>
            <w:rStyle w:val="Hyperlink"/>
            <w:rFonts w:ascii="Times New Roman" w:hAnsi="Times New Roman" w:cs="Times New Roman"/>
          </w:rPr>
          <w:t>10.2196/41833</w:t>
        </w:r>
      </w:hyperlink>
    </w:p>
    <w:p w14:paraId="3ED15B28" w14:textId="77777777" w:rsidR="00330A02" w:rsidRPr="00F432CF" w:rsidRDefault="00407060">
      <w:pPr>
        <w:pStyle w:val="Bibliography"/>
        <w:rPr>
          <w:rFonts w:ascii="Times New Roman" w:hAnsi="Times New Roman" w:cs="Times New Roman"/>
        </w:rPr>
      </w:pPr>
      <w:bookmarkStart w:id="84" w:name="X1f44e09282148d362bdacfce67d6a56b1cf06db"/>
      <w:bookmarkEnd w:id="83"/>
      <w:r w:rsidRPr="00F432CF">
        <w:rPr>
          <w:rFonts w:ascii="Times New Roman" w:hAnsi="Times New Roman" w:cs="Times New Roman"/>
        </w:rPr>
        <w:t>20</w:t>
      </w:r>
      <w:proofErr w:type="gramStart"/>
      <w:r w:rsidRPr="00F432CF">
        <w:rPr>
          <w:rFonts w:ascii="Times New Roman" w:hAnsi="Times New Roman" w:cs="Times New Roman"/>
        </w:rPr>
        <w:t xml:space="preserve">. </w:t>
      </w:r>
      <w:r w:rsidRPr="00F432CF">
        <w:rPr>
          <w:rFonts w:ascii="Times New Roman" w:hAnsi="Times New Roman" w:cs="Times New Roman"/>
        </w:rPr>
        <w:tab/>
        <w:t>Moshontz</w:t>
      </w:r>
      <w:proofErr w:type="gramEnd"/>
      <w:r w:rsidRPr="00F432CF">
        <w:rPr>
          <w:rFonts w:ascii="Times New Roman" w:hAnsi="Times New Roman" w:cs="Times New Roman"/>
        </w:rPr>
        <w:t xml:space="preserve"> H, Colmenares AJ, Fronk GE, Sant’Ana SJ, Wyant K, Wanta SE, et al. Prospective Prediction of Lapses in Opioid Use Disorder: Protocol for a Personal Sensing Study. JMIR Research Protocols. 2021;10: e29563. doi:</w:t>
      </w:r>
      <w:hyperlink r:id="rId27">
        <w:r w:rsidR="00330A02" w:rsidRPr="00F432CF">
          <w:rPr>
            <w:rStyle w:val="Hyperlink"/>
            <w:rFonts w:ascii="Times New Roman" w:hAnsi="Times New Roman" w:cs="Times New Roman"/>
          </w:rPr>
          <w:t>10.2196/29563</w:t>
        </w:r>
      </w:hyperlink>
    </w:p>
    <w:p w14:paraId="00A2EB32" w14:textId="77777777" w:rsidR="00330A02" w:rsidRPr="00F432CF" w:rsidRDefault="00407060">
      <w:pPr>
        <w:pStyle w:val="Bibliography"/>
        <w:rPr>
          <w:rFonts w:ascii="Times New Roman" w:hAnsi="Times New Roman" w:cs="Times New Roman"/>
        </w:rPr>
      </w:pPr>
      <w:bookmarkStart w:id="85" w:name="ref-wyantMachineLearningModels2024"/>
      <w:bookmarkEnd w:id="84"/>
      <w:r w:rsidRPr="00F432CF">
        <w:rPr>
          <w:rFonts w:ascii="Times New Roman" w:hAnsi="Times New Roman" w:cs="Times New Roman"/>
        </w:rPr>
        <w:t>21</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SJK, Fronk G, Curtin JJ. Machine learning models for temporally precise lapse prediction in alcohol use disorder. Psychopathology and Clinical Science. 2024. doi:</w:t>
      </w:r>
      <w:hyperlink r:id="rId28">
        <w:r w:rsidR="00330A02" w:rsidRPr="00F432CF">
          <w:rPr>
            <w:rStyle w:val="Hyperlink"/>
            <w:rFonts w:ascii="Times New Roman" w:hAnsi="Times New Roman" w:cs="Times New Roman"/>
          </w:rPr>
          <w:t>10.31234/osf.io/cgsf7</w:t>
        </w:r>
      </w:hyperlink>
    </w:p>
    <w:p w14:paraId="05259298" w14:textId="77777777" w:rsidR="00330A02" w:rsidRPr="00F432CF" w:rsidRDefault="00407060">
      <w:pPr>
        <w:pStyle w:val="Bibliography"/>
        <w:rPr>
          <w:rFonts w:ascii="Times New Roman" w:hAnsi="Times New Roman" w:cs="Times New Roman"/>
        </w:rPr>
      </w:pPr>
      <w:bookmarkStart w:id="86" w:name="X34be55f2a2ff67a14e7206627bb93b426490c87"/>
      <w:bookmarkEnd w:id="85"/>
      <w:r w:rsidRPr="00F432CF">
        <w:rPr>
          <w:rFonts w:ascii="Times New Roman" w:hAnsi="Times New Roman" w:cs="Times New Roman"/>
        </w:rPr>
        <w:lastRenderedPageBreak/>
        <w:t>22</w:t>
      </w:r>
      <w:proofErr w:type="gramStart"/>
      <w:r w:rsidRPr="00F432CF">
        <w:rPr>
          <w:rFonts w:ascii="Times New Roman" w:hAnsi="Times New Roman" w:cs="Times New Roman"/>
        </w:rPr>
        <w:t xml:space="preserve">. </w:t>
      </w:r>
      <w:r w:rsidRPr="00F432CF">
        <w:rPr>
          <w:rFonts w:ascii="Times New Roman" w:hAnsi="Times New Roman" w:cs="Times New Roman"/>
        </w:rPr>
        <w:tab/>
        <w:t>Lundberg</w:t>
      </w:r>
      <w:proofErr w:type="gramEnd"/>
      <w:r w:rsidRPr="00F432CF">
        <w:rPr>
          <w:rFonts w:ascii="Times New Roman" w:hAnsi="Times New Roman" w:cs="Times New Roman"/>
        </w:rPr>
        <w:t xml:space="preserve"> SM, Lee S-I. A unified approach to interpreting model predictions. Proceedings of the 31st International Conference on Neural Information Processing Systems. Red Hook, NY, USA: Curran Associates Inc.; 2017. pp. 4768–4777. </w:t>
      </w:r>
    </w:p>
    <w:p w14:paraId="0D7571E4" w14:textId="77777777" w:rsidR="00330A02" w:rsidRPr="00F432CF" w:rsidRDefault="00407060">
      <w:pPr>
        <w:pStyle w:val="Bibliography"/>
        <w:rPr>
          <w:rFonts w:ascii="Times New Roman" w:hAnsi="Times New Roman" w:cs="Times New Roman"/>
        </w:rPr>
      </w:pPr>
      <w:bookmarkStart w:id="87" w:name="Xd4c1d027f60920f356af6131267e679804e946e"/>
      <w:bookmarkEnd w:id="86"/>
      <w:r w:rsidRPr="00F432CF">
        <w:rPr>
          <w:rFonts w:ascii="Times New Roman" w:hAnsi="Times New Roman" w:cs="Times New Roman"/>
        </w:rPr>
        <w:t>23</w:t>
      </w:r>
      <w:proofErr w:type="gramStart"/>
      <w:r w:rsidRPr="00F432CF">
        <w:rPr>
          <w:rFonts w:ascii="Times New Roman" w:hAnsi="Times New Roman" w:cs="Times New Roman"/>
        </w:rPr>
        <w:t xml:space="preserve">. </w:t>
      </w:r>
      <w:r w:rsidRPr="00F432CF">
        <w:rPr>
          <w:rFonts w:ascii="Times New Roman" w:hAnsi="Times New Roman" w:cs="Times New Roman"/>
        </w:rPr>
        <w:tab/>
        <w:t>Soyster</w:t>
      </w:r>
      <w:proofErr w:type="gramEnd"/>
      <w:r w:rsidRPr="00F432CF">
        <w:rPr>
          <w:rFonts w:ascii="Times New Roman" w:hAnsi="Times New Roman" w:cs="Times New Roman"/>
        </w:rPr>
        <w:t xml:space="preserve"> PD, Ashlock L, Fisher AJ. Pooled and person-specific machine learning models for predicting future alcohol consumption, craving, and wanting to drink: A demonstration of parallel utility. Psychology of Addictive Behaviors: Journal of the Society of Psychologists in Addictive Behaviors. 2022;36: 296–306. doi:</w:t>
      </w:r>
      <w:hyperlink r:id="rId29">
        <w:r w:rsidR="00330A02" w:rsidRPr="00F432CF">
          <w:rPr>
            <w:rStyle w:val="Hyperlink"/>
            <w:rFonts w:ascii="Times New Roman" w:hAnsi="Times New Roman" w:cs="Times New Roman"/>
          </w:rPr>
          <w:t>10.1037/adb0000666</w:t>
        </w:r>
      </w:hyperlink>
    </w:p>
    <w:p w14:paraId="6D9EFE4B" w14:textId="77777777" w:rsidR="00330A02" w:rsidRPr="00F432CF" w:rsidRDefault="00407060">
      <w:pPr>
        <w:pStyle w:val="Bibliography"/>
        <w:rPr>
          <w:rFonts w:ascii="Times New Roman" w:hAnsi="Times New Roman" w:cs="Times New Roman"/>
        </w:rPr>
      </w:pPr>
      <w:bookmarkStart w:id="88" w:name="ref-waltersUsingMachineLearning2021"/>
      <w:bookmarkEnd w:id="87"/>
      <w:r w:rsidRPr="00F432CF">
        <w:rPr>
          <w:rFonts w:ascii="Times New Roman" w:hAnsi="Times New Roman" w:cs="Times New Roman"/>
        </w:rPr>
        <w:t xml:space="preserve">24. </w:t>
      </w:r>
      <w:r w:rsidRPr="00F432CF">
        <w:rPr>
          <w:rFonts w:ascii="Times New Roman" w:hAnsi="Times New Roman" w:cs="Times New Roman"/>
        </w:rPr>
        <w:tab/>
        <w:t xml:space="preserve">Walters ST, Businelle MS, </w:t>
      </w:r>
      <w:proofErr w:type="spellStart"/>
      <w:r w:rsidRPr="00F432CF">
        <w:rPr>
          <w:rFonts w:ascii="Times New Roman" w:hAnsi="Times New Roman" w:cs="Times New Roman"/>
        </w:rPr>
        <w:t>Suchting</w:t>
      </w:r>
      <w:proofErr w:type="spellEnd"/>
      <w:r w:rsidRPr="00F432CF">
        <w:rPr>
          <w:rFonts w:ascii="Times New Roman" w:hAnsi="Times New Roman" w:cs="Times New Roman"/>
        </w:rPr>
        <w:t xml:space="preserve"> R, Li X, Hébert ET, Mun E-Y. Using machine learning to identify predictors of imminent drinking and create tailored messages for at-risk drinkers experiencing homelessness. Journal of Substance Abuse Treatment. 2021;127: 108417. doi:</w:t>
      </w:r>
      <w:hyperlink r:id="rId30">
        <w:r w:rsidR="00330A02" w:rsidRPr="00F432CF">
          <w:rPr>
            <w:rStyle w:val="Hyperlink"/>
            <w:rFonts w:ascii="Times New Roman" w:hAnsi="Times New Roman" w:cs="Times New Roman"/>
          </w:rPr>
          <w:t>10.1016/j.jsat.2021.108417</w:t>
        </w:r>
      </w:hyperlink>
    </w:p>
    <w:p w14:paraId="078E623D" w14:textId="77777777" w:rsidR="00330A02" w:rsidRPr="00F432CF" w:rsidRDefault="00407060">
      <w:pPr>
        <w:pStyle w:val="Bibliography"/>
        <w:rPr>
          <w:rFonts w:ascii="Times New Roman" w:hAnsi="Times New Roman" w:cs="Times New Roman"/>
        </w:rPr>
      </w:pPr>
      <w:bookmarkStart w:id="89" w:name="X0f0fab553d46f8852e582400eb2e6c745146f48"/>
      <w:bookmarkEnd w:id="88"/>
      <w:r w:rsidRPr="00F432CF">
        <w:rPr>
          <w:rFonts w:ascii="Times New Roman" w:hAnsi="Times New Roman" w:cs="Times New Roman"/>
        </w:rPr>
        <w:t>25</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 Punturieri CE, Yu J, Fronk GE, Maggard CM, et al. Maximizing engagement, trust, and clinical benefit of AI-generated recovery monitoring and support messages for alcohol use disorder: Protocol for an optimization study. under review. </w:t>
      </w:r>
    </w:p>
    <w:p w14:paraId="7C5B85DD" w14:textId="77777777" w:rsidR="00330A02" w:rsidRPr="00F432CF" w:rsidRDefault="00407060">
      <w:pPr>
        <w:pStyle w:val="Bibliography"/>
        <w:rPr>
          <w:rFonts w:ascii="Times New Roman" w:hAnsi="Times New Roman" w:cs="Times New Roman"/>
        </w:rPr>
      </w:pPr>
      <w:bookmarkStart w:id="90" w:name="ref-pinedoCurrentReexaminationRacial2019"/>
      <w:bookmarkEnd w:id="89"/>
      <w:r w:rsidRPr="00F432CF">
        <w:rPr>
          <w:rFonts w:ascii="Times New Roman" w:hAnsi="Times New Roman" w:cs="Times New Roman"/>
        </w:rPr>
        <w:t>26</w:t>
      </w:r>
      <w:proofErr w:type="gramStart"/>
      <w:r w:rsidRPr="00F432CF">
        <w:rPr>
          <w:rFonts w:ascii="Times New Roman" w:hAnsi="Times New Roman" w:cs="Times New Roman"/>
        </w:rPr>
        <w:t xml:space="preserve">. </w:t>
      </w:r>
      <w:r w:rsidRPr="00F432CF">
        <w:rPr>
          <w:rFonts w:ascii="Times New Roman" w:hAnsi="Times New Roman" w:cs="Times New Roman"/>
        </w:rPr>
        <w:tab/>
        <w:t>Pinedo</w:t>
      </w:r>
      <w:proofErr w:type="gramEnd"/>
      <w:r w:rsidRPr="00F432CF">
        <w:rPr>
          <w:rFonts w:ascii="Times New Roman" w:hAnsi="Times New Roman" w:cs="Times New Roman"/>
        </w:rPr>
        <w:t xml:space="preserve"> M. A current re-examination of racial/ethnic disparities in the use of substance abuse treatment: Do disparities persist? Drug and Alcohol Dependence. 2019;202: 162–167. doi:</w:t>
      </w:r>
      <w:hyperlink r:id="rId31">
        <w:r w:rsidR="00330A02" w:rsidRPr="00F432CF">
          <w:rPr>
            <w:rStyle w:val="Hyperlink"/>
            <w:rFonts w:ascii="Times New Roman" w:hAnsi="Times New Roman" w:cs="Times New Roman"/>
          </w:rPr>
          <w:t>10.1016/j.drugalcdep.2019.05.017</w:t>
        </w:r>
      </w:hyperlink>
    </w:p>
    <w:p w14:paraId="5E2B68F8" w14:textId="77777777" w:rsidR="00330A02" w:rsidRPr="00F432CF" w:rsidRDefault="00407060">
      <w:pPr>
        <w:pStyle w:val="Bibliography"/>
        <w:rPr>
          <w:rFonts w:ascii="Times New Roman" w:hAnsi="Times New Roman" w:cs="Times New Roman"/>
        </w:rPr>
      </w:pPr>
      <w:bookmarkStart w:id="91" w:name="ref-kilaruIncidenceTreatmentOpioid2020"/>
      <w:bookmarkEnd w:id="90"/>
      <w:r w:rsidRPr="00F432CF">
        <w:rPr>
          <w:rFonts w:ascii="Times New Roman" w:hAnsi="Times New Roman" w:cs="Times New Roman"/>
        </w:rPr>
        <w:t xml:space="preserve">27. </w:t>
      </w:r>
      <w:r w:rsidRPr="00F432CF">
        <w:rPr>
          <w:rFonts w:ascii="Times New Roman" w:hAnsi="Times New Roman" w:cs="Times New Roman"/>
        </w:rPr>
        <w:tab/>
        <w:t>Kilaru AS, Xiong A, Lowenstein M, Meisel ZF, Perrone J, Khatri U, et al. Incidence of Treatment for Opioid Use Disorder Following Nonfatal Overdose in Commercially Insured Patients. JAMA Network Open. 2020;3: e205852. doi:</w:t>
      </w:r>
      <w:hyperlink r:id="rId32">
        <w:r w:rsidR="00330A02" w:rsidRPr="00F432CF">
          <w:rPr>
            <w:rStyle w:val="Hyperlink"/>
            <w:rFonts w:ascii="Times New Roman" w:hAnsi="Times New Roman" w:cs="Times New Roman"/>
          </w:rPr>
          <w:t>10.1001/jamanetworkopen.2020.5852</w:t>
        </w:r>
      </w:hyperlink>
    </w:p>
    <w:p w14:paraId="4266CB55" w14:textId="77777777" w:rsidR="00330A02" w:rsidRPr="00F432CF" w:rsidRDefault="00407060">
      <w:pPr>
        <w:pStyle w:val="Bibliography"/>
        <w:rPr>
          <w:rFonts w:ascii="Times New Roman" w:hAnsi="Times New Roman" w:cs="Times New Roman"/>
        </w:rPr>
      </w:pPr>
      <w:bookmarkStart w:id="92" w:name="ref-olfsonHealthcareCoverageService2022"/>
      <w:bookmarkEnd w:id="91"/>
      <w:r w:rsidRPr="00F432CF">
        <w:rPr>
          <w:rFonts w:ascii="Times New Roman" w:hAnsi="Times New Roman" w:cs="Times New Roman"/>
        </w:rPr>
        <w:t>28</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Olfson</w:t>
      </w:r>
      <w:proofErr w:type="spellEnd"/>
      <w:proofErr w:type="gramEnd"/>
      <w:r w:rsidRPr="00F432CF">
        <w:rPr>
          <w:rFonts w:ascii="Times New Roman" w:hAnsi="Times New Roman" w:cs="Times New Roman"/>
        </w:rPr>
        <w:t xml:space="preserve"> M, Mauro C, Wall MM, Choi CJ, Barry CL, </w:t>
      </w:r>
      <w:proofErr w:type="spellStart"/>
      <w:r w:rsidRPr="00F432CF">
        <w:rPr>
          <w:rFonts w:ascii="Times New Roman" w:hAnsi="Times New Roman" w:cs="Times New Roman"/>
        </w:rPr>
        <w:t>Mojtabai</w:t>
      </w:r>
      <w:proofErr w:type="spellEnd"/>
      <w:r w:rsidRPr="00F432CF">
        <w:rPr>
          <w:rFonts w:ascii="Times New Roman" w:hAnsi="Times New Roman" w:cs="Times New Roman"/>
        </w:rPr>
        <w:t xml:space="preserve"> R. Healthcare coverage and service access for low-income adults with substance use disorders. Journal of Substance Abuse Treatment. 2022;137: 108710. doi:</w:t>
      </w:r>
      <w:hyperlink r:id="rId33">
        <w:r w:rsidR="00330A02" w:rsidRPr="00F432CF">
          <w:rPr>
            <w:rStyle w:val="Hyperlink"/>
            <w:rFonts w:ascii="Times New Roman" w:hAnsi="Times New Roman" w:cs="Times New Roman"/>
          </w:rPr>
          <w:t>10.1016/j.jsat.2021.108710</w:t>
        </w:r>
      </w:hyperlink>
    </w:p>
    <w:p w14:paraId="7C936287" w14:textId="77777777" w:rsidR="00330A02" w:rsidRPr="00F432CF" w:rsidRDefault="00407060">
      <w:pPr>
        <w:pStyle w:val="Bibliography"/>
        <w:rPr>
          <w:rFonts w:ascii="Times New Roman" w:hAnsi="Times New Roman" w:cs="Times New Roman"/>
        </w:rPr>
      </w:pPr>
      <w:bookmarkStart w:id="93" w:name="Xa203ab3abd150ead1a7854a9fa5726c8a273f52"/>
      <w:bookmarkEnd w:id="92"/>
      <w:r w:rsidRPr="00F432CF">
        <w:rPr>
          <w:rFonts w:ascii="Times New Roman" w:hAnsi="Times New Roman" w:cs="Times New Roman"/>
        </w:rPr>
        <w:t xml:space="preserve">29. </w:t>
      </w:r>
      <w:r w:rsidRPr="00F432CF">
        <w:rPr>
          <w:rFonts w:ascii="Times New Roman" w:hAnsi="Times New Roman" w:cs="Times New Roman"/>
        </w:rPr>
        <w:tab/>
        <w:t>Greenfield SF, Brooks AJ, Gordon SM, Green CA, Kropp F, McHugh RK, et al. Substance abuse treatment entry, retention, and outcome in women: A review of the literature. Drug and Alcohol Dependence. 2007;86: 1–21. doi:</w:t>
      </w:r>
      <w:hyperlink r:id="rId34">
        <w:r w:rsidR="00330A02" w:rsidRPr="00F432CF">
          <w:rPr>
            <w:rStyle w:val="Hyperlink"/>
            <w:rFonts w:ascii="Times New Roman" w:hAnsi="Times New Roman" w:cs="Times New Roman"/>
          </w:rPr>
          <w:t>10.1016/j.drugalcdep.2006.05.012</w:t>
        </w:r>
      </w:hyperlink>
    </w:p>
    <w:p w14:paraId="3D37CF67" w14:textId="77777777" w:rsidR="00330A02" w:rsidRPr="00F432CF" w:rsidRDefault="00407060">
      <w:pPr>
        <w:pStyle w:val="Bibliography"/>
        <w:rPr>
          <w:rFonts w:ascii="Times New Roman" w:hAnsi="Times New Roman" w:cs="Times New Roman"/>
        </w:rPr>
      </w:pPr>
      <w:bookmarkStart w:id="94" w:name="ref-hsiehSampleSizeTables1989"/>
      <w:bookmarkEnd w:id="93"/>
      <w:r w:rsidRPr="00F432CF">
        <w:rPr>
          <w:rFonts w:ascii="Times New Roman" w:hAnsi="Times New Roman" w:cs="Times New Roman"/>
        </w:rPr>
        <w:t>30</w:t>
      </w:r>
      <w:proofErr w:type="gramStart"/>
      <w:r w:rsidRPr="00F432CF">
        <w:rPr>
          <w:rFonts w:ascii="Times New Roman" w:hAnsi="Times New Roman" w:cs="Times New Roman"/>
        </w:rPr>
        <w:t xml:space="preserve">. </w:t>
      </w:r>
      <w:r w:rsidRPr="00F432CF">
        <w:rPr>
          <w:rFonts w:ascii="Times New Roman" w:hAnsi="Times New Roman" w:cs="Times New Roman"/>
        </w:rPr>
        <w:tab/>
        <w:t>Hsieh</w:t>
      </w:r>
      <w:proofErr w:type="gramEnd"/>
      <w:r w:rsidRPr="00F432CF">
        <w:rPr>
          <w:rFonts w:ascii="Times New Roman" w:hAnsi="Times New Roman" w:cs="Times New Roman"/>
        </w:rPr>
        <w:t xml:space="preserve"> F. Sample size tables for logistic regression. Statistics in Medicine. 1989;8: 795–802. </w:t>
      </w:r>
    </w:p>
    <w:p w14:paraId="211C6DB9" w14:textId="77777777" w:rsidR="00330A02" w:rsidRPr="00F432CF" w:rsidRDefault="00407060">
      <w:pPr>
        <w:pStyle w:val="Bibliography"/>
        <w:rPr>
          <w:rFonts w:ascii="Times New Roman" w:hAnsi="Times New Roman" w:cs="Times New Roman"/>
        </w:rPr>
      </w:pPr>
      <w:bookmarkStart w:id="95" w:name="ref-derogatislBriefSymptomInventory"/>
      <w:bookmarkEnd w:id="94"/>
      <w:r w:rsidRPr="00F432CF">
        <w:rPr>
          <w:rFonts w:ascii="Times New Roman" w:hAnsi="Times New Roman" w:cs="Times New Roman"/>
        </w:rPr>
        <w:t>31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Derogatis</w:t>
      </w:r>
      <w:proofErr w:type="spellEnd"/>
      <w:proofErr w:type="gramEnd"/>
      <w:r w:rsidRPr="00F432CF">
        <w:rPr>
          <w:rFonts w:ascii="Times New Roman" w:hAnsi="Times New Roman" w:cs="Times New Roman"/>
        </w:rPr>
        <w:t xml:space="preserve">, L.R. Brief Symptom Inventory 18 - Administration, scoring, and procedures manual. Minneapolis: NCS Pearson; 2000. </w:t>
      </w:r>
    </w:p>
    <w:p w14:paraId="5AAA1ABC" w14:textId="77777777" w:rsidR="00330A02" w:rsidRPr="00F432CF" w:rsidRDefault="00407060">
      <w:pPr>
        <w:pStyle w:val="Bibliography"/>
        <w:rPr>
          <w:rFonts w:ascii="Times New Roman" w:hAnsi="Times New Roman" w:cs="Times New Roman"/>
        </w:rPr>
      </w:pPr>
      <w:bookmarkStart w:id="96" w:name="X2d30c84041d97351f676569bf3de3da0c8a9d6d"/>
      <w:bookmarkEnd w:id="95"/>
      <w:r w:rsidRPr="00F432CF">
        <w:rPr>
          <w:rFonts w:ascii="Times New Roman" w:hAnsi="Times New Roman" w:cs="Times New Roman"/>
        </w:rPr>
        <w:t>32</w:t>
      </w:r>
      <w:proofErr w:type="gramStart"/>
      <w:r w:rsidRPr="00F432CF">
        <w:rPr>
          <w:rFonts w:ascii="Times New Roman" w:hAnsi="Times New Roman" w:cs="Times New Roman"/>
        </w:rPr>
        <w:t xml:space="preserve">. </w:t>
      </w:r>
      <w:r w:rsidRPr="00F432CF">
        <w:rPr>
          <w:rFonts w:ascii="Times New Roman" w:hAnsi="Times New Roman" w:cs="Times New Roman"/>
        </w:rPr>
        <w:tab/>
        <w:t>WHO</w:t>
      </w:r>
      <w:proofErr w:type="gramEnd"/>
      <w:r w:rsidRPr="00F432CF">
        <w:rPr>
          <w:rFonts w:ascii="Times New Roman" w:hAnsi="Times New Roman" w:cs="Times New Roman"/>
        </w:rPr>
        <w:t xml:space="preserve"> ASSIST Working Group. </w:t>
      </w:r>
      <w:hyperlink r:id="rId35">
        <w:r w:rsidR="00330A02" w:rsidRPr="00F432CF">
          <w:rPr>
            <w:rStyle w:val="Hyperlink"/>
            <w:rFonts w:ascii="Times New Roman" w:hAnsi="Times New Roman" w:cs="Times New Roman"/>
          </w:rPr>
          <w:t>The Alcohol, Smoking and Substance Involvement Screening Test (ASSIST): Development, reliability and feasibility</w:t>
        </w:r>
      </w:hyperlink>
      <w:r w:rsidRPr="00F432CF">
        <w:rPr>
          <w:rFonts w:ascii="Times New Roman" w:hAnsi="Times New Roman" w:cs="Times New Roman"/>
        </w:rPr>
        <w:t xml:space="preserve">. Addiction (Abingdon, England). 2002;97: 1183–1194. </w:t>
      </w:r>
    </w:p>
    <w:p w14:paraId="4AD097E8" w14:textId="77777777" w:rsidR="00330A02" w:rsidRPr="00F432CF" w:rsidRDefault="00407060">
      <w:pPr>
        <w:pStyle w:val="Bibliography"/>
        <w:rPr>
          <w:rFonts w:ascii="Times New Roman" w:hAnsi="Times New Roman" w:cs="Times New Roman"/>
        </w:rPr>
      </w:pPr>
      <w:bookmarkStart w:id="97" w:name="ref-kuhnTidymodelsCollectionPackages2020"/>
      <w:bookmarkEnd w:id="96"/>
      <w:r w:rsidRPr="00F432CF">
        <w:rPr>
          <w:rFonts w:ascii="Times New Roman" w:hAnsi="Times New Roman" w:cs="Times New Roman"/>
        </w:rPr>
        <w:t>33</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Wickham H. </w:t>
      </w:r>
      <w:proofErr w:type="spellStart"/>
      <w:r w:rsidRPr="00F432CF">
        <w:rPr>
          <w:rFonts w:ascii="Times New Roman" w:hAnsi="Times New Roman" w:cs="Times New Roman"/>
        </w:rPr>
        <w:t>Tidymodels</w:t>
      </w:r>
      <w:proofErr w:type="spellEnd"/>
      <w:r w:rsidRPr="00F432CF">
        <w:rPr>
          <w:rFonts w:ascii="Times New Roman" w:hAnsi="Times New Roman" w:cs="Times New Roman"/>
        </w:rPr>
        <w:t xml:space="preserve">: A collection of packages for modeling and machine learning using </w:t>
      </w:r>
      <w:proofErr w:type="spellStart"/>
      <w:r w:rsidRPr="00F432CF">
        <w:rPr>
          <w:rFonts w:ascii="Times New Roman" w:hAnsi="Times New Roman" w:cs="Times New Roman"/>
        </w:rPr>
        <w:t>tidyverse</w:t>
      </w:r>
      <w:proofErr w:type="spellEnd"/>
      <w:r w:rsidRPr="00F432CF">
        <w:rPr>
          <w:rFonts w:ascii="Times New Roman" w:hAnsi="Times New Roman" w:cs="Times New Roman"/>
        </w:rPr>
        <w:t xml:space="preserve"> principles. 2020. </w:t>
      </w:r>
    </w:p>
    <w:p w14:paraId="3F60718E" w14:textId="77777777" w:rsidR="00330A02" w:rsidRPr="00F432CF" w:rsidRDefault="00407060">
      <w:pPr>
        <w:pStyle w:val="Bibliography"/>
        <w:rPr>
          <w:rFonts w:ascii="Times New Roman" w:hAnsi="Times New Roman" w:cs="Times New Roman"/>
        </w:rPr>
      </w:pPr>
      <w:bookmarkStart w:id="98" w:name="Xa93a98d1ce255982a5ea923c39451c32053b2a2"/>
      <w:bookmarkEnd w:id="97"/>
      <w:r w:rsidRPr="00F432CF">
        <w:rPr>
          <w:rFonts w:ascii="Times New Roman" w:hAnsi="Times New Roman" w:cs="Times New Roman"/>
        </w:rPr>
        <w:t>34</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w:t>
      </w:r>
      <w:proofErr w:type="spellStart"/>
      <w:r w:rsidRPr="00F432CF">
        <w:rPr>
          <w:rFonts w:ascii="Times New Roman" w:hAnsi="Times New Roman" w:cs="Times New Roman"/>
        </w:rPr>
        <w:t>Tidyposterior</w:t>
      </w:r>
      <w:proofErr w:type="spellEnd"/>
      <w:r w:rsidRPr="00F432CF">
        <w:rPr>
          <w:rFonts w:ascii="Times New Roman" w:hAnsi="Times New Roman" w:cs="Times New Roman"/>
        </w:rPr>
        <w:t xml:space="preserve">: Bayesian Analysis to Compare Models using Resampling Statistics. 2022. </w:t>
      </w:r>
    </w:p>
    <w:p w14:paraId="71F118FE" w14:textId="77777777" w:rsidR="00330A02" w:rsidRPr="00F432CF" w:rsidRDefault="00407060">
      <w:pPr>
        <w:pStyle w:val="Bibliography"/>
        <w:rPr>
          <w:rFonts w:ascii="Times New Roman" w:hAnsi="Times New Roman" w:cs="Times New Roman"/>
        </w:rPr>
      </w:pPr>
      <w:bookmarkStart w:id="99" w:name="ref-goodrichRstanarmBayesianApplied2023"/>
      <w:bookmarkEnd w:id="98"/>
      <w:r w:rsidRPr="00F432CF">
        <w:rPr>
          <w:rFonts w:ascii="Times New Roman" w:hAnsi="Times New Roman" w:cs="Times New Roman"/>
        </w:rPr>
        <w:t>35</w:t>
      </w:r>
      <w:proofErr w:type="gramStart"/>
      <w:r w:rsidRPr="00F432CF">
        <w:rPr>
          <w:rFonts w:ascii="Times New Roman" w:hAnsi="Times New Roman" w:cs="Times New Roman"/>
        </w:rPr>
        <w:t xml:space="preserve">. </w:t>
      </w:r>
      <w:r w:rsidRPr="00F432CF">
        <w:rPr>
          <w:rFonts w:ascii="Times New Roman" w:hAnsi="Times New Roman" w:cs="Times New Roman"/>
        </w:rPr>
        <w:tab/>
        <w:t>Goodrich</w:t>
      </w:r>
      <w:proofErr w:type="gramEnd"/>
      <w:r w:rsidRPr="00F432CF">
        <w:rPr>
          <w:rFonts w:ascii="Times New Roman" w:hAnsi="Times New Roman" w:cs="Times New Roman"/>
        </w:rPr>
        <w:t xml:space="preserve"> B, </w:t>
      </w:r>
      <w:proofErr w:type="spellStart"/>
      <w:r w:rsidRPr="00F432CF">
        <w:rPr>
          <w:rFonts w:ascii="Times New Roman" w:hAnsi="Times New Roman" w:cs="Times New Roman"/>
        </w:rPr>
        <w:t>Gabry</w:t>
      </w:r>
      <w:proofErr w:type="spellEnd"/>
      <w:r w:rsidRPr="00F432CF">
        <w:rPr>
          <w:rFonts w:ascii="Times New Roman" w:hAnsi="Times New Roman" w:cs="Times New Roman"/>
        </w:rPr>
        <w:t xml:space="preserve"> J, Ali I, </w:t>
      </w:r>
      <w:proofErr w:type="spellStart"/>
      <w:r w:rsidRPr="00F432CF">
        <w:rPr>
          <w:rFonts w:ascii="Times New Roman" w:hAnsi="Times New Roman" w:cs="Times New Roman"/>
        </w:rPr>
        <w:t>Brilleman</w:t>
      </w:r>
      <w:proofErr w:type="spellEnd"/>
      <w:r w:rsidRPr="00F432CF">
        <w:rPr>
          <w:rFonts w:ascii="Times New Roman" w:hAnsi="Times New Roman" w:cs="Times New Roman"/>
        </w:rPr>
        <w:t xml:space="preserve"> S.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Bayesian Applied Regression Modeling via Stan. 2023. </w:t>
      </w:r>
    </w:p>
    <w:p w14:paraId="4958C242" w14:textId="77777777" w:rsidR="00330A02" w:rsidRPr="00F432CF" w:rsidRDefault="00407060">
      <w:pPr>
        <w:pStyle w:val="Bibliography"/>
        <w:rPr>
          <w:rFonts w:ascii="Times New Roman" w:hAnsi="Times New Roman" w:cs="Times New Roman"/>
        </w:rPr>
      </w:pPr>
      <w:bookmarkStart w:id="100" w:name="ref-chtc"/>
      <w:bookmarkEnd w:id="99"/>
      <w:r w:rsidRPr="00F432CF">
        <w:rPr>
          <w:rFonts w:ascii="Times New Roman" w:hAnsi="Times New Roman" w:cs="Times New Roman"/>
        </w:rPr>
        <w:lastRenderedPageBreak/>
        <w:t xml:space="preserve">36. </w:t>
      </w:r>
      <w:r w:rsidRPr="00F432CF">
        <w:rPr>
          <w:rFonts w:ascii="Times New Roman" w:hAnsi="Times New Roman" w:cs="Times New Roman"/>
        </w:rPr>
        <w:tab/>
      </w:r>
      <w:r w:rsidRPr="00F432CF">
        <w:rPr>
          <w:rFonts w:ascii="Times New Roman" w:hAnsi="Times New Roman" w:cs="Times New Roman"/>
        </w:rPr>
        <w:t>Center for High Throughput Computing. Center for high throughput computing. Center for High Throughput Computing; 2006. doi:</w:t>
      </w:r>
      <w:hyperlink r:id="rId36">
        <w:r w:rsidR="00330A02" w:rsidRPr="00F432CF">
          <w:rPr>
            <w:rStyle w:val="Hyperlink"/>
            <w:rFonts w:ascii="Times New Roman" w:hAnsi="Times New Roman" w:cs="Times New Roman"/>
          </w:rPr>
          <w:t>10.21231/GNT1-HW21</w:t>
        </w:r>
      </w:hyperlink>
    </w:p>
    <w:p w14:paraId="6D212CB9" w14:textId="77777777" w:rsidR="00330A02" w:rsidRPr="00F432CF" w:rsidRDefault="00407060">
      <w:pPr>
        <w:pStyle w:val="Bibliography"/>
        <w:rPr>
          <w:rFonts w:ascii="Times New Roman" w:hAnsi="Times New Roman" w:cs="Times New Roman"/>
        </w:rPr>
      </w:pPr>
      <w:bookmarkStart w:id="101" w:name="ref-kuhnAppliedPredictiveModeling2018"/>
      <w:bookmarkEnd w:id="100"/>
      <w:r w:rsidRPr="00F432CF">
        <w:rPr>
          <w:rFonts w:ascii="Times New Roman" w:hAnsi="Times New Roman" w:cs="Times New Roman"/>
        </w:rPr>
        <w:t>37</w:t>
      </w:r>
      <w:proofErr w:type="gramStart"/>
      <w:r w:rsidRPr="00F432CF">
        <w:rPr>
          <w:rFonts w:ascii="Times New Roman" w:hAnsi="Times New Roman" w:cs="Times New Roman"/>
        </w:rPr>
        <w:t xml:space="preserve">. </w:t>
      </w:r>
      <w:r w:rsidRPr="00F432CF">
        <w:rPr>
          <w:rFonts w:ascii="Times New Roman" w:hAnsi="Times New Roman" w:cs="Times New Roman"/>
        </w:rPr>
        <w:tab/>
        <w:t>Kuhn</w:t>
      </w:r>
      <w:proofErr w:type="gramEnd"/>
      <w:r w:rsidRPr="00F432CF">
        <w:rPr>
          <w:rFonts w:ascii="Times New Roman" w:hAnsi="Times New Roman" w:cs="Times New Roman"/>
        </w:rPr>
        <w:t xml:space="preserve"> M, Johnson K. Applied Predictive Modeling. 1st ed. 2013, Corr. 2nd printing 2018 edition. New York: Springer; 2018. doi:</w:t>
      </w:r>
      <w:hyperlink r:id="rId37">
        <w:r w:rsidR="00330A02" w:rsidRPr="00F432CF">
          <w:rPr>
            <w:rStyle w:val="Hyperlink"/>
            <w:rFonts w:ascii="Times New Roman" w:hAnsi="Times New Roman" w:cs="Times New Roman"/>
          </w:rPr>
          <w:t>10.1007/978-1-4614-6849-3</w:t>
        </w:r>
      </w:hyperlink>
    </w:p>
    <w:p w14:paraId="2CBDB1BD" w14:textId="77777777" w:rsidR="00330A02" w:rsidRPr="00F432CF" w:rsidRDefault="00407060">
      <w:pPr>
        <w:pStyle w:val="Bibliography"/>
        <w:rPr>
          <w:rFonts w:ascii="Times New Roman" w:hAnsi="Times New Roman" w:cs="Times New Roman"/>
        </w:rPr>
      </w:pPr>
      <w:bookmarkStart w:id="102" w:name="X93e79e1a5ab79bb153842a6d1ed7d5e5cb3185f"/>
      <w:bookmarkEnd w:id="101"/>
      <w:r w:rsidRPr="00F432CF">
        <w:rPr>
          <w:rFonts w:ascii="Times New Roman" w:hAnsi="Times New Roman" w:cs="Times New Roman"/>
        </w:rPr>
        <w:t>38</w:t>
      </w:r>
      <w:proofErr w:type="gramStart"/>
      <w:r w:rsidRPr="00F432CF">
        <w:rPr>
          <w:rFonts w:ascii="Times New Roman" w:hAnsi="Times New Roman" w:cs="Times New Roman"/>
        </w:rPr>
        <w:t xml:space="preserve">. </w:t>
      </w:r>
      <w:r w:rsidRPr="00F432CF">
        <w:rPr>
          <w:rFonts w:ascii="Times New Roman" w:hAnsi="Times New Roman" w:cs="Times New Roman"/>
        </w:rPr>
        <w:tab/>
        <w:t>RStudio</w:t>
      </w:r>
      <w:proofErr w:type="gramEnd"/>
      <w:r w:rsidRPr="00F432CF">
        <w:rPr>
          <w:rFonts w:ascii="Times New Roman" w:hAnsi="Times New Roman" w:cs="Times New Roman"/>
        </w:rPr>
        <w:t xml:space="preserve"> Team. RStudio: Integrated Development for R. Boston, MA: RStudio, Inc; 2020. </w:t>
      </w:r>
    </w:p>
    <w:p w14:paraId="0458754F" w14:textId="77777777" w:rsidR="00330A02" w:rsidRPr="00F432CF" w:rsidRDefault="00407060">
      <w:pPr>
        <w:pStyle w:val="Bibliography"/>
        <w:rPr>
          <w:rFonts w:ascii="Times New Roman" w:hAnsi="Times New Roman" w:cs="Times New Roman"/>
        </w:rPr>
      </w:pPr>
      <w:bookmarkStart w:id="103" w:name="ref-gabryPriorDistributionsRstanarm2023"/>
      <w:bookmarkEnd w:id="102"/>
      <w:r w:rsidRPr="00F432CF">
        <w:rPr>
          <w:rFonts w:ascii="Times New Roman" w:hAnsi="Times New Roman" w:cs="Times New Roman"/>
        </w:rPr>
        <w:t xml:space="preserve">39. </w:t>
      </w:r>
      <w:r w:rsidRPr="00F432CF">
        <w:rPr>
          <w:rFonts w:ascii="Times New Roman" w:hAnsi="Times New Roman" w:cs="Times New Roman"/>
        </w:rPr>
        <w:tab/>
      </w:r>
      <w:proofErr w:type="spellStart"/>
      <w:r w:rsidRPr="00F432CF">
        <w:rPr>
          <w:rFonts w:ascii="Times New Roman" w:hAnsi="Times New Roman" w:cs="Times New Roman"/>
        </w:rPr>
        <w:t>Gabry</w:t>
      </w:r>
      <w:proofErr w:type="spellEnd"/>
      <w:r w:rsidRPr="00F432CF">
        <w:rPr>
          <w:rFonts w:ascii="Times New Roman" w:hAnsi="Times New Roman" w:cs="Times New Roman"/>
        </w:rPr>
        <w:t xml:space="preserve"> J, Goodrich B. Prior Distributions for </w:t>
      </w:r>
      <w:proofErr w:type="spellStart"/>
      <w:r w:rsidRPr="00F432CF">
        <w:rPr>
          <w:rFonts w:ascii="Times New Roman" w:hAnsi="Times New Roman" w:cs="Times New Roman"/>
        </w:rPr>
        <w:t>rstanarm</w:t>
      </w:r>
      <w:proofErr w:type="spellEnd"/>
      <w:r w:rsidRPr="00F432CF">
        <w:rPr>
          <w:rFonts w:ascii="Times New Roman" w:hAnsi="Times New Roman" w:cs="Times New Roman"/>
        </w:rPr>
        <w:t xml:space="preserve"> Models. CRAN R-Project. https://cran.r-project.org/web/packages/rstanarm/vignettes/priors.html; 2023. </w:t>
      </w:r>
    </w:p>
    <w:p w14:paraId="5098FC6A" w14:textId="77777777" w:rsidR="00330A02" w:rsidRPr="00F432CF" w:rsidRDefault="00407060">
      <w:pPr>
        <w:pStyle w:val="Bibliography"/>
        <w:rPr>
          <w:rFonts w:ascii="Times New Roman" w:hAnsi="Times New Roman" w:cs="Times New Roman"/>
        </w:rPr>
      </w:pPr>
      <w:bookmarkStart w:id="104" w:name="ref-plattProbabilisticOutputsSupport1999"/>
      <w:bookmarkEnd w:id="103"/>
      <w:r w:rsidRPr="00F432CF">
        <w:rPr>
          <w:rFonts w:ascii="Times New Roman" w:hAnsi="Times New Roman" w:cs="Times New Roman"/>
        </w:rPr>
        <w:t>40</w:t>
      </w:r>
      <w:proofErr w:type="gramStart"/>
      <w:r w:rsidRPr="00F432CF">
        <w:rPr>
          <w:rFonts w:ascii="Times New Roman" w:hAnsi="Times New Roman" w:cs="Times New Roman"/>
        </w:rPr>
        <w:t xml:space="preserve">. </w:t>
      </w:r>
      <w:r w:rsidRPr="00F432CF">
        <w:rPr>
          <w:rFonts w:ascii="Times New Roman" w:hAnsi="Times New Roman" w:cs="Times New Roman"/>
        </w:rPr>
        <w:tab/>
        <w:t>Platt</w:t>
      </w:r>
      <w:proofErr w:type="gramEnd"/>
      <w:r w:rsidRPr="00F432CF">
        <w:rPr>
          <w:rFonts w:ascii="Times New Roman" w:hAnsi="Times New Roman" w:cs="Times New Roman"/>
        </w:rPr>
        <w:t xml:space="preserve"> J. Probabilistic outputs for support vector machines and comparisons to regularized likelihood methods. Advances in large margin classifiers. MIT Press; 1999. pp. 61–74. </w:t>
      </w:r>
    </w:p>
    <w:p w14:paraId="18184880" w14:textId="77777777" w:rsidR="00330A02" w:rsidRPr="00F432CF" w:rsidRDefault="00407060">
      <w:pPr>
        <w:pStyle w:val="Bibliography"/>
        <w:rPr>
          <w:rFonts w:ascii="Times New Roman" w:hAnsi="Times New Roman" w:cs="Times New Roman"/>
        </w:rPr>
      </w:pPr>
      <w:bookmarkStart w:id="105" w:name="ref-veinotGoodIntentionsAre2018"/>
      <w:bookmarkEnd w:id="104"/>
      <w:r w:rsidRPr="00F432CF">
        <w:rPr>
          <w:rFonts w:ascii="Times New Roman" w:hAnsi="Times New Roman" w:cs="Times New Roman"/>
        </w:rPr>
        <w:t>41</w:t>
      </w:r>
      <w:proofErr w:type="gramStart"/>
      <w:r w:rsidRPr="00F432CF">
        <w:rPr>
          <w:rFonts w:ascii="Times New Roman" w:hAnsi="Times New Roman" w:cs="Times New Roman"/>
        </w:rPr>
        <w:t xml:space="preserve">. </w:t>
      </w:r>
      <w:r w:rsidRPr="00F432CF">
        <w:rPr>
          <w:rFonts w:ascii="Times New Roman" w:hAnsi="Times New Roman" w:cs="Times New Roman"/>
        </w:rPr>
        <w:tab/>
        <w:t>Veinot</w:t>
      </w:r>
      <w:proofErr w:type="gramEnd"/>
      <w:r w:rsidRPr="00F432CF">
        <w:rPr>
          <w:rFonts w:ascii="Times New Roman" w:hAnsi="Times New Roman" w:cs="Times New Roman"/>
        </w:rPr>
        <w:t xml:space="preserve"> TC, Mitchell H, Ancker JS. Good intentions are not enough: How informatics interventions can worsen inequality. Journal of the American Medical Informatics Association: JAMIA. 2018;25: 1080–1088. doi:</w:t>
      </w:r>
      <w:hyperlink r:id="rId38">
        <w:r w:rsidR="00330A02" w:rsidRPr="00F432CF">
          <w:rPr>
            <w:rStyle w:val="Hyperlink"/>
            <w:rFonts w:ascii="Times New Roman" w:hAnsi="Times New Roman" w:cs="Times New Roman"/>
          </w:rPr>
          <w:t>10.1093/</w:t>
        </w:r>
        <w:proofErr w:type="spellStart"/>
        <w:r w:rsidR="00330A02" w:rsidRPr="00F432CF">
          <w:rPr>
            <w:rStyle w:val="Hyperlink"/>
            <w:rFonts w:ascii="Times New Roman" w:hAnsi="Times New Roman" w:cs="Times New Roman"/>
          </w:rPr>
          <w:t>jamia</w:t>
        </w:r>
        <w:proofErr w:type="spellEnd"/>
        <w:r w:rsidR="00330A02" w:rsidRPr="00F432CF">
          <w:rPr>
            <w:rStyle w:val="Hyperlink"/>
            <w:rFonts w:ascii="Times New Roman" w:hAnsi="Times New Roman" w:cs="Times New Roman"/>
          </w:rPr>
          <w:t>/ocy052</w:t>
        </w:r>
      </w:hyperlink>
    </w:p>
    <w:p w14:paraId="76A20FBE" w14:textId="77777777" w:rsidR="00330A02" w:rsidRPr="00F432CF" w:rsidRDefault="00407060">
      <w:pPr>
        <w:pStyle w:val="Bibliography"/>
        <w:rPr>
          <w:rFonts w:ascii="Times New Roman" w:hAnsi="Times New Roman" w:cs="Times New Roman"/>
        </w:rPr>
      </w:pPr>
      <w:bookmarkStart w:id="106" w:name="ref-leeUrbanRuralDisparities2023"/>
      <w:bookmarkEnd w:id="105"/>
      <w:r w:rsidRPr="00F432CF">
        <w:rPr>
          <w:rFonts w:ascii="Times New Roman" w:hAnsi="Times New Roman" w:cs="Times New Roman"/>
        </w:rPr>
        <w:t xml:space="preserve">42. </w:t>
      </w:r>
      <w:r w:rsidRPr="00F432CF">
        <w:rPr>
          <w:rFonts w:ascii="Times New Roman" w:hAnsi="Times New Roman" w:cs="Times New Roman"/>
        </w:rPr>
        <w:tab/>
        <w:t>Lee JH, Wheeler DC, Zimmerman EB, Hines AL, Chapman DA. Urban–Rural Disparities in Deaths of Despair: A County-Level Analysis 2004–2016 in the U.S. American journal of preventive medicine. 2023;64: 149–156. doi:</w:t>
      </w:r>
      <w:hyperlink r:id="rId39">
        <w:r w:rsidR="00330A02" w:rsidRPr="00F432CF">
          <w:rPr>
            <w:rStyle w:val="Hyperlink"/>
            <w:rFonts w:ascii="Times New Roman" w:hAnsi="Times New Roman" w:cs="Times New Roman"/>
          </w:rPr>
          <w:t>10.1016/j.amepre.2022.08.022</w:t>
        </w:r>
      </w:hyperlink>
    </w:p>
    <w:p w14:paraId="4242E389" w14:textId="77777777" w:rsidR="00330A02" w:rsidRPr="00F432CF" w:rsidRDefault="00407060">
      <w:pPr>
        <w:pStyle w:val="Bibliography"/>
        <w:rPr>
          <w:rFonts w:ascii="Times New Roman" w:hAnsi="Times New Roman" w:cs="Times New Roman"/>
        </w:rPr>
      </w:pPr>
      <w:bookmarkStart w:id="107" w:name="Xaa720cc9c8d959b428cd2035783815a9cba15e0"/>
      <w:bookmarkEnd w:id="106"/>
      <w:r w:rsidRPr="00F432CF">
        <w:rPr>
          <w:rFonts w:ascii="Times New Roman" w:hAnsi="Times New Roman" w:cs="Times New Roman"/>
        </w:rPr>
        <w:t>43</w:t>
      </w:r>
      <w:proofErr w:type="gramStart"/>
      <w:r w:rsidRPr="00F432CF">
        <w:rPr>
          <w:rFonts w:ascii="Times New Roman" w:hAnsi="Times New Roman" w:cs="Times New Roman"/>
        </w:rPr>
        <w:t xml:space="preserve">. </w:t>
      </w:r>
      <w:r w:rsidRPr="00F432CF">
        <w:rPr>
          <w:rFonts w:ascii="Times New Roman" w:hAnsi="Times New Roman" w:cs="Times New Roman"/>
        </w:rPr>
        <w:tab/>
        <w:t>Lister</w:t>
      </w:r>
      <w:proofErr w:type="gramEnd"/>
      <w:r w:rsidRPr="00F432CF">
        <w:rPr>
          <w:rFonts w:ascii="Times New Roman" w:hAnsi="Times New Roman" w:cs="Times New Roman"/>
        </w:rPr>
        <w:t xml:space="preserve"> JJ, Weaver A, Ellis JD, Himle JA, Ledgerwood DM. A systematic review of rural-specific barriers to medication treatment for opioid use disorder in the United States. The American Journal of Drug and Alcohol Abuse. 2020;46: 273–288. doi:</w:t>
      </w:r>
      <w:hyperlink r:id="rId40">
        <w:r w:rsidR="00330A02" w:rsidRPr="00F432CF">
          <w:rPr>
            <w:rStyle w:val="Hyperlink"/>
            <w:rFonts w:ascii="Times New Roman" w:hAnsi="Times New Roman" w:cs="Times New Roman"/>
          </w:rPr>
          <w:t>10.1080/00952990.2019.1694536</w:t>
        </w:r>
      </w:hyperlink>
    </w:p>
    <w:p w14:paraId="1B1FCDD2" w14:textId="77777777" w:rsidR="00330A02" w:rsidRPr="00F432CF" w:rsidRDefault="00407060">
      <w:pPr>
        <w:pStyle w:val="Bibliography"/>
        <w:rPr>
          <w:rFonts w:ascii="Times New Roman" w:hAnsi="Times New Roman" w:cs="Times New Roman"/>
        </w:rPr>
      </w:pPr>
      <w:bookmarkStart w:id="108" w:name="ref-fisherDynamicModelPsychological2015"/>
      <w:bookmarkEnd w:id="107"/>
      <w:r w:rsidRPr="00F432CF">
        <w:rPr>
          <w:rFonts w:ascii="Times New Roman" w:hAnsi="Times New Roman" w:cs="Times New Roman"/>
        </w:rPr>
        <w:t>44</w:t>
      </w:r>
      <w:proofErr w:type="gramStart"/>
      <w:r w:rsidRPr="00F432CF">
        <w:rPr>
          <w:rFonts w:ascii="Times New Roman" w:hAnsi="Times New Roman" w:cs="Times New Roman"/>
        </w:rPr>
        <w:t xml:space="preserve">. </w:t>
      </w:r>
      <w:r w:rsidRPr="00F432CF">
        <w:rPr>
          <w:rFonts w:ascii="Times New Roman" w:hAnsi="Times New Roman" w:cs="Times New Roman"/>
        </w:rPr>
        <w:tab/>
        <w:t>Fisher</w:t>
      </w:r>
      <w:proofErr w:type="gramEnd"/>
      <w:r w:rsidRPr="00F432CF">
        <w:rPr>
          <w:rFonts w:ascii="Times New Roman" w:hAnsi="Times New Roman" w:cs="Times New Roman"/>
        </w:rPr>
        <w:t xml:space="preserve"> AJ. Toward a dynamic model of psychological assessment: Implications for personalized care. Journal of Consulting and Clinical Psychology. 2015;83: 825–836. doi:</w:t>
      </w:r>
      <w:hyperlink r:id="rId41">
        <w:r w:rsidR="00330A02" w:rsidRPr="00F432CF">
          <w:rPr>
            <w:rStyle w:val="Hyperlink"/>
            <w:rFonts w:ascii="Times New Roman" w:hAnsi="Times New Roman" w:cs="Times New Roman"/>
          </w:rPr>
          <w:t>10.1037/ccp0000026</w:t>
        </w:r>
      </w:hyperlink>
    </w:p>
    <w:p w14:paraId="2E27BCF8" w14:textId="77777777" w:rsidR="00330A02" w:rsidRPr="00F432CF" w:rsidRDefault="00407060">
      <w:pPr>
        <w:pStyle w:val="Bibliography"/>
        <w:rPr>
          <w:rFonts w:ascii="Times New Roman" w:hAnsi="Times New Roman" w:cs="Times New Roman"/>
        </w:rPr>
      </w:pPr>
      <w:bookmarkStart w:id="109" w:name="Xb70ed90433964dc3a7ede0ee8357d97241623cc"/>
      <w:bookmarkEnd w:id="108"/>
      <w:r w:rsidRPr="00F432CF">
        <w:rPr>
          <w:rFonts w:ascii="Times New Roman" w:hAnsi="Times New Roman" w:cs="Times New Roman"/>
        </w:rPr>
        <w:t>45</w:t>
      </w:r>
      <w:proofErr w:type="gramStart"/>
      <w:r w:rsidRPr="00F432CF">
        <w:rPr>
          <w:rFonts w:ascii="Times New Roman" w:hAnsi="Times New Roman" w:cs="Times New Roman"/>
        </w:rPr>
        <w:t xml:space="preserve">. </w:t>
      </w:r>
      <w:r w:rsidRPr="00F432CF">
        <w:rPr>
          <w:rFonts w:ascii="Times New Roman" w:hAnsi="Times New Roman" w:cs="Times New Roman"/>
        </w:rPr>
        <w:tab/>
        <w:t>David</w:t>
      </w:r>
      <w:proofErr w:type="gramEnd"/>
      <w:r w:rsidRPr="00F432CF">
        <w:rPr>
          <w:rFonts w:ascii="Times New Roman" w:hAnsi="Times New Roman" w:cs="Times New Roman"/>
        </w:rPr>
        <w:t xml:space="preserve"> SJ, Marshall AJ, Evanovich EK, Mumma GH. Intraindividual Dynamic Network Analysis - Implications for Clinical Assessment. Journal of Psychopathology and Behavioral Assessment. 2018;40: 235–248. doi:</w:t>
      </w:r>
      <w:hyperlink r:id="rId42">
        <w:r w:rsidR="00330A02" w:rsidRPr="00F432CF">
          <w:rPr>
            <w:rStyle w:val="Hyperlink"/>
            <w:rFonts w:ascii="Times New Roman" w:hAnsi="Times New Roman" w:cs="Times New Roman"/>
          </w:rPr>
          <w:t>10.1007/s10862-017-9632-8</w:t>
        </w:r>
      </w:hyperlink>
    </w:p>
    <w:p w14:paraId="45893B1A" w14:textId="77777777" w:rsidR="00330A02" w:rsidRPr="00F432CF" w:rsidRDefault="00407060">
      <w:pPr>
        <w:pStyle w:val="Bibliography"/>
        <w:rPr>
          <w:rFonts w:ascii="Times New Roman" w:hAnsi="Times New Roman" w:cs="Times New Roman"/>
        </w:rPr>
      </w:pPr>
      <w:bookmarkStart w:id="110" w:name="Xc5cdea043ab663a81d5612c8b1e0f7c2b734aab"/>
      <w:bookmarkEnd w:id="109"/>
      <w:r w:rsidRPr="00F432CF">
        <w:rPr>
          <w:rFonts w:ascii="Times New Roman" w:hAnsi="Times New Roman" w:cs="Times New Roman"/>
        </w:rPr>
        <w:t>46</w:t>
      </w:r>
      <w:proofErr w:type="gramStart"/>
      <w:r w:rsidRPr="00F432CF">
        <w:rPr>
          <w:rFonts w:ascii="Times New Roman" w:hAnsi="Times New Roman" w:cs="Times New Roman"/>
        </w:rPr>
        <w:t xml:space="preserve">. </w:t>
      </w:r>
      <w:r w:rsidRPr="00F432CF">
        <w:rPr>
          <w:rFonts w:ascii="Times New Roman" w:hAnsi="Times New Roman" w:cs="Times New Roman"/>
        </w:rPr>
        <w:tab/>
        <w:t>Roche</w:t>
      </w:r>
      <w:proofErr w:type="gramEnd"/>
      <w:r w:rsidRPr="00F432CF">
        <w:rPr>
          <w:rFonts w:ascii="Times New Roman" w:hAnsi="Times New Roman" w:cs="Times New Roman"/>
        </w:rPr>
        <w:t xml:space="preserve"> MJ, Pincus AL, Rebar AL, Conroy DE, Ram N. Enriching Psychological Assessment Using a Person-Specific Analysis of Interpersonal Processes in Daily Life. Assessment. 2014;21: 515–528. doi:</w:t>
      </w:r>
      <w:hyperlink r:id="rId43">
        <w:r w:rsidR="00330A02" w:rsidRPr="00F432CF">
          <w:rPr>
            <w:rStyle w:val="Hyperlink"/>
            <w:rFonts w:ascii="Times New Roman" w:hAnsi="Times New Roman" w:cs="Times New Roman"/>
          </w:rPr>
          <w:t>10.1177/1073191114540320</w:t>
        </w:r>
      </w:hyperlink>
    </w:p>
    <w:p w14:paraId="3CAD3973" w14:textId="77777777" w:rsidR="00330A02" w:rsidRPr="00F432CF" w:rsidRDefault="00407060">
      <w:pPr>
        <w:pStyle w:val="Bibliography"/>
        <w:rPr>
          <w:rFonts w:ascii="Times New Roman" w:hAnsi="Times New Roman" w:cs="Times New Roman"/>
        </w:rPr>
      </w:pPr>
      <w:bookmarkStart w:id="111" w:name="X513fadbf866a4ddf9f29b63741ad369252b4800"/>
      <w:bookmarkEnd w:id="110"/>
      <w:r w:rsidRPr="00F432CF">
        <w:rPr>
          <w:rFonts w:ascii="Times New Roman" w:hAnsi="Times New Roman" w:cs="Times New Roman"/>
        </w:rPr>
        <w:t xml:space="preserve">47. </w:t>
      </w:r>
      <w:r w:rsidRPr="00F432CF">
        <w:rPr>
          <w:rFonts w:ascii="Times New Roman" w:hAnsi="Times New Roman" w:cs="Times New Roman"/>
        </w:rPr>
        <w:tab/>
      </w:r>
      <w:r w:rsidRPr="00F432CF">
        <w:rPr>
          <w:rFonts w:ascii="Times New Roman" w:hAnsi="Times New Roman" w:cs="Times New Roman"/>
        </w:rPr>
        <w:t>Wright AGC, Hallquist MN, Stepp SD, Scott LN, Beeney JE, Lazarus SA, et al. Modeling Heterogeneity in Momentary Interpersonal and Affective Dynamic Processes in Borderline Personality Disorder. Assessment. 2016;23: 484–495. doi:</w:t>
      </w:r>
      <w:hyperlink r:id="rId44">
        <w:r w:rsidR="00330A02" w:rsidRPr="00F432CF">
          <w:rPr>
            <w:rStyle w:val="Hyperlink"/>
            <w:rFonts w:ascii="Times New Roman" w:hAnsi="Times New Roman" w:cs="Times New Roman"/>
          </w:rPr>
          <w:t>10.1177/1073191116653829</w:t>
        </w:r>
      </w:hyperlink>
    </w:p>
    <w:p w14:paraId="5C81C4EC" w14:textId="77777777" w:rsidR="00330A02" w:rsidRPr="00F432CF" w:rsidRDefault="00407060">
      <w:pPr>
        <w:pStyle w:val="Bibliography"/>
        <w:rPr>
          <w:rFonts w:ascii="Times New Roman" w:hAnsi="Times New Roman" w:cs="Times New Roman"/>
        </w:rPr>
      </w:pPr>
      <w:bookmarkStart w:id="112" w:name="ref-pulickIdiographicLapsePrediction2025"/>
      <w:bookmarkEnd w:id="111"/>
      <w:r w:rsidRPr="00F432CF">
        <w:rPr>
          <w:rFonts w:ascii="Times New Roman" w:hAnsi="Times New Roman" w:cs="Times New Roman"/>
        </w:rPr>
        <w:t>48</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Pulick</w:t>
      </w:r>
      <w:proofErr w:type="spellEnd"/>
      <w:proofErr w:type="gramEnd"/>
      <w:r w:rsidRPr="00F432CF">
        <w:rPr>
          <w:rFonts w:ascii="Times New Roman" w:hAnsi="Times New Roman" w:cs="Times New Roman"/>
        </w:rPr>
        <w:t xml:space="preserve"> E, Curtin J, Mintz Y. Idiographic Lapse Prediction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State Space Modeling: Algorithm Development and Validation Study. JMIR Formative Research. 2025;9: e73265. doi:</w:t>
      </w:r>
      <w:hyperlink r:id="rId45">
        <w:r w:rsidR="00330A02" w:rsidRPr="00F432CF">
          <w:rPr>
            <w:rStyle w:val="Hyperlink"/>
            <w:rFonts w:ascii="Times New Roman" w:hAnsi="Times New Roman" w:cs="Times New Roman"/>
          </w:rPr>
          <w:t>10.2196/73265</w:t>
        </w:r>
      </w:hyperlink>
    </w:p>
    <w:p w14:paraId="796C6AE5" w14:textId="77777777" w:rsidR="00330A02" w:rsidRPr="00F432CF" w:rsidRDefault="00407060">
      <w:pPr>
        <w:pStyle w:val="Bibliography"/>
        <w:rPr>
          <w:rFonts w:ascii="Times New Roman" w:hAnsi="Times New Roman" w:cs="Times New Roman"/>
        </w:rPr>
      </w:pPr>
      <w:bookmarkStart w:id="113" w:name="ref-studiesNIHRevitalizationAct1994"/>
      <w:bookmarkEnd w:id="112"/>
      <w:r w:rsidRPr="00F432CF">
        <w:rPr>
          <w:rFonts w:ascii="Times New Roman" w:hAnsi="Times New Roman" w:cs="Times New Roman"/>
        </w:rPr>
        <w:t>49</w:t>
      </w:r>
      <w:proofErr w:type="gramStart"/>
      <w:r w:rsidRPr="00F432CF">
        <w:rPr>
          <w:rFonts w:ascii="Times New Roman" w:hAnsi="Times New Roman" w:cs="Times New Roman"/>
        </w:rPr>
        <w:t xml:space="preserve">. </w:t>
      </w:r>
      <w:r w:rsidRPr="00F432CF">
        <w:rPr>
          <w:rFonts w:ascii="Times New Roman" w:hAnsi="Times New Roman" w:cs="Times New Roman"/>
        </w:rPr>
        <w:tab/>
        <w:t>Studies</w:t>
      </w:r>
      <w:proofErr w:type="gramEnd"/>
      <w:r w:rsidRPr="00F432CF">
        <w:rPr>
          <w:rFonts w:ascii="Times New Roman" w:hAnsi="Times New Roman" w:cs="Times New Roman"/>
        </w:rPr>
        <w:t xml:space="preserve"> I of M(US)C on E and LIR to the I of W in C, Mastroianni AC, Faden R, Federman D. NIH Revitalization Act of 1993 Public Law 103-43. Women and Health Research: Ethical and Legal Issues of Including Women in Clinical Studies: Volume I. National Academies Press (US); 1994. </w:t>
      </w:r>
    </w:p>
    <w:p w14:paraId="4F4DD93D" w14:textId="77777777" w:rsidR="00330A02" w:rsidRPr="00F432CF" w:rsidRDefault="00407060">
      <w:pPr>
        <w:pStyle w:val="Bibliography"/>
        <w:rPr>
          <w:rFonts w:ascii="Times New Roman" w:hAnsi="Times New Roman" w:cs="Times New Roman"/>
        </w:rPr>
      </w:pPr>
      <w:bookmarkStart w:id="114" w:name="ref-vannicelliEffectSexBias1984"/>
      <w:bookmarkEnd w:id="113"/>
      <w:r w:rsidRPr="00F432CF">
        <w:rPr>
          <w:rFonts w:ascii="Times New Roman" w:hAnsi="Times New Roman" w:cs="Times New Roman"/>
        </w:rPr>
        <w:t xml:space="preserve">50. </w:t>
      </w:r>
      <w:r w:rsidRPr="00F432CF">
        <w:rPr>
          <w:rFonts w:ascii="Times New Roman" w:hAnsi="Times New Roman" w:cs="Times New Roman"/>
        </w:rPr>
        <w:tab/>
      </w:r>
      <w:proofErr w:type="spellStart"/>
      <w:r w:rsidRPr="00F432CF">
        <w:rPr>
          <w:rFonts w:ascii="Times New Roman" w:hAnsi="Times New Roman" w:cs="Times New Roman"/>
        </w:rPr>
        <w:t>Vannicelli</w:t>
      </w:r>
      <w:proofErr w:type="spellEnd"/>
      <w:r w:rsidRPr="00F432CF">
        <w:rPr>
          <w:rFonts w:ascii="Times New Roman" w:hAnsi="Times New Roman" w:cs="Times New Roman"/>
        </w:rPr>
        <w:t xml:space="preserve"> M, Nash L. Effect of Sex Bias on Women’s Studies on Alcoholism. Alcoholism: Clinical and Experimental Research. 1984;8: 334–336. doi:</w:t>
      </w:r>
      <w:hyperlink r:id="rId46">
        <w:r w:rsidR="00330A02" w:rsidRPr="00F432CF">
          <w:rPr>
            <w:rStyle w:val="Hyperlink"/>
            <w:rFonts w:ascii="Times New Roman" w:hAnsi="Times New Roman" w:cs="Times New Roman"/>
          </w:rPr>
          <w:t>10.1111/j.1530-</w:t>
        </w:r>
        <w:proofErr w:type="gramStart"/>
        <w:r w:rsidR="00330A02" w:rsidRPr="00F432CF">
          <w:rPr>
            <w:rStyle w:val="Hyperlink"/>
            <w:rFonts w:ascii="Times New Roman" w:hAnsi="Times New Roman" w:cs="Times New Roman"/>
          </w:rPr>
          <w:t>0277.1984.tb</w:t>
        </w:r>
        <w:proofErr w:type="gramEnd"/>
        <w:r w:rsidR="00330A02" w:rsidRPr="00F432CF">
          <w:rPr>
            <w:rStyle w:val="Hyperlink"/>
            <w:rFonts w:ascii="Times New Roman" w:hAnsi="Times New Roman" w:cs="Times New Roman"/>
          </w:rPr>
          <w:t>05523.x</w:t>
        </w:r>
      </w:hyperlink>
    </w:p>
    <w:p w14:paraId="7893D159" w14:textId="77777777" w:rsidR="00330A02" w:rsidRPr="00F432CF" w:rsidRDefault="00407060">
      <w:pPr>
        <w:pStyle w:val="Bibliography"/>
        <w:rPr>
          <w:rFonts w:ascii="Times New Roman" w:hAnsi="Times New Roman" w:cs="Times New Roman"/>
        </w:rPr>
      </w:pPr>
      <w:bookmarkStart w:id="115" w:name="ref-walitzerGenderDifferencesAlcohol2006"/>
      <w:bookmarkEnd w:id="114"/>
      <w:r w:rsidRPr="00F432CF">
        <w:rPr>
          <w:rFonts w:ascii="Times New Roman" w:hAnsi="Times New Roman" w:cs="Times New Roman"/>
        </w:rPr>
        <w:lastRenderedPageBreak/>
        <w:t>51</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Walitzer</w:t>
      </w:r>
      <w:proofErr w:type="spellEnd"/>
      <w:proofErr w:type="gramEnd"/>
      <w:r w:rsidRPr="00F432CF">
        <w:rPr>
          <w:rFonts w:ascii="Times New Roman" w:hAnsi="Times New Roman" w:cs="Times New Roman"/>
        </w:rPr>
        <w:t xml:space="preserve"> KS, Dearing RL. Gender differences in alcohol and substance use relapse. Clinical Psychology Review. 2006;26: 128–148. doi:</w:t>
      </w:r>
      <w:hyperlink r:id="rId47">
        <w:r w:rsidR="00330A02" w:rsidRPr="00F432CF">
          <w:rPr>
            <w:rStyle w:val="Hyperlink"/>
            <w:rFonts w:ascii="Times New Roman" w:hAnsi="Times New Roman" w:cs="Times New Roman"/>
          </w:rPr>
          <w:t>10.1016/j.cpr.2005.11.003</w:t>
        </w:r>
      </w:hyperlink>
    </w:p>
    <w:p w14:paraId="59D33B84" w14:textId="77777777" w:rsidR="00330A02" w:rsidRPr="00F432CF" w:rsidRDefault="00407060">
      <w:pPr>
        <w:pStyle w:val="Bibliography"/>
        <w:rPr>
          <w:rFonts w:ascii="Times New Roman" w:hAnsi="Times New Roman" w:cs="Times New Roman"/>
        </w:rPr>
      </w:pPr>
      <w:bookmarkStart w:id="116" w:name="ref-mchughSexGenderDifferences2018"/>
      <w:bookmarkEnd w:id="115"/>
      <w:r w:rsidRPr="00F432CF">
        <w:rPr>
          <w:rFonts w:ascii="Times New Roman" w:hAnsi="Times New Roman" w:cs="Times New Roman"/>
        </w:rPr>
        <w:t xml:space="preserve">52. </w:t>
      </w:r>
      <w:r w:rsidRPr="00F432CF">
        <w:rPr>
          <w:rFonts w:ascii="Times New Roman" w:hAnsi="Times New Roman" w:cs="Times New Roman"/>
        </w:rPr>
        <w:tab/>
        <w:t>McHugh RK, Votaw VR, Sugarman DE, Greenfield SF. Sex and gender differences in substance use disorders. Clinical Psychology Review. 2018;66: 12–23. doi:</w:t>
      </w:r>
      <w:hyperlink r:id="rId48">
        <w:r w:rsidR="00330A02" w:rsidRPr="00F432CF">
          <w:rPr>
            <w:rStyle w:val="Hyperlink"/>
            <w:rFonts w:ascii="Times New Roman" w:hAnsi="Times New Roman" w:cs="Times New Roman"/>
          </w:rPr>
          <w:t>10.1016/j.cpr.2017.10.012</w:t>
        </w:r>
      </w:hyperlink>
    </w:p>
    <w:p w14:paraId="179F1E48" w14:textId="77777777" w:rsidR="00330A02" w:rsidRPr="00F432CF" w:rsidRDefault="00407060">
      <w:pPr>
        <w:pStyle w:val="Bibliography"/>
        <w:rPr>
          <w:rFonts w:ascii="Times New Roman" w:hAnsi="Times New Roman" w:cs="Times New Roman"/>
        </w:rPr>
      </w:pPr>
      <w:bookmarkStart w:id="117" w:name="Xdd108b50209bad1fdcf1a9fcca4dd1d7d3b13e9"/>
      <w:bookmarkEnd w:id="116"/>
      <w:r w:rsidRPr="00F432CF">
        <w:rPr>
          <w:rFonts w:ascii="Times New Roman" w:hAnsi="Times New Roman" w:cs="Times New Roman"/>
        </w:rPr>
        <w:t>53</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Tausczik</w:t>
      </w:r>
      <w:proofErr w:type="spellEnd"/>
      <w:proofErr w:type="gramEnd"/>
      <w:r w:rsidRPr="00F432CF">
        <w:rPr>
          <w:rFonts w:ascii="Times New Roman" w:hAnsi="Times New Roman" w:cs="Times New Roman"/>
        </w:rPr>
        <w:t xml:space="preserve"> YR, Pennebaker JW. The Psychological Meaning of Words: LIWC and Computerized Text Analysis Methods. Journal of Language and Social Psychology. 2010;29: 24–54. doi:</w:t>
      </w:r>
      <w:hyperlink r:id="rId49">
        <w:r w:rsidR="00330A02" w:rsidRPr="00F432CF">
          <w:rPr>
            <w:rStyle w:val="Hyperlink"/>
            <w:rFonts w:ascii="Times New Roman" w:hAnsi="Times New Roman" w:cs="Times New Roman"/>
          </w:rPr>
          <w:t>10.1177/0261927X09351676</w:t>
        </w:r>
      </w:hyperlink>
    </w:p>
    <w:p w14:paraId="4E597624" w14:textId="77777777" w:rsidR="00330A02" w:rsidRPr="00F432CF" w:rsidRDefault="00407060">
      <w:pPr>
        <w:pStyle w:val="Bibliography"/>
        <w:rPr>
          <w:rFonts w:ascii="Times New Roman" w:hAnsi="Times New Roman" w:cs="Times New Roman"/>
        </w:rPr>
      </w:pPr>
      <w:bookmarkStart w:id="118" w:name="ref-bleiLatentDirichletAllocation2003"/>
      <w:bookmarkEnd w:id="117"/>
      <w:r w:rsidRPr="00F432CF">
        <w:rPr>
          <w:rFonts w:ascii="Times New Roman" w:hAnsi="Times New Roman" w:cs="Times New Roman"/>
        </w:rPr>
        <w:t xml:space="preserve">54. </w:t>
      </w:r>
      <w:r w:rsidRPr="00F432CF">
        <w:rPr>
          <w:rFonts w:ascii="Times New Roman" w:hAnsi="Times New Roman" w:cs="Times New Roman"/>
        </w:rPr>
        <w:tab/>
        <w:t xml:space="preserve">Blei DM, Ng AY, Jordan MI. Latent </w:t>
      </w:r>
      <w:proofErr w:type="spellStart"/>
      <w:r w:rsidRPr="00F432CF">
        <w:rPr>
          <w:rFonts w:ascii="Times New Roman" w:hAnsi="Times New Roman" w:cs="Times New Roman"/>
        </w:rPr>
        <w:t>dirichlet</w:t>
      </w:r>
      <w:proofErr w:type="spellEnd"/>
      <w:r w:rsidRPr="00F432CF">
        <w:rPr>
          <w:rFonts w:ascii="Times New Roman" w:hAnsi="Times New Roman" w:cs="Times New Roman"/>
        </w:rPr>
        <w:t xml:space="preserve"> allocation. J Mach Learn Res. 2003;3: 993–1022. </w:t>
      </w:r>
    </w:p>
    <w:p w14:paraId="59160F94" w14:textId="77777777" w:rsidR="00330A02" w:rsidRPr="00F432CF" w:rsidRDefault="00407060">
      <w:pPr>
        <w:pStyle w:val="Bibliography"/>
        <w:rPr>
          <w:rFonts w:ascii="Times New Roman" w:hAnsi="Times New Roman" w:cs="Times New Roman"/>
        </w:rPr>
      </w:pPr>
      <w:bookmarkStart w:id="119" w:name="ref-devlinBERTPretrainingDeep2019"/>
      <w:bookmarkEnd w:id="118"/>
      <w:r w:rsidRPr="00F432CF">
        <w:rPr>
          <w:rFonts w:ascii="Times New Roman" w:hAnsi="Times New Roman" w:cs="Times New Roman"/>
        </w:rPr>
        <w:t>55</w:t>
      </w:r>
      <w:proofErr w:type="gramStart"/>
      <w:r w:rsidRPr="00F432CF">
        <w:rPr>
          <w:rFonts w:ascii="Times New Roman" w:hAnsi="Times New Roman" w:cs="Times New Roman"/>
        </w:rPr>
        <w:t xml:space="preserve">. </w:t>
      </w:r>
      <w:r w:rsidRPr="00F432CF">
        <w:rPr>
          <w:rFonts w:ascii="Times New Roman" w:hAnsi="Times New Roman" w:cs="Times New Roman"/>
        </w:rPr>
        <w:tab/>
        <w:t>Devlin</w:t>
      </w:r>
      <w:proofErr w:type="gramEnd"/>
      <w:r w:rsidRPr="00F432CF">
        <w:rPr>
          <w:rFonts w:ascii="Times New Roman" w:hAnsi="Times New Roman" w:cs="Times New Roman"/>
        </w:rPr>
        <w:t xml:space="preserve"> J, Chang M-W, Lee K, Toutanova K. BERT: Pre-training of Deep Bidirectional Transformers for Language Understanding. </w:t>
      </w:r>
      <w:proofErr w:type="spellStart"/>
      <w:r w:rsidRPr="00F432CF">
        <w:rPr>
          <w:rFonts w:ascii="Times New Roman" w:hAnsi="Times New Roman" w:cs="Times New Roman"/>
        </w:rPr>
        <w:t>arXiv</w:t>
      </w:r>
      <w:proofErr w:type="spellEnd"/>
      <w:r w:rsidRPr="00F432CF">
        <w:rPr>
          <w:rFonts w:ascii="Times New Roman" w:hAnsi="Times New Roman" w:cs="Times New Roman"/>
        </w:rPr>
        <w:t>; 2019. doi:</w:t>
      </w:r>
      <w:hyperlink r:id="rId50">
        <w:r w:rsidR="00330A02" w:rsidRPr="00F432CF">
          <w:rPr>
            <w:rStyle w:val="Hyperlink"/>
            <w:rFonts w:ascii="Times New Roman" w:hAnsi="Times New Roman" w:cs="Times New Roman"/>
          </w:rPr>
          <w:t>10.48550/arXiv.1810.04805</w:t>
        </w:r>
      </w:hyperlink>
    </w:p>
    <w:p w14:paraId="3E608C10" w14:textId="77777777" w:rsidR="00330A02" w:rsidRPr="00F432CF" w:rsidRDefault="00407060">
      <w:pPr>
        <w:pStyle w:val="Bibliography"/>
        <w:rPr>
          <w:rFonts w:ascii="Times New Roman" w:hAnsi="Times New Roman" w:cs="Times New Roman"/>
        </w:rPr>
      </w:pPr>
      <w:bookmarkStart w:id="120" w:name="X0c0e928dd8ff101aa479012bffab8d24e8c0dcf"/>
      <w:bookmarkEnd w:id="119"/>
      <w:r w:rsidRPr="00F432CF">
        <w:rPr>
          <w:rFonts w:ascii="Times New Roman" w:hAnsi="Times New Roman" w:cs="Times New Roman"/>
        </w:rPr>
        <w:t>56</w:t>
      </w:r>
      <w:proofErr w:type="gramStart"/>
      <w:r w:rsidRPr="00F432CF">
        <w:rPr>
          <w:rFonts w:ascii="Times New Roman" w:hAnsi="Times New Roman" w:cs="Times New Roman"/>
        </w:rPr>
        <w:t xml:space="preserve">. </w:t>
      </w:r>
      <w:r w:rsidRPr="00F432CF">
        <w:rPr>
          <w:rFonts w:ascii="Times New Roman" w:hAnsi="Times New Roman" w:cs="Times New Roman"/>
        </w:rPr>
        <w:tab/>
        <w:t>Molnar</w:t>
      </w:r>
      <w:proofErr w:type="gramEnd"/>
      <w:r w:rsidRPr="00F432CF">
        <w:rPr>
          <w:rFonts w:ascii="Times New Roman" w:hAnsi="Times New Roman" w:cs="Times New Roman"/>
        </w:rPr>
        <w:t xml:space="preserve"> C. Interpretable Machine Learning: A Guide </w:t>
      </w:r>
      <w:proofErr w:type="gramStart"/>
      <w:r w:rsidRPr="00F432CF">
        <w:rPr>
          <w:rFonts w:ascii="Times New Roman" w:hAnsi="Times New Roman" w:cs="Times New Roman"/>
        </w:rPr>
        <w:t>For</w:t>
      </w:r>
      <w:proofErr w:type="gramEnd"/>
      <w:r w:rsidRPr="00F432CF">
        <w:rPr>
          <w:rFonts w:ascii="Times New Roman" w:hAnsi="Times New Roman" w:cs="Times New Roman"/>
        </w:rPr>
        <w:t xml:space="preserve"> Making Black Box Models Explainable. Munich, Germany: Independently published; 2022. </w:t>
      </w:r>
    </w:p>
    <w:p w14:paraId="18EA1FDA" w14:textId="77777777" w:rsidR="00330A02" w:rsidRPr="00F432CF" w:rsidRDefault="00407060">
      <w:pPr>
        <w:pStyle w:val="Bibliography"/>
        <w:rPr>
          <w:rFonts w:ascii="Times New Roman" w:hAnsi="Times New Roman" w:cs="Times New Roman"/>
        </w:rPr>
      </w:pPr>
      <w:bookmarkStart w:id="121" w:name="ref-meyersIntersectionGenderDrug2021"/>
      <w:bookmarkEnd w:id="120"/>
      <w:r w:rsidRPr="00F432CF">
        <w:rPr>
          <w:rFonts w:ascii="Times New Roman" w:hAnsi="Times New Roman" w:cs="Times New Roman"/>
        </w:rPr>
        <w:t>57</w:t>
      </w:r>
      <w:proofErr w:type="gramStart"/>
      <w:r w:rsidRPr="00F432CF">
        <w:rPr>
          <w:rFonts w:ascii="Times New Roman" w:hAnsi="Times New Roman" w:cs="Times New Roman"/>
        </w:rPr>
        <w:t xml:space="preserve">. </w:t>
      </w:r>
      <w:r w:rsidRPr="00F432CF">
        <w:rPr>
          <w:rFonts w:ascii="Times New Roman" w:hAnsi="Times New Roman" w:cs="Times New Roman"/>
        </w:rPr>
        <w:tab/>
        <w:t>Meyers</w:t>
      </w:r>
      <w:proofErr w:type="gramEnd"/>
      <w:r w:rsidRPr="00F432CF">
        <w:rPr>
          <w:rFonts w:ascii="Times New Roman" w:hAnsi="Times New Roman" w:cs="Times New Roman"/>
        </w:rPr>
        <w:t xml:space="preserve"> SA, Earnshaw VA, D’Ambrosio B, Courchesne N, Werb D, Smith LR. The intersection of gender and drug use-related stigma: A mixed methods systematic review and synthesis of the literature. Drug and Alcohol Dependence. 2021;223: 108706. doi:</w:t>
      </w:r>
      <w:hyperlink r:id="rId51">
        <w:r w:rsidR="00330A02" w:rsidRPr="00F432CF">
          <w:rPr>
            <w:rStyle w:val="Hyperlink"/>
            <w:rFonts w:ascii="Times New Roman" w:hAnsi="Times New Roman" w:cs="Times New Roman"/>
          </w:rPr>
          <w:t>10.1016/j.drugalcdep.2021.108706</w:t>
        </w:r>
      </w:hyperlink>
    </w:p>
    <w:p w14:paraId="68D4A018" w14:textId="77777777" w:rsidR="00330A02" w:rsidRPr="00F432CF" w:rsidRDefault="00407060">
      <w:pPr>
        <w:pStyle w:val="Bibliography"/>
        <w:rPr>
          <w:rFonts w:ascii="Times New Roman" w:hAnsi="Times New Roman" w:cs="Times New Roman"/>
        </w:rPr>
      </w:pPr>
      <w:bookmarkStart w:id="122" w:name="Xb55b40a3d7f46ba5e03427f7cd05843a1612710"/>
      <w:bookmarkEnd w:id="121"/>
      <w:r w:rsidRPr="00F432CF">
        <w:rPr>
          <w:rFonts w:ascii="Times New Roman" w:hAnsi="Times New Roman" w:cs="Times New Roman"/>
        </w:rPr>
        <w:t xml:space="preserve">58. </w:t>
      </w:r>
      <w:r w:rsidRPr="00F432CF">
        <w:rPr>
          <w:rFonts w:ascii="Times New Roman" w:hAnsi="Times New Roman" w:cs="Times New Roman"/>
        </w:rPr>
        <w:tab/>
        <w:t xml:space="preserve">Marwick AE, Boyd D. Privacy at the Margins Understanding Privacy at the Margins—Introduction. International Journal of Communication. 2018;12: 9. </w:t>
      </w:r>
    </w:p>
    <w:p w14:paraId="400EB7DF" w14:textId="77777777" w:rsidR="00330A02" w:rsidRPr="00F432CF" w:rsidRDefault="00407060">
      <w:pPr>
        <w:pStyle w:val="Bibliography"/>
        <w:rPr>
          <w:rFonts w:ascii="Times New Roman" w:hAnsi="Times New Roman" w:cs="Times New Roman"/>
        </w:rPr>
      </w:pPr>
      <w:bookmarkStart w:id="123" w:name="ref-zikmund-fisherRightToolWhat2013"/>
      <w:bookmarkEnd w:id="122"/>
      <w:r w:rsidRPr="00F432CF">
        <w:rPr>
          <w:rFonts w:ascii="Times New Roman" w:hAnsi="Times New Roman" w:cs="Times New Roman"/>
        </w:rPr>
        <w:t xml:space="preserve">59. </w:t>
      </w:r>
      <w:r w:rsidRPr="00F432CF">
        <w:rPr>
          <w:rFonts w:ascii="Times New Roman" w:hAnsi="Times New Roman" w:cs="Times New Roman"/>
        </w:rPr>
        <w:tab/>
      </w:r>
      <w:r w:rsidRPr="00F432CF">
        <w:rPr>
          <w:rFonts w:ascii="Times New Roman" w:hAnsi="Times New Roman" w:cs="Times New Roman"/>
        </w:rPr>
        <w:t>Zikmund-Fisher BJ. The right tool is what they need, not what we have: A taxonomy of appropriate levels of precision in patient risk communication. Medical care research and review: MCRR. 2013;70: 37S–49S. doi:</w:t>
      </w:r>
      <w:hyperlink r:id="rId52">
        <w:r w:rsidR="00330A02" w:rsidRPr="00F432CF">
          <w:rPr>
            <w:rStyle w:val="Hyperlink"/>
            <w:rFonts w:ascii="Times New Roman" w:hAnsi="Times New Roman" w:cs="Times New Roman"/>
          </w:rPr>
          <w:t>10.1177/1077558712458541</w:t>
        </w:r>
      </w:hyperlink>
    </w:p>
    <w:p w14:paraId="0FB0C938" w14:textId="77777777" w:rsidR="00330A02" w:rsidRPr="00F432CF" w:rsidRDefault="00407060">
      <w:pPr>
        <w:pStyle w:val="Bibliography"/>
        <w:rPr>
          <w:rFonts w:ascii="Times New Roman" w:hAnsi="Times New Roman" w:cs="Times New Roman"/>
        </w:rPr>
      </w:pPr>
      <w:bookmarkStart w:id="124" w:name="ref-fagerlinMakingNumbersMatter2007"/>
      <w:bookmarkEnd w:id="123"/>
      <w:r w:rsidRPr="00F432CF">
        <w:rPr>
          <w:rFonts w:ascii="Times New Roman" w:hAnsi="Times New Roman" w:cs="Times New Roman"/>
        </w:rPr>
        <w:t xml:space="preserve">60. </w:t>
      </w:r>
      <w:r w:rsidRPr="00F432CF">
        <w:rPr>
          <w:rFonts w:ascii="Times New Roman" w:hAnsi="Times New Roman" w:cs="Times New Roman"/>
        </w:rPr>
        <w:tab/>
        <w:t>Fagerlin A, Ubel PA, Smith DM, Zikmund-Fisher BJ. Making numbers matter: Present and future research in risk communication. American Journal of Health Behavior. 2007;31 Suppl 1: S47–56. doi:</w:t>
      </w:r>
      <w:hyperlink r:id="rId53">
        <w:r w:rsidR="00330A02" w:rsidRPr="00F432CF">
          <w:rPr>
            <w:rStyle w:val="Hyperlink"/>
            <w:rFonts w:ascii="Times New Roman" w:hAnsi="Times New Roman" w:cs="Times New Roman"/>
          </w:rPr>
          <w:t>10.5555/ajhb.2007.31.supp.S47</w:t>
        </w:r>
      </w:hyperlink>
    </w:p>
    <w:p w14:paraId="0C242FB4" w14:textId="77777777" w:rsidR="00330A02" w:rsidRPr="00F432CF" w:rsidRDefault="00407060">
      <w:pPr>
        <w:pStyle w:val="Bibliography"/>
        <w:rPr>
          <w:rFonts w:ascii="Times New Roman" w:hAnsi="Times New Roman" w:cs="Times New Roman"/>
        </w:rPr>
      </w:pPr>
      <w:bookmarkStart w:id="125" w:name="X13b53253f4b8775a58215d7e1d3c0adbd73e844"/>
      <w:bookmarkEnd w:id="124"/>
      <w:r w:rsidRPr="00F432CF">
        <w:rPr>
          <w:rFonts w:ascii="Times New Roman" w:hAnsi="Times New Roman" w:cs="Times New Roman"/>
        </w:rPr>
        <w:t>61</w:t>
      </w:r>
      <w:proofErr w:type="gramStart"/>
      <w:r w:rsidRPr="00F432CF">
        <w:rPr>
          <w:rFonts w:ascii="Times New Roman" w:hAnsi="Times New Roman" w:cs="Times New Roman"/>
        </w:rPr>
        <w:t xml:space="preserve">. </w:t>
      </w:r>
      <w:r w:rsidRPr="00F432CF">
        <w:rPr>
          <w:rFonts w:ascii="Times New Roman" w:hAnsi="Times New Roman" w:cs="Times New Roman"/>
        </w:rPr>
        <w:tab/>
        <w:t>Zipkin</w:t>
      </w:r>
      <w:proofErr w:type="gramEnd"/>
      <w:r w:rsidRPr="00F432CF">
        <w:rPr>
          <w:rFonts w:ascii="Times New Roman" w:hAnsi="Times New Roman" w:cs="Times New Roman"/>
        </w:rPr>
        <w:t xml:space="preserve"> DA, Umscheid CA, Keating NL, Allen E, Aung K, Beyth R, et al. Evidence-based risk communication: A systematic review. Annals of Internal Medicine. 2014;161: 270–280. doi:</w:t>
      </w:r>
      <w:hyperlink r:id="rId54">
        <w:r w:rsidR="00330A02" w:rsidRPr="00F432CF">
          <w:rPr>
            <w:rStyle w:val="Hyperlink"/>
            <w:rFonts w:ascii="Times New Roman" w:hAnsi="Times New Roman" w:cs="Times New Roman"/>
          </w:rPr>
          <w:t>10.7326/M14-0295</w:t>
        </w:r>
      </w:hyperlink>
    </w:p>
    <w:p w14:paraId="6346D55E" w14:textId="77777777" w:rsidR="00330A02" w:rsidRPr="00F432CF" w:rsidRDefault="00407060">
      <w:pPr>
        <w:pStyle w:val="Bibliography"/>
        <w:rPr>
          <w:rFonts w:ascii="Times New Roman" w:hAnsi="Times New Roman" w:cs="Times New Roman"/>
        </w:rPr>
      </w:pPr>
      <w:bookmarkStart w:id="126" w:name="Xa1b8899d52f2070e9a46165cf23fe2013b5e4a3"/>
      <w:bookmarkEnd w:id="125"/>
      <w:r w:rsidRPr="00F432CF">
        <w:rPr>
          <w:rFonts w:ascii="Times New Roman" w:hAnsi="Times New Roman" w:cs="Times New Roman"/>
        </w:rPr>
        <w:t xml:space="preserve">62. </w:t>
      </w:r>
      <w:r w:rsidRPr="00F432CF">
        <w:rPr>
          <w:rFonts w:ascii="Times New Roman" w:hAnsi="Times New Roman" w:cs="Times New Roman"/>
        </w:rPr>
        <w:tab/>
      </w:r>
      <w:r w:rsidRPr="00F432CF">
        <w:rPr>
          <w:rFonts w:ascii="Times New Roman" w:hAnsi="Times New Roman" w:cs="Times New Roman"/>
        </w:rPr>
        <w:t>Rawson RA, Shoptaw SJ, Obert JL, McCann MJ, Hasson AL, Marinelli-Casey PJ, et al. An intensive outpatient approach for cocaine abuse treatment. The Matrix model. Journal of Substance Abuse Treatment. 1995;12: 117–127. doi:</w:t>
      </w:r>
      <w:hyperlink r:id="rId55">
        <w:r w:rsidR="00330A02" w:rsidRPr="00F432CF">
          <w:rPr>
            <w:rStyle w:val="Hyperlink"/>
            <w:rFonts w:ascii="Times New Roman" w:hAnsi="Times New Roman" w:cs="Times New Roman"/>
          </w:rPr>
          <w:t>10.1016/0740-5472(94)00080-b</w:t>
        </w:r>
      </w:hyperlink>
    </w:p>
    <w:p w14:paraId="2F747435" w14:textId="77777777" w:rsidR="00330A02" w:rsidRPr="00F432CF" w:rsidRDefault="00407060">
      <w:pPr>
        <w:pStyle w:val="Bibliography"/>
        <w:rPr>
          <w:rFonts w:ascii="Times New Roman" w:hAnsi="Times New Roman" w:cs="Times New Roman"/>
        </w:rPr>
      </w:pPr>
      <w:bookmarkStart w:id="127" w:name="X1e16a8cc741ec7d68b9bde12ee2c181d9d36a93"/>
      <w:bookmarkEnd w:id="126"/>
      <w:r w:rsidRPr="00F432CF">
        <w:rPr>
          <w:rFonts w:ascii="Times New Roman" w:hAnsi="Times New Roman" w:cs="Times New Roman"/>
        </w:rPr>
        <w:t>63</w:t>
      </w:r>
      <w:proofErr w:type="gramStart"/>
      <w:r w:rsidRPr="00F432CF">
        <w:rPr>
          <w:rFonts w:ascii="Times New Roman" w:hAnsi="Times New Roman" w:cs="Times New Roman"/>
        </w:rPr>
        <w:t xml:space="preserve">. </w:t>
      </w:r>
      <w:r w:rsidRPr="00F432CF">
        <w:rPr>
          <w:rFonts w:ascii="Times New Roman" w:hAnsi="Times New Roman" w:cs="Times New Roman"/>
        </w:rPr>
        <w:tab/>
        <w:t>McHugh</w:t>
      </w:r>
      <w:proofErr w:type="gramEnd"/>
      <w:r w:rsidRPr="00F432CF">
        <w:rPr>
          <w:rFonts w:ascii="Times New Roman" w:hAnsi="Times New Roman" w:cs="Times New Roman"/>
        </w:rPr>
        <w:t xml:space="preserve"> RK, Hearon BA, Otto MW. Cognitive-Behavioral Therapy for Substance Use Disorders. The Psychiatric clinics of North America. 2010;33: 511–525. doi:</w:t>
      </w:r>
      <w:hyperlink r:id="rId56">
        <w:r w:rsidR="00330A02" w:rsidRPr="00F432CF">
          <w:rPr>
            <w:rStyle w:val="Hyperlink"/>
            <w:rFonts w:ascii="Times New Roman" w:hAnsi="Times New Roman" w:cs="Times New Roman"/>
          </w:rPr>
          <w:t>10.1016/j.psc.2010.04.012</w:t>
        </w:r>
      </w:hyperlink>
    </w:p>
    <w:p w14:paraId="219ACECD" w14:textId="77777777" w:rsidR="00330A02" w:rsidRPr="00F432CF" w:rsidRDefault="00407060">
      <w:pPr>
        <w:pStyle w:val="Bibliography"/>
        <w:rPr>
          <w:rFonts w:ascii="Times New Roman" w:hAnsi="Times New Roman" w:cs="Times New Roman"/>
        </w:rPr>
      </w:pPr>
      <w:bookmarkStart w:id="128" w:name="X0943ff04c0b05099bf4a8c8078db37e3463cff7"/>
      <w:bookmarkEnd w:id="127"/>
      <w:r w:rsidRPr="00F432CF">
        <w:rPr>
          <w:rFonts w:ascii="Times New Roman" w:hAnsi="Times New Roman" w:cs="Times New Roman"/>
        </w:rPr>
        <w:t xml:space="preserve">64. </w:t>
      </w:r>
      <w:r w:rsidRPr="00F432CF">
        <w:rPr>
          <w:rFonts w:ascii="Times New Roman" w:hAnsi="Times New Roman" w:cs="Times New Roman"/>
        </w:rPr>
        <w:tab/>
        <w:t xml:space="preserve">Liese BS, Beck AT. Cognitive-Behavioral Therapy of Addictive Disorders. First edition. New York: The Guilford Press; 2022. </w:t>
      </w:r>
    </w:p>
    <w:p w14:paraId="4AFC5521" w14:textId="77777777" w:rsidR="00330A02" w:rsidRPr="00F432CF" w:rsidRDefault="00407060">
      <w:pPr>
        <w:pStyle w:val="Bibliography"/>
        <w:rPr>
          <w:rFonts w:ascii="Times New Roman" w:hAnsi="Times New Roman" w:cs="Times New Roman"/>
        </w:rPr>
      </w:pPr>
      <w:bookmarkStart w:id="129" w:name="X8e0e943878d1a2c3026b4a46f6c482e09849b94"/>
      <w:bookmarkEnd w:id="128"/>
      <w:r w:rsidRPr="00F432CF">
        <w:rPr>
          <w:rFonts w:ascii="Times New Roman" w:hAnsi="Times New Roman" w:cs="Times New Roman"/>
        </w:rPr>
        <w:t>65</w:t>
      </w:r>
      <w:proofErr w:type="gramStart"/>
      <w:r w:rsidRPr="00F432CF">
        <w:rPr>
          <w:rFonts w:ascii="Times New Roman" w:hAnsi="Times New Roman" w:cs="Times New Roman"/>
        </w:rPr>
        <w:t xml:space="preserve">. </w:t>
      </w:r>
      <w:r w:rsidRPr="00F432CF">
        <w:rPr>
          <w:rFonts w:ascii="Times New Roman" w:hAnsi="Times New Roman" w:cs="Times New Roman"/>
        </w:rPr>
        <w:tab/>
        <w:t>Center</w:t>
      </w:r>
      <w:proofErr w:type="gramEnd"/>
      <w:r w:rsidRPr="00F432CF">
        <w:rPr>
          <w:rFonts w:ascii="Times New Roman" w:hAnsi="Times New Roman" w:cs="Times New Roman"/>
        </w:rPr>
        <w:t xml:space="preserve"> for Substance Abuse Treatment. Counselor’s Treatment Manual: Matrix Intensive Outpatient Treatment for People </w:t>
      </w:r>
      <w:proofErr w:type="gramStart"/>
      <w:r w:rsidRPr="00F432CF">
        <w:rPr>
          <w:rFonts w:ascii="Times New Roman" w:hAnsi="Times New Roman" w:cs="Times New Roman"/>
        </w:rPr>
        <w:t>With</w:t>
      </w:r>
      <w:proofErr w:type="gramEnd"/>
      <w:r w:rsidRPr="00F432CF">
        <w:rPr>
          <w:rFonts w:ascii="Times New Roman" w:hAnsi="Times New Roman" w:cs="Times New Roman"/>
        </w:rPr>
        <w:t xml:space="preserve"> Stimulant Use Disorders. Rockville, MD: Substance Abuse and Mental Health Services Administration; 2006. </w:t>
      </w:r>
    </w:p>
    <w:p w14:paraId="4D5AB7D7" w14:textId="77777777" w:rsidR="00330A02" w:rsidRPr="00F432CF" w:rsidRDefault="00407060">
      <w:pPr>
        <w:pStyle w:val="Bibliography"/>
        <w:rPr>
          <w:rFonts w:ascii="Times New Roman" w:hAnsi="Times New Roman" w:cs="Times New Roman"/>
        </w:rPr>
      </w:pPr>
      <w:bookmarkStart w:id="130" w:name="ref-fronkStressAllostasisSubstance2020"/>
      <w:bookmarkEnd w:id="129"/>
      <w:r w:rsidRPr="00F432CF">
        <w:rPr>
          <w:rFonts w:ascii="Times New Roman" w:hAnsi="Times New Roman" w:cs="Times New Roman"/>
        </w:rPr>
        <w:lastRenderedPageBreak/>
        <w:t>66</w:t>
      </w:r>
      <w:proofErr w:type="gramStart"/>
      <w:r w:rsidRPr="00F432CF">
        <w:rPr>
          <w:rFonts w:ascii="Times New Roman" w:hAnsi="Times New Roman" w:cs="Times New Roman"/>
        </w:rPr>
        <w:t xml:space="preserve">. </w:t>
      </w:r>
      <w:r w:rsidRPr="00F432CF">
        <w:rPr>
          <w:rFonts w:ascii="Times New Roman" w:hAnsi="Times New Roman" w:cs="Times New Roman"/>
        </w:rPr>
        <w:tab/>
        <w:t>Fronk</w:t>
      </w:r>
      <w:proofErr w:type="gramEnd"/>
      <w:r w:rsidRPr="00F432CF">
        <w:rPr>
          <w:rFonts w:ascii="Times New Roman" w:hAnsi="Times New Roman" w:cs="Times New Roman"/>
        </w:rPr>
        <w:t xml:space="preserve"> GE, Sant’Ana SJ, Kaye JT, Curtin JJ. Stress Allostasis in Substance Use Disorders: Promise, Progress, and Emerging Priorities in Clinical Research. Annual Review of Clinical Psychology. 2020;16: 401–430. doi:</w:t>
      </w:r>
      <w:hyperlink r:id="rId57">
        <w:r w:rsidR="00330A02" w:rsidRPr="00F432CF">
          <w:rPr>
            <w:rStyle w:val="Hyperlink"/>
            <w:rFonts w:ascii="Times New Roman" w:hAnsi="Times New Roman" w:cs="Times New Roman"/>
          </w:rPr>
          <w:t>10.1146/annurev-clinpsy-102419-125016</w:t>
        </w:r>
      </w:hyperlink>
    </w:p>
    <w:p w14:paraId="2C4B9FAE" w14:textId="77777777" w:rsidR="00330A02" w:rsidRPr="00F432CF" w:rsidRDefault="00407060">
      <w:pPr>
        <w:pStyle w:val="Bibliography"/>
        <w:rPr>
          <w:rFonts w:ascii="Times New Roman" w:hAnsi="Times New Roman" w:cs="Times New Roman"/>
        </w:rPr>
      </w:pPr>
      <w:bookmarkStart w:id="131" w:name="ref-wyantMaximizingEngagementTrust2025"/>
      <w:bookmarkEnd w:id="130"/>
      <w:r w:rsidRPr="00F432CF">
        <w:rPr>
          <w:rFonts w:ascii="Times New Roman" w:hAnsi="Times New Roman" w:cs="Times New Roman"/>
        </w:rPr>
        <w:t>67</w:t>
      </w:r>
      <w:proofErr w:type="gramStart"/>
      <w:r w:rsidRPr="00F432CF">
        <w:rPr>
          <w:rFonts w:ascii="Times New Roman" w:hAnsi="Times New Roman" w:cs="Times New Roman"/>
        </w:rPr>
        <w:t xml:space="preserve">. </w:t>
      </w:r>
      <w:r w:rsidRPr="00F432CF">
        <w:rPr>
          <w:rFonts w:ascii="Times New Roman" w:hAnsi="Times New Roman" w:cs="Times New Roman"/>
        </w:rPr>
        <w:tab/>
        <w:t>Wyant</w:t>
      </w:r>
      <w:proofErr w:type="gramEnd"/>
      <w:r w:rsidRPr="00F432CF">
        <w:rPr>
          <w:rFonts w:ascii="Times New Roman" w:hAnsi="Times New Roman" w:cs="Times New Roman"/>
        </w:rPr>
        <w:t xml:space="preserve"> K, Sant’Ana SJ, Punturieri CE, Yu J, Fronk GE, Maggard CM, et al. Maximizing Engagement, Trust, and Clinical Benefit of AI-Generated Recovery Support Messages for Alcohol Use Disorder: Protocol for an Optimization Study. JMIR Research Protocols. 2025;14: e81697. doi:</w:t>
      </w:r>
      <w:hyperlink r:id="rId58">
        <w:r w:rsidR="00330A02" w:rsidRPr="00F432CF">
          <w:rPr>
            <w:rStyle w:val="Hyperlink"/>
            <w:rFonts w:ascii="Times New Roman" w:hAnsi="Times New Roman" w:cs="Times New Roman"/>
          </w:rPr>
          <w:t>10.2196/81697</w:t>
        </w:r>
      </w:hyperlink>
    </w:p>
    <w:p w14:paraId="6C399141" w14:textId="77777777" w:rsidR="00330A02" w:rsidRPr="00F432CF" w:rsidRDefault="00407060">
      <w:pPr>
        <w:pStyle w:val="Bibliography"/>
        <w:rPr>
          <w:rFonts w:ascii="Times New Roman" w:hAnsi="Times New Roman" w:cs="Times New Roman"/>
        </w:rPr>
      </w:pPr>
      <w:bookmarkStart w:id="132" w:name="X9dfa929848d202736296032659cec14e42606bb"/>
      <w:bookmarkEnd w:id="131"/>
      <w:r w:rsidRPr="00F432CF">
        <w:rPr>
          <w:rFonts w:ascii="Times New Roman" w:hAnsi="Times New Roman" w:cs="Times New Roman"/>
        </w:rPr>
        <w:t xml:space="preserve">68. </w:t>
      </w:r>
      <w:r w:rsidRPr="00F432CF">
        <w:rPr>
          <w:rFonts w:ascii="Times New Roman" w:hAnsi="Times New Roman" w:cs="Times New Roman"/>
        </w:rPr>
        <w:tab/>
        <w:t xml:space="preserve">Jones A, </w:t>
      </w:r>
      <w:proofErr w:type="spellStart"/>
      <w:r w:rsidRPr="00F432CF">
        <w:rPr>
          <w:rFonts w:ascii="Times New Roman" w:hAnsi="Times New Roman" w:cs="Times New Roman"/>
        </w:rPr>
        <w:t>Remmerswaal</w:t>
      </w:r>
      <w:proofErr w:type="spellEnd"/>
      <w:r w:rsidRPr="00F432CF">
        <w:rPr>
          <w:rFonts w:ascii="Times New Roman" w:hAnsi="Times New Roman" w:cs="Times New Roman"/>
        </w:rPr>
        <w:t xml:space="preserve"> D, Verveer I, Robinson E, Franken IHA, Wen CKF, et al. Compliance with ecological momentary assessment protocols in substance users: A meta-analysis. Addiction (Abingdon, England). 2019;114: 609–619. doi:</w:t>
      </w:r>
      <w:hyperlink r:id="rId59">
        <w:r w:rsidR="00330A02" w:rsidRPr="00F432CF">
          <w:rPr>
            <w:rStyle w:val="Hyperlink"/>
            <w:rFonts w:ascii="Times New Roman" w:hAnsi="Times New Roman" w:cs="Times New Roman"/>
          </w:rPr>
          <w:t>10/</w:t>
        </w:r>
        <w:proofErr w:type="spellStart"/>
        <w:r w:rsidR="00330A02" w:rsidRPr="00F432CF">
          <w:rPr>
            <w:rStyle w:val="Hyperlink"/>
            <w:rFonts w:ascii="Times New Roman" w:hAnsi="Times New Roman" w:cs="Times New Roman"/>
          </w:rPr>
          <w:t>gfsjzg</w:t>
        </w:r>
        <w:proofErr w:type="spellEnd"/>
      </w:hyperlink>
    </w:p>
    <w:p w14:paraId="7786498B" w14:textId="77777777" w:rsidR="00330A02" w:rsidRPr="00F432CF" w:rsidRDefault="00407060">
      <w:pPr>
        <w:pStyle w:val="Bibliography"/>
        <w:rPr>
          <w:rFonts w:ascii="Times New Roman" w:hAnsi="Times New Roman" w:cs="Times New Roman"/>
        </w:rPr>
      </w:pPr>
      <w:bookmarkStart w:id="133" w:name="ref-baeLeveragingMobilePhone2023"/>
      <w:bookmarkEnd w:id="132"/>
      <w:r w:rsidRPr="00F432CF">
        <w:rPr>
          <w:rFonts w:ascii="Times New Roman" w:hAnsi="Times New Roman" w:cs="Times New Roman"/>
        </w:rPr>
        <w:t xml:space="preserve">69. </w:t>
      </w:r>
      <w:r w:rsidRPr="00F432CF">
        <w:rPr>
          <w:rFonts w:ascii="Times New Roman" w:hAnsi="Times New Roman" w:cs="Times New Roman"/>
        </w:rPr>
        <w:tab/>
        <w:t xml:space="preserve">Bae SW, Suffoletto B, Zhang T, Chung T, </w:t>
      </w:r>
      <w:proofErr w:type="spellStart"/>
      <w:r w:rsidRPr="00F432CF">
        <w:rPr>
          <w:rFonts w:ascii="Times New Roman" w:hAnsi="Times New Roman" w:cs="Times New Roman"/>
        </w:rPr>
        <w:t>Ozolcer</w:t>
      </w:r>
      <w:proofErr w:type="spellEnd"/>
      <w:r w:rsidRPr="00F432CF">
        <w:rPr>
          <w:rFonts w:ascii="Times New Roman" w:hAnsi="Times New Roman" w:cs="Times New Roman"/>
        </w:rPr>
        <w:t xml:space="preserve"> M, Islam MR, et al. Leveraging Mobile Phone Sensors, Machine Learning and Explainable Artificial Intelligence to Predict Imminent Same-Day Binge Drinking Events to Support Just-In-Time Adaptive Interventions: A Feasibility Study. JMIR formative research. 2023. doi:</w:t>
      </w:r>
      <w:hyperlink r:id="rId60">
        <w:r w:rsidR="00330A02" w:rsidRPr="00F432CF">
          <w:rPr>
            <w:rStyle w:val="Hyperlink"/>
            <w:rFonts w:ascii="Times New Roman" w:hAnsi="Times New Roman" w:cs="Times New Roman"/>
          </w:rPr>
          <w:t>10.2196/39862</w:t>
        </w:r>
      </w:hyperlink>
    </w:p>
    <w:p w14:paraId="75C05F17" w14:textId="77777777" w:rsidR="00330A02" w:rsidRPr="00F432CF" w:rsidRDefault="00407060">
      <w:pPr>
        <w:pStyle w:val="Bibliography"/>
        <w:rPr>
          <w:rFonts w:ascii="Times New Roman" w:hAnsi="Times New Roman" w:cs="Times New Roman"/>
        </w:rPr>
      </w:pPr>
      <w:bookmarkStart w:id="134" w:name="ref-huangActivityIdentificationGPS2010"/>
      <w:bookmarkEnd w:id="133"/>
      <w:r w:rsidRPr="00F432CF">
        <w:rPr>
          <w:rFonts w:ascii="Times New Roman" w:hAnsi="Times New Roman" w:cs="Times New Roman"/>
        </w:rPr>
        <w:t>70</w:t>
      </w:r>
      <w:proofErr w:type="gramStart"/>
      <w:r w:rsidRPr="00F432CF">
        <w:rPr>
          <w:rFonts w:ascii="Times New Roman" w:hAnsi="Times New Roman" w:cs="Times New Roman"/>
        </w:rPr>
        <w:t xml:space="preserve">. </w:t>
      </w:r>
      <w:r w:rsidRPr="00F432CF">
        <w:rPr>
          <w:rFonts w:ascii="Times New Roman" w:hAnsi="Times New Roman" w:cs="Times New Roman"/>
        </w:rPr>
        <w:tab/>
        <w:t>Huang</w:t>
      </w:r>
      <w:proofErr w:type="gramEnd"/>
      <w:r w:rsidRPr="00F432CF">
        <w:rPr>
          <w:rFonts w:ascii="Times New Roman" w:hAnsi="Times New Roman" w:cs="Times New Roman"/>
        </w:rPr>
        <w:t xml:space="preserve"> L, Li Q, Yue Y. Activity identification from GPS trajectories using spatial temporal </w:t>
      </w:r>
      <w:proofErr w:type="spellStart"/>
      <w:r w:rsidRPr="00F432CF">
        <w:rPr>
          <w:rFonts w:ascii="Times New Roman" w:hAnsi="Times New Roman" w:cs="Times New Roman"/>
        </w:rPr>
        <w:t>POIs’</w:t>
      </w:r>
      <w:proofErr w:type="spellEnd"/>
      <w:r w:rsidRPr="00F432CF">
        <w:rPr>
          <w:rFonts w:ascii="Times New Roman" w:hAnsi="Times New Roman" w:cs="Times New Roman"/>
        </w:rPr>
        <w:t xml:space="preserve"> attractiveness. Proceedings of the 2nd ACM SIGSPATIAL International Workshop on Location Based Social Networks. New York, NY, USA: Association for Computing Machinery; 2010. pp. 27–30. doi:</w:t>
      </w:r>
      <w:hyperlink r:id="rId61">
        <w:r w:rsidR="00330A02" w:rsidRPr="00F432CF">
          <w:rPr>
            <w:rStyle w:val="Hyperlink"/>
            <w:rFonts w:ascii="Times New Roman" w:hAnsi="Times New Roman" w:cs="Times New Roman"/>
          </w:rPr>
          <w:t>10.1145/1867699.1867704</w:t>
        </w:r>
      </w:hyperlink>
    </w:p>
    <w:p w14:paraId="700CF076" w14:textId="77777777" w:rsidR="00330A02" w:rsidRPr="00F432CF" w:rsidRDefault="00407060">
      <w:pPr>
        <w:pStyle w:val="Bibliography"/>
        <w:rPr>
          <w:rFonts w:ascii="Times New Roman" w:hAnsi="Times New Roman" w:cs="Times New Roman"/>
        </w:rPr>
      </w:pPr>
      <w:bookmarkStart w:id="135" w:name="Xdcc3e6c1429a41e0448c7c169835e10027482a3"/>
      <w:bookmarkEnd w:id="134"/>
      <w:r w:rsidRPr="00F432CF">
        <w:rPr>
          <w:rFonts w:ascii="Times New Roman" w:hAnsi="Times New Roman" w:cs="Times New Roman"/>
        </w:rPr>
        <w:t>71</w:t>
      </w:r>
      <w:proofErr w:type="gramStart"/>
      <w:r w:rsidRPr="00F432CF">
        <w:rPr>
          <w:rFonts w:ascii="Times New Roman" w:hAnsi="Times New Roman" w:cs="Times New Roman"/>
        </w:rPr>
        <w:t xml:space="preserve">. </w:t>
      </w:r>
      <w:r w:rsidRPr="00F432CF">
        <w:rPr>
          <w:rFonts w:ascii="Times New Roman" w:hAnsi="Times New Roman" w:cs="Times New Roman"/>
        </w:rPr>
        <w:tab/>
        <w:t>Xie</w:t>
      </w:r>
      <w:proofErr w:type="gramEnd"/>
      <w:r w:rsidRPr="00F432CF">
        <w:rPr>
          <w:rFonts w:ascii="Times New Roman" w:hAnsi="Times New Roman" w:cs="Times New Roman"/>
        </w:rPr>
        <w:t xml:space="preserve"> K, Deng K, Zhou X. From trajectories to activities: A </w:t>
      </w:r>
      <w:proofErr w:type="spellStart"/>
      <w:r w:rsidRPr="00F432CF">
        <w:rPr>
          <w:rFonts w:ascii="Times New Roman" w:hAnsi="Times New Roman" w:cs="Times New Roman"/>
        </w:rPr>
        <w:t>spatio</w:t>
      </w:r>
      <w:proofErr w:type="spellEnd"/>
      <w:r w:rsidRPr="00F432CF">
        <w:rPr>
          <w:rFonts w:ascii="Times New Roman" w:hAnsi="Times New Roman" w:cs="Times New Roman"/>
        </w:rPr>
        <w:t>-temporal join approach. Proceedings of the 2009 International Workshop on Location Based Social Networks. New York, NY, USA: Association for Computing Machinery; 2009. pp. 25–32. doi:</w:t>
      </w:r>
      <w:hyperlink r:id="rId62">
        <w:r w:rsidR="00330A02" w:rsidRPr="00F432CF">
          <w:rPr>
            <w:rStyle w:val="Hyperlink"/>
            <w:rFonts w:ascii="Times New Roman" w:hAnsi="Times New Roman" w:cs="Times New Roman"/>
          </w:rPr>
          <w:t>10.1145/1629890.1629897</w:t>
        </w:r>
      </w:hyperlink>
    </w:p>
    <w:p w14:paraId="3B71C97E" w14:textId="77777777" w:rsidR="00330A02" w:rsidRDefault="00407060">
      <w:pPr>
        <w:pStyle w:val="Bibliography"/>
        <w:rPr>
          <w:rFonts w:ascii="Times New Roman" w:hAnsi="Times New Roman" w:cs="Times New Roman"/>
        </w:rPr>
      </w:pPr>
      <w:bookmarkStart w:id="136" w:name="X3767008d16a8293168c856ccfc7bd4044275213"/>
      <w:bookmarkEnd w:id="135"/>
      <w:r w:rsidRPr="00F432CF">
        <w:rPr>
          <w:rFonts w:ascii="Times New Roman" w:hAnsi="Times New Roman" w:cs="Times New Roman"/>
        </w:rPr>
        <w:t>72</w:t>
      </w:r>
      <w:proofErr w:type="gramStart"/>
      <w:r w:rsidRPr="00F432CF">
        <w:rPr>
          <w:rFonts w:ascii="Times New Roman" w:hAnsi="Times New Roman" w:cs="Times New Roman"/>
        </w:rPr>
        <w:t xml:space="preserve">. </w:t>
      </w:r>
      <w:r w:rsidRPr="00F432CF">
        <w:rPr>
          <w:rFonts w:ascii="Times New Roman" w:hAnsi="Times New Roman" w:cs="Times New Roman"/>
        </w:rPr>
        <w:tab/>
      </w:r>
      <w:proofErr w:type="spellStart"/>
      <w:r w:rsidRPr="00F432CF">
        <w:rPr>
          <w:rFonts w:ascii="Times New Roman" w:hAnsi="Times New Roman" w:cs="Times New Roman"/>
        </w:rPr>
        <w:t>Leenaerts</w:t>
      </w:r>
      <w:proofErr w:type="spellEnd"/>
      <w:proofErr w:type="gramEnd"/>
      <w:r w:rsidRPr="00F432CF">
        <w:rPr>
          <w:rFonts w:ascii="Times New Roman" w:hAnsi="Times New Roman" w:cs="Times New Roman"/>
        </w:rPr>
        <w:t xml:space="preserve"> N, Soyster P, Ceccarini J, </w:t>
      </w:r>
      <w:proofErr w:type="spellStart"/>
      <w:r w:rsidRPr="00F432CF">
        <w:rPr>
          <w:rFonts w:ascii="Times New Roman" w:hAnsi="Times New Roman" w:cs="Times New Roman"/>
        </w:rPr>
        <w:t>Sunaert</w:t>
      </w:r>
      <w:proofErr w:type="spellEnd"/>
      <w:r w:rsidRPr="00F432CF">
        <w:rPr>
          <w:rFonts w:ascii="Times New Roman" w:hAnsi="Times New Roman" w:cs="Times New Roman"/>
        </w:rPr>
        <w:t xml:space="preserve"> S, Fisher A, Vrieze E. Person-specific and pooled prediction models for binge eating, alcohol use and binge drinking in bulimia nervosa and alcohol use disorder. Psychological Medicine. 2024;54: 2758–2773. doi:</w:t>
      </w:r>
      <w:hyperlink r:id="rId63">
        <w:r w:rsidR="00330A02" w:rsidRPr="00F432CF">
          <w:rPr>
            <w:rStyle w:val="Hyperlink"/>
            <w:rFonts w:ascii="Times New Roman" w:hAnsi="Times New Roman" w:cs="Times New Roman"/>
          </w:rPr>
          <w:t>10.1017/S0033291724000862</w:t>
        </w:r>
      </w:hyperlink>
      <w:bookmarkEnd w:id="63"/>
      <w:bookmarkEnd w:id="65"/>
      <w:bookmarkEnd w:id="136"/>
    </w:p>
    <w:p w14:paraId="3B914F33" w14:textId="77777777" w:rsidR="00B35838" w:rsidRDefault="00B35838">
      <w:pPr>
        <w:pStyle w:val="Bibliography"/>
        <w:rPr>
          <w:rFonts w:ascii="Times New Roman" w:hAnsi="Times New Roman" w:cs="Times New Roman"/>
        </w:rPr>
      </w:pPr>
    </w:p>
    <w:p w14:paraId="060E86A7" w14:textId="77777777" w:rsidR="00B35838" w:rsidRDefault="00B35838" w:rsidP="00B35838">
      <w:pPr>
        <w:pStyle w:val="BodyText"/>
        <w:rPr>
          <w:rFonts w:ascii="Times New Roman" w:hAnsi="Times New Roman" w:cs="Times New Roman"/>
          <w:b/>
          <w:bCs/>
          <w:sz w:val="36"/>
          <w:szCs w:val="36"/>
        </w:rPr>
      </w:pPr>
      <w:r w:rsidRPr="00B35838">
        <w:rPr>
          <w:rFonts w:ascii="Times New Roman" w:hAnsi="Times New Roman" w:cs="Times New Roman"/>
          <w:b/>
          <w:bCs/>
          <w:sz w:val="36"/>
          <w:szCs w:val="36"/>
        </w:rPr>
        <w:t>Supporting information</w:t>
      </w:r>
    </w:p>
    <w:p w14:paraId="7650709C" w14:textId="77777777" w:rsidR="00B35838" w:rsidRPr="00B35838" w:rsidRDefault="00B35838" w:rsidP="00B35838">
      <w:pPr>
        <w:pStyle w:val="BodyText"/>
        <w:rPr>
          <w:rFonts w:ascii="Times New Roman" w:hAnsi="Times New Roman" w:cs="Times New Roman"/>
          <w:b/>
          <w:bCs/>
        </w:rPr>
      </w:pPr>
      <w:r w:rsidRPr="00B35838">
        <w:rPr>
          <w:rFonts w:ascii="Times New Roman" w:hAnsi="Times New Roman" w:cs="Times New Roman"/>
          <w:b/>
          <w:bCs/>
        </w:rPr>
        <w:t>S1 Appendix. Supporting tables and figures.</w:t>
      </w:r>
    </w:p>
    <w:p w14:paraId="58170458" w14:textId="77777777" w:rsidR="00B35838" w:rsidRPr="00F432CF" w:rsidRDefault="00B35838">
      <w:pPr>
        <w:pStyle w:val="Bibliography"/>
        <w:rPr>
          <w:rFonts w:ascii="Times New Roman" w:hAnsi="Times New Roman" w:cs="Times New Roman"/>
        </w:rPr>
      </w:pPr>
    </w:p>
    <w:sectPr w:rsidR="00B35838" w:rsidRPr="00F432CF" w:rsidSect="00B75DBF">
      <w:headerReference w:type="default" r:id="rId64"/>
      <w:footerReference w:type="default" r:id="rId65"/>
      <w:footnotePr>
        <w:numRestart w:val="eachSect"/>
      </w:footnotePr>
      <w:pgSz w:w="12240" w:h="15840"/>
      <w:pgMar w:top="720" w:right="1080" w:bottom="720" w:left="108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F856" w14:textId="77777777" w:rsidR="00407060" w:rsidRDefault="00407060">
      <w:pPr>
        <w:spacing w:after="0"/>
      </w:pPr>
      <w:r>
        <w:separator/>
      </w:r>
    </w:p>
  </w:endnote>
  <w:endnote w:type="continuationSeparator" w:id="0">
    <w:p w14:paraId="6950AA55" w14:textId="77777777" w:rsidR="00407060" w:rsidRDefault="004070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1D18C" w14:textId="77777777" w:rsidR="00B75DBF" w:rsidRDefault="00B75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D8E17" w14:textId="77777777" w:rsidR="00407060" w:rsidRDefault="00407060">
      <w:pPr>
        <w:spacing w:after="0"/>
      </w:pPr>
      <w:r>
        <w:separator/>
      </w:r>
    </w:p>
  </w:footnote>
  <w:footnote w:type="continuationSeparator" w:id="0">
    <w:p w14:paraId="4391F1C9" w14:textId="77777777" w:rsidR="00407060" w:rsidRDefault="00407060">
      <w:pPr>
        <w:spacing w:after="0"/>
      </w:pPr>
      <w:r>
        <w:continuationSeparator/>
      </w:r>
    </w:p>
  </w:footnote>
  <w:footnote w:id="1">
    <w:p w14:paraId="026C76A6" w14:textId="77777777" w:rsidR="00330A02" w:rsidRPr="003B6140" w:rsidRDefault="00407060">
      <w:pPr>
        <w:pStyle w:val="FootnoteText"/>
        <w:rPr>
          <w:rFonts w:ascii="Times New Roman" w:hAnsi="Times New Roman" w:cs="Times New Roman"/>
        </w:rPr>
      </w:pPr>
      <w:r w:rsidRPr="003B6140">
        <w:rPr>
          <w:rStyle w:val="FootnoteReference"/>
          <w:rFonts w:ascii="Times New Roman" w:hAnsi="Times New Roman" w:cs="Times New Roman"/>
        </w:rPr>
        <w:footnoteRef/>
      </w:r>
      <w:r w:rsidRPr="003B6140">
        <w:rPr>
          <w:rFonts w:ascii="Times New Roman" w:hAnsi="Times New Roman" w:cs="Times New Roman"/>
        </w:rPr>
        <w:t xml:space="preserve"> We also report median sensitivity, specificity, and balanced accuracy at a single decision threshold (identified using Youden’s index) in Table A in S1 Appendix. However, we caution against using classification in this intended application. A decision threshold is only necessary when a “decision” about whether to intervene must be made. We intend for our model’s predicted probabilities to be used to provide risk-relevant information to an individual</w:t>
      </w:r>
      <w:r>
        <w:t xml:space="preserve"> </w:t>
      </w:r>
      <w:r w:rsidRPr="003B6140">
        <w:rPr>
          <w:rFonts w:ascii="Times New Roman" w:hAnsi="Times New Roman" w:cs="Times New Roman"/>
        </w:rPr>
        <w:t>irregardless of their predicted risk level. We believe that assigning a class label of lapse versus no lapse would be less clinically useful (compared to these full-range probability scores) and may even be potentially iatrogenic. Moreover, the optimal decision threshold is likely to vary substantially depending on the clinical context and the relative costs of misclassification.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2EDC" w14:textId="06BE522B" w:rsidR="0026635C" w:rsidRPr="0026635C" w:rsidRDefault="0026635C" w:rsidP="0026635C">
    <w:pPr>
      <w:pStyle w:val="Header"/>
      <w:rPr>
        <w:rFonts w:ascii="Times New Roman" w:hAnsi="Times New Roman" w:cs="Times New Roman"/>
      </w:rPr>
    </w:pPr>
    <w:r w:rsidRPr="0026635C">
      <w:rPr>
        <w:rFonts w:ascii="Times New Roman" w:hAnsi="Times New Roman" w:cs="Times New Roman"/>
      </w:rPr>
      <w:t>FORECASTING ALCOHOL LAPSE RISK</w:t>
    </w:r>
    <w:r w:rsidRPr="0026635C">
      <w:rPr>
        <w:rFonts w:ascii="Times New Roman" w:hAnsi="Times New Roman" w:cs="Times New Roman"/>
      </w:rPr>
      <w:tab/>
    </w:r>
    <w:r w:rsidRPr="0026635C">
      <w:rPr>
        <w:rFonts w:ascii="Times New Roman" w:hAnsi="Times New Roman" w:cs="Times New Roman"/>
      </w:rPr>
      <w:tab/>
    </w:r>
    <w:sdt>
      <w:sdtPr>
        <w:rPr>
          <w:rFonts w:ascii="Times New Roman" w:hAnsi="Times New Roman" w:cs="Times New Roman"/>
        </w:rPr>
        <w:id w:val="993682527"/>
        <w:docPartObj>
          <w:docPartGallery w:val="Page Numbers (Top of Page)"/>
          <w:docPartUnique/>
        </w:docPartObj>
      </w:sdtPr>
      <w:sdtEndPr>
        <w:rPr>
          <w:noProof/>
        </w:rPr>
      </w:sdtEndPr>
      <w:sdtContent>
        <w:r w:rsidRPr="0026635C">
          <w:rPr>
            <w:rFonts w:ascii="Times New Roman" w:hAnsi="Times New Roman" w:cs="Times New Roman"/>
          </w:rPr>
          <w:fldChar w:fldCharType="begin"/>
        </w:r>
        <w:r w:rsidRPr="0026635C">
          <w:rPr>
            <w:rFonts w:ascii="Times New Roman" w:hAnsi="Times New Roman" w:cs="Times New Roman"/>
          </w:rPr>
          <w:instrText xml:space="preserve"> PAGE   \* MERGEFORMAT </w:instrText>
        </w:r>
        <w:r w:rsidRPr="0026635C">
          <w:rPr>
            <w:rFonts w:ascii="Times New Roman" w:hAnsi="Times New Roman" w:cs="Times New Roman"/>
          </w:rPr>
          <w:fldChar w:fldCharType="separate"/>
        </w:r>
        <w:r w:rsidRPr="0026635C">
          <w:rPr>
            <w:rFonts w:ascii="Times New Roman" w:hAnsi="Times New Roman" w:cs="Times New Roman"/>
            <w:noProof/>
          </w:rPr>
          <w:t>2</w:t>
        </w:r>
        <w:r w:rsidRPr="0026635C">
          <w:rPr>
            <w:rFonts w:ascii="Times New Roman" w:hAnsi="Times New Roman" w:cs="Times New Roman"/>
            <w:noProof/>
          </w:rPr>
          <w:fldChar w:fldCharType="end"/>
        </w:r>
      </w:sdtContent>
    </w:sdt>
  </w:p>
  <w:p w14:paraId="66922E2D" w14:textId="6D9AD9E6" w:rsidR="0026635C" w:rsidRDefault="00266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802B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BB66F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5249269">
    <w:abstractNumId w:val="0"/>
  </w:num>
  <w:num w:numId="2" w16cid:durableId="15634464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88239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dra Wyant">
    <w15:presenceInfo w15:providerId="AD" w15:userId="S::kpaquette2@wisc.edu::3077f3dd-e7c2-4208-b60e-2e4b5c2a6b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02"/>
    <w:rsid w:val="000B7D14"/>
    <w:rsid w:val="000C2630"/>
    <w:rsid w:val="00106F31"/>
    <w:rsid w:val="0016565D"/>
    <w:rsid w:val="00196183"/>
    <w:rsid w:val="001973D4"/>
    <w:rsid w:val="001B7145"/>
    <w:rsid w:val="0026635C"/>
    <w:rsid w:val="00272895"/>
    <w:rsid w:val="00330A02"/>
    <w:rsid w:val="003B6140"/>
    <w:rsid w:val="003F51E2"/>
    <w:rsid w:val="00407060"/>
    <w:rsid w:val="004C0A4D"/>
    <w:rsid w:val="005861EE"/>
    <w:rsid w:val="00600AA0"/>
    <w:rsid w:val="007373EB"/>
    <w:rsid w:val="00786714"/>
    <w:rsid w:val="0079103B"/>
    <w:rsid w:val="00840765"/>
    <w:rsid w:val="009B61B6"/>
    <w:rsid w:val="00A27DBF"/>
    <w:rsid w:val="00A6079F"/>
    <w:rsid w:val="00AE3B54"/>
    <w:rsid w:val="00AF5DA7"/>
    <w:rsid w:val="00B35838"/>
    <w:rsid w:val="00B75DBF"/>
    <w:rsid w:val="00CC5950"/>
    <w:rsid w:val="00CD367E"/>
    <w:rsid w:val="00DC4004"/>
    <w:rsid w:val="00DC40F6"/>
    <w:rsid w:val="00E84DDC"/>
    <w:rsid w:val="00F11039"/>
    <w:rsid w:val="00F432CF"/>
    <w:rsid w:val="00FB5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19BE"/>
  <w15:docId w15:val="{049BFDA7-B924-466B-8DEA-0A37C208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B35838"/>
  </w:style>
  <w:style w:type="character" w:styleId="LineNumber">
    <w:name w:val="line number"/>
    <w:basedOn w:val="DefaultParagraphFont"/>
    <w:rsid w:val="000C2630"/>
  </w:style>
  <w:style w:type="paragraph" w:styleId="Header">
    <w:name w:val="header"/>
    <w:basedOn w:val="Normal"/>
    <w:link w:val="HeaderChar"/>
    <w:rsid w:val="0026635C"/>
    <w:pPr>
      <w:tabs>
        <w:tab w:val="center" w:pos="4680"/>
        <w:tab w:val="right" w:pos="9360"/>
      </w:tabs>
      <w:spacing w:after="0"/>
    </w:pPr>
  </w:style>
  <w:style w:type="character" w:customStyle="1" w:styleId="HeaderChar">
    <w:name w:val="Header Char"/>
    <w:basedOn w:val="DefaultParagraphFont"/>
    <w:link w:val="Header"/>
    <w:rsid w:val="0026635C"/>
  </w:style>
  <w:style w:type="paragraph" w:styleId="Footer">
    <w:name w:val="footer"/>
    <w:basedOn w:val="Normal"/>
    <w:link w:val="FooterChar"/>
    <w:rsid w:val="0026635C"/>
    <w:pPr>
      <w:tabs>
        <w:tab w:val="center" w:pos="4680"/>
        <w:tab w:val="right" w:pos="9360"/>
      </w:tabs>
      <w:spacing w:after="0"/>
    </w:pPr>
  </w:style>
  <w:style w:type="character" w:customStyle="1" w:styleId="FooterChar">
    <w:name w:val="Footer Char"/>
    <w:basedOn w:val="DefaultParagraphFont"/>
    <w:link w:val="Footer"/>
    <w:rsid w:val="00266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196/41833" TargetMode="External"/><Relationship Id="rId21" Type="http://schemas.openxmlformats.org/officeDocument/2006/relationships/hyperlink" Target="https://doi.org/10.1146/annurev.clinpsy.3.022806.091455" TargetMode="External"/><Relationship Id="rId34" Type="http://schemas.openxmlformats.org/officeDocument/2006/relationships/hyperlink" Target="https://doi.org/10.1016/j.drugalcdep.2006.05.012" TargetMode="External"/><Relationship Id="rId42" Type="http://schemas.openxmlformats.org/officeDocument/2006/relationships/hyperlink" Target="https://doi.org/10.1007/s10862-017-9632-8" TargetMode="External"/><Relationship Id="rId47" Type="http://schemas.openxmlformats.org/officeDocument/2006/relationships/hyperlink" Target="https://doi.org/10.1016/j.cpr.2005.11.003" TargetMode="External"/><Relationship Id="rId50" Type="http://schemas.openxmlformats.org/officeDocument/2006/relationships/hyperlink" Target="https://doi.org/10.48550/arXiv.1810.04805" TargetMode="External"/><Relationship Id="rId55" Type="http://schemas.openxmlformats.org/officeDocument/2006/relationships/hyperlink" Target="https://doi.org/10.1016/0740-5472(94)00080-b" TargetMode="External"/><Relationship Id="rId63" Type="http://schemas.openxmlformats.org/officeDocument/2006/relationships/hyperlink" Target="https://doi.org/10.1017/S0033291724000862"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377/hlthaff.20.6.64" TargetMode="External"/><Relationship Id="rId29" Type="http://schemas.openxmlformats.org/officeDocument/2006/relationships/hyperlink" Target="https://doi.org/10.1037/adb0000666" TargetMode="External"/><Relationship Id="rId11" Type="http://schemas.openxmlformats.org/officeDocument/2006/relationships/hyperlink" Target="mailto:jjcurtin@wisc.edu" TargetMode="External"/><Relationship Id="rId24" Type="http://schemas.openxmlformats.org/officeDocument/2006/relationships/hyperlink" Target="https://doi.org/10.1007/s11920-012-0296-5" TargetMode="External"/><Relationship Id="rId32" Type="http://schemas.openxmlformats.org/officeDocument/2006/relationships/hyperlink" Target="https://doi.org/10.1001/jamanetworkopen.2020.5852" TargetMode="External"/><Relationship Id="rId37" Type="http://schemas.openxmlformats.org/officeDocument/2006/relationships/hyperlink" Target="https://doi.org/10.1007/978-1-4614-6849-3" TargetMode="External"/><Relationship Id="rId40" Type="http://schemas.openxmlformats.org/officeDocument/2006/relationships/hyperlink" Target="https://doi.org/10.1080/00952990.2019.1694536" TargetMode="External"/><Relationship Id="rId45" Type="http://schemas.openxmlformats.org/officeDocument/2006/relationships/hyperlink" Target="https://doi.org/10.2196/73265" TargetMode="External"/><Relationship Id="rId53" Type="http://schemas.openxmlformats.org/officeDocument/2006/relationships/hyperlink" Target="https://doi.org/10.5555/ajhb.2007.31.supp.S47" TargetMode="External"/><Relationship Id="rId58" Type="http://schemas.openxmlformats.org/officeDocument/2006/relationships/hyperlink" Target="https://doi.org/10.2196/81697"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oi.org/10.1145/1867699.1867704" TargetMode="External"/><Relationship Id="rId19" Type="http://schemas.openxmlformats.org/officeDocument/2006/relationships/hyperlink" Target="https://doi.org/10.1037/0003-066X.59.4.224" TargetMode="External"/><Relationship Id="rId14" Type="http://schemas.openxmlformats.org/officeDocument/2006/relationships/hyperlink" Target="https://doi.org/10.1001/jama.284.13.1689" TargetMode="External"/><Relationship Id="rId22" Type="http://schemas.openxmlformats.org/officeDocument/2006/relationships/hyperlink" Target="https://doi.org/10.1007/s10488-016-0718-5" TargetMode="External"/><Relationship Id="rId27" Type="http://schemas.openxmlformats.org/officeDocument/2006/relationships/hyperlink" Target="https://doi.org/10.2196/29563" TargetMode="External"/><Relationship Id="rId30" Type="http://schemas.openxmlformats.org/officeDocument/2006/relationships/hyperlink" Target="https://doi.org/10.1016/j.jsat.2021.108417" TargetMode="External"/><Relationship Id="rId35" Type="http://schemas.openxmlformats.org/officeDocument/2006/relationships/hyperlink" Target="https://www.ncbi.nlm.nih.gov/pubmed/12199834" TargetMode="External"/><Relationship Id="rId43" Type="http://schemas.openxmlformats.org/officeDocument/2006/relationships/hyperlink" Target="https://doi.org/10.1177/1073191114540320" TargetMode="External"/><Relationship Id="rId48" Type="http://schemas.openxmlformats.org/officeDocument/2006/relationships/hyperlink" Target="https://doi.org/10.1016/j.cpr.2017.10.012" TargetMode="External"/><Relationship Id="rId56" Type="http://schemas.openxmlformats.org/officeDocument/2006/relationships/hyperlink" Target="https://doi.org/10.1016/j.psc.2010.04.012" TargetMode="External"/><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oi.org/10.1016/j.drugalcdep.2021.108706" TargetMode="External"/><Relationship Id="rId3" Type="http://schemas.openxmlformats.org/officeDocument/2006/relationships/customXml" Target="../customXml/item3.xml"/><Relationship Id="rId12" Type="http://schemas.openxmlformats.org/officeDocument/2006/relationships/hyperlink" Target="https://osf.io/xta67/" TargetMode="External"/><Relationship Id="rId17" Type="http://schemas.openxmlformats.org/officeDocument/2006/relationships/hyperlink" Target="https://doi.org/10.1177/1178221820976988" TargetMode="External"/><Relationship Id="rId25" Type="http://schemas.openxmlformats.org/officeDocument/2006/relationships/hyperlink" Target="https://doi.org/10.1146/annurev-clinpsy-032816-044949" TargetMode="External"/><Relationship Id="rId33" Type="http://schemas.openxmlformats.org/officeDocument/2006/relationships/hyperlink" Target="https://doi.org/10.1016/j.jsat.2021.108710" TargetMode="External"/><Relationship Id="rId38" Type="http://schemas.openxmlformats.org/officeDocument/2006/relationships/hyperlink" Target="https://doi.org/10.1093/jamia/ocy052" TargetMode="External"/><Relationship Id="rId46" Type="http://schemas.openxmlformats.org/officeDocument/2006/relationships/hyperlink" Target="https://doi.org/10.1111/j.1530-0277.1984.tb05523.x" TargetMode="External"/><Relationship Id="rId59" Type="http://schemas.openxmlformats.org/officeDocument/2006/relationships/hyperlink" Target="https://doi.org/10/gfsjzg" TargetMode="External"/><Relationship Id="rId67" Type="http://schemas.microsoft.com/office/2011/relationships/people" Target="people.xml"/><Relationship Id="rId20" Type="http://schemas.openxmlformats.org/officeDocument/2006/relationships/hyperlink" Target="https://doi.org/10.1016/j.cpr.2007.01.002" TargetMode="External"/><Relationship Id="rId41" Type="http://schemas.openxmlformats.org/officeDocument/2006/relationships/hyperlink" Target="https://doi.org/10.1037/ccp0000026" TargetMode="External"/><Relationship Id="rId54" Type="http://schemas.openxmlformats.org/officeDocument/2006/relationships/hyperlink" Target="https://doi.org/10.7326/M14-0295" TargetMode="External"/><Relationship Id="rId62" Type="http://schemas.openxmlformats.org/officeDocument/2006/relationships/hyperlink" Target="https://doi.org/10.1145/1629890.1629897"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cbi.nlm.nih.gov/pmc/articles/PMC2797101" TargetMode="External"/><Relationship Id="rId23" Type="http://schemas.openxmlformats.org/officeDocument/2006/relationships/hyperlink" Target="https://doi.org/10.1016/j.brat.2019.103506" TargetMode="External"/><Relationship Id="rId28" Type="http://schemas.openxmlformats.org/officeDocument/2006/relationships/hyperlink" Target="https://doi.org/10.31234/osf.io/cgsf7" TargetMode="External"/><Relationship Id="rId36" Type="http://schemas.openxmlformats.org/officeDocument/2006/relationships/hyperlink" Target="https://doi.org/10.21231/GNT1-HW21" TargetMode="External"/><Relationship Id="rId49" Type="http://schemas.openxmlformats.org/officeDocument/2006/relationships/hyperlink" Target="https://doi.org/10.1177/0261927X09351676" TargetMode="External"/><Relationship Id="rId57" Type="http://schemas.openxmlformats.org/officeDocument/2006/relationships/hyperlink" Target="https://doi.org/10.1146/annurev-clinpsy-102419-125016" TargetMode="External"/><Relationship Id="rId10" Type="http://schemas.openxmlformats.org/officeDocument/2006/relationships/endnotes" Target="endnotes.xml"/><Relationship Id="rId31" Type="http://schemas.openxmlformats.org/officeDocument/2006/relationships/hyperlink" Target="https://doi.org/10.1016/j.drugalcdep.2019.05.017" TargetMode="External"/><Relationship Id="rId44" Type="http://schemas.openxmlformats.org/officeDocument/2006/relationships/hyperlink" Target="https://doi.org/10.1177/1073191116653829" TargetMode="External"/><Relationship Id="rId52" Type="http://schemas.openxmlformats.org/officeDocument/2006/relationships/hyperlink" Target="https://doi.org/10.1177/1077558712458541" TargetMode="External"/><Relationship Id="rId60" Type="http://schemas.openxmlformats.org/officeDocument/2006/relationships/hyperlink" Target="https://doi.org/10.2196/39862"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osf.io/xta67/" TargetMode="External"/><Relationship Id="rId18" Type="http://schemas.openxmlformats.org/officeDocument/2006/relationships/hyperlink" Target="https://doi.org/10.1111/add.13479" TargetMode="External"/><Relationship Id="rId39" Type="http://schemas.openxmlformats.org/officeDocument/2006/relationships/hyperlink" Target="https://doi.org/10.1016/j.amepre.2022.08.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E66540EEDC6A40ADA9A0D988B2EB99" ma:contentTypeVersion="19" ma:contentTypeDescription="Create a new document." ma:contentTypeScope="" ma:versionID="9325365850f1cc658b78cf6e3a0d7f8e">
  <xsd:schema xmlns:xsd="http://www.w3.org/2001/XMLSchema" xmlns:xs="http://www.w3.org/2001/XMLSchema" xmlns:p="http://schemas.microsoft.com/office/2006/metadata/properties" xmlns:ns3="66a4bc09-4d5a-49d2-8fc9-c39ce9935e2e" xmlns:ns4="220cb3dd-c778-49cd-8f61-963ca8e202f4" targetNamespace="http://schemas.microsoft.com/office/2006/metadata/properties" ma:root="true" ma:fieldsID="a2ec264d752023ca1e66fdd216e910c5" ns3:_="" ns4:_="">
    <xsd:import namespace="66a4bc09-4d5a-49d2-8fc9-c39ce9935e2e"/>
    <xsd:import namespace="220cb3dd-c778-49cd-8f61-963ca8e202f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BillingMetadata"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a4bc09-4d5a-49d2-8fc9-c39ce9935e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SystemTags" ma:index="26"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0cb3dd-c778-49cd-8f61-963ca8e202f4"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6a4bc09-4d5a-49d2-8fc9-c39ce9935e2e" xsi:nil="true"/>
  </documentManagement>
</p:properties>
</file>

<file path=customXml/itemProps1.xml><?xml version="1.0" encoding="utf-8"?>
<ds:datastoreItem xmlns:ds="http://schemas.openxmlformats.org/officeDocument/2006/customXml" ds:itemID="{98D47A7E-3F16-427E-AFEF-F60408FD470D}">
  <ds:schemaRefs>
    <ds:schemaRef ds:uri="http://schemas.openxmlformats.org/officeDocument/2006/bibliography"/>
  </ds:schemaRefs>
</ds:datastoreItem>
</file>

<file path=customXml/itemProps2.xml><?xml version="1.0" encoding="utf-8"?>
<ds:datastoreItem xmlns:ds="http://schemas.openxmlformats.org/officeDocument/2006/customXml" ds:itemID="{1A8DB843-EF22-41E7-A428-5802B76B97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a4bc09-4d5a-49d2-8fc9-c39ce9935e2e"/>
    <ds:schemaRef ds:uri="220cb3dd-c778-49cd-8f61-963ca8e202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4FFC1B-8AF1-4B02-85E8-DF0BC094E2CC}">
  <ds:schemaRefs>
    <ds:schemaRef ds:uri="http://schemas.microsoft.com/sharepoint/v3/contenttype/forms"/>
  </ds:schemaRefs>
</ds:datastoreItem>
</file>

<file path=customXml/itemProps4.xml><?xml version="1.0" encoding="utf-8"?>
<ds:datastoreItem xmlns:ds="http://schemas.openxmlformats.org/officeDocument/2006/customXml" ds:itemID="{4B7531C9-4F7D-49A2-8026-B18210007B9F}">
  <ds:schemaRefs>
    <ds:schemaRef ds:uri="http://schemas.microsoft.com/office/2006/metadata/properties"/>
    <ds:schemaRef ds:uri="http://schemas.microsoft.com/office/infopath/2007/PartnerControls"/>
    <ds:schemaRef ds:uri="66a4bc09-4d5a-49d2-8fc9-c39ce9935e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13953</Words>
  <Characters>79535</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Forecasting Alcohol Lapse Risk up to Two Weeks in Advance using Time-lagged Machine Learning Models</vt:lpstr>
    </vt:vector>
  </TitlesOfParts>
  <Company/>
  <LinksUpToDate>false</LinksUpToDate>
  <CharactersWithSpaces>93302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Alcohol Lapse Risk up to Two Weeks in Advance using Time-lagged Machine Learning Models</dc:title>
  <dc:creator>Kendra Wyant;Gaylen E. Fronk;Jiachen Yu;Claire E. Punturieri;John J. Curtin</dc:creator>
  <cp:keywords>Substance use disorders, Precision mental health</cp:keywords>
  <cp:lastModifiedBy>Kendra Wyant</cp:lastModifiedBy>
  <cp:revision>2</cp:revision>
  <dcterms:created xsi:type="dcterms:W3CDTF">2026-07-15T04:43:00Z</dcterms:created>
  <dcterms:modified xsi:type="dcterms:W3CDTF">2026-07-15T04:43:00Z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Alcohol use disorder is a chronic, relapsing condition. Individuals must monitor risk and take proactive steps to manage and reduce it indefinitely to prevent lapse. Smartphone sensing and machine learning offer promise as scalable tools for automating risk monitoring and delivering personalized support during recovery. Research has demonstrated that machine learning models using ecological momentary assessment can generate highly accurate predictions of immediate lapse risk (e.g., within the next hour or day). However, many risks require supports that are not immediately available. These supports may need to be planned or involve coordination with others. In such cases, individuals may benefit from advance warning about changes in their lapse risk and the contributing factors.To meet this need, we developed machine learning models to predict future alcohol lapses within 24-hour prediction windows, lagged by 1 day, 3 days, 1 week, and 2 weeks from the prediction timepoint. We engineered features from 4x daily ecological momentary from individuals (N = 151; 51% male; mean age = 41; 87% non-Hispanic White) in early recovery (≤ 8 weeks of abstinence) from alcohol use disorder over a three-month period. We trained and evaluated models using nested cross-validation. Median posterior auROC values were high (0.85–0.89) across models, though performance decreased modestly with longer lag time. Models performed worse for non-advantaged groups (non-White and/or Hispanic, income below federal poverty line, female) compared to advantaged groups (non-Hispanic White, income above federal poverty line, male). Past alcohol use, abstinence self-efficacy, and craving were the most important features, with the magnitude of their importance varying meaningfully by lag time.These findings demonstrate the feasibility of predicting alcohol lapses up to two weeks in advance. Embedding these models within a recovery monitoring and support system could enable adaptive, personalized care with enough warning to implement recovery supports not immediately available. Improving model fairness and optimizing the delivery of model feedback to sustain engagement remain critical next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plos-one.csl</vt:lpwstr>
  </property>
  <property fmtid="{D5CDD505-2E9C-101B-9397-08002B2CF9AE}" pid="11" name="date">
    <vt:lpwstr>2026-06-06</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grants from the National Institute on Alcohol Abuse and Alcoholism (NIAAA; R01 AA024391 to John J. Curtin) and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y fmtid="{D5CDD505-2E9C-101B-9397-08002B2CF9AE}" pid="30" name="ContentTypeId">
    <vt:lpwstr>0x01010074E66540EEDC6A40ADA9A0D988B2EB99</vt:lpwstr>
  </property>
</Properties>
</file>