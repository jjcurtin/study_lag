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Charleston, South Carolina,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11"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3010A526" w14:textId="3F60FF3B" w:rsidR="005861EE" w:rsidRPr="005861EE" w:rsidRDefault="00D82B2B" w:rsidP="005861EE">
      <w:pPr>
        <w:pStyle w:val="AbstractTitle"/>
        <w:spacing w:line="480" w:lineRule="auto"/>
        <w:jc w:val="left"/>
        <w:rPr>
          <w:rFonts w:ascii="Times New Roman" w:hAnsi="Times New Roman" w:cs="Times New Roman"/>
          <w:sz w:val="36"/>
          <w:szCs w:val="36"/>
        </w:rPr>
      </w:pPr>
      <w:r w:rsidRPr="00F432CF">
        <w:rPr>
          <w:rFonts w:ascii="Times New Roman" w:hAnsi="Times New Roman" w:cs="Times New Roman"/>
          <w:sz w:val="36"/>
          <w:szCs w:val="36"/>
        </w:rPr>
        <w:lastRenderedPageBreak/>
        <w:t>Abstrac</w:t>
      </w:r>
      <w:r w:rsidR="005861EE">
        <w:rPr>
          <w:rFonts w:ascii="Times New Roman" w:hAnsi="Times New Roman" w:cs="Times New Roman"/>
          <w:sz w:val="36"/>
          <w:szCs w:val="36"/>
        </w:rPr>
        <w:t>t</w:t>
      </w:r>
    </w:p>
    <w:p w14:paraId="49974242" w14:textId="3EA36CC3" w:rsidR="00330A02" w:rsidRDefault="00D82B2B" w:rsidP="005861EE">
      <w:pPr>
        <w:pStyle w:val="Abstract"/>
        <w:spacing w:after="0" w:line="480" w:lineRule="auto"/>
        <w:ind w:firstLine="720"/>
        <w:rPr>
          <w:rFonts w:ascii="Times New Roman" w:hAnsi="Times New Roman" w:cs="Times New Roman"/>
          <w:sz w:val="24"/>
          <w:szCs w:val="24"/>
        </w:rPr>
      </w:pPr>
      <w:r w:rsidRPr="00F432CF">
        <w:rPr>
          <w:rFonts w:ascii="Times New Roman" w:hAnsi="Times New Roman" w:cs="Times New Roman"/>
          <w:sz w:val="24"/>
          <w:szCs w:val="24"/>
        </w:rPr>
        <w:t xml:space="preserve">Alcohol use </w:t>
      </w:r>
      <w:proofErr w:type="gramStart"/>
      <w:r w:rsidRPr="00F432CF">
        <w:rPr>
          <w:rFonts w:ascii="Times New Roman" w:hAnsi="Times New Roman" w:cs="Times New Roman"/>
          <w:sz w:val="24"/>
          <w:szCs w:val="24"/>
        </w:rPr>
        <w:t>disorder is</w:t>
      </w:r>
      <w:proofErr w:type="gramEnd"/>
      <w:r w:rsidRPr="00F432CF">
        <w:rPr>
          <w:rFonts w:ascii="Times New Roman" w:hAnsi="Times New Roman" w:cs="Times New Roman"/>
          <w:sz w:val="24"/>
          <w:szCs w:val="24"/>
        </w:rPr>
        <w:t xml:space="preserve"> </w:t>
      </w:r>
      <w:proofErr w:type="gramStart"/>
      <w:r w:rsidRPr="00F432CF">
        <w:rPr>
          <w:rFonts w:ascii="Times New Roman" w:hAnsi="Times New Roman" w:cs="Times New Roman"/>
          <w:sz w:val="24"/>
          <w:szCs w:val="24"/>
        </w:rPr>
        <w:t>a chronic</w:t>
      </w:r>
      <w:proofErr w:type="gramEnd"/>
      <w:r w:rsidRPr="00F432CF">
        <w:rPr>
          <w:rFonts w:ascii="Times New Roman" w:hAnsi="Times New Roman" w:cs="Times New Roman"/>
          <w:sz w:val="24"/>
          <w:szCs w:val="24"/>
        </w:rPr>
        <w:t xml:space="preserve">, relapsing </w:t>
      </w:r>
      <w:proofErr w:type="gramStart"/>
      <w:r w:rsidRPr="00F432CF">
        <w:rPr>
          <w:rFonts w:ascii="Times New Roman" w:hAnsi="Times New Roman" w:cs="Times New Roman"/>
          <w:sz w:val="24"/>
          <w:szCs w:val="24"/>
        </w:rPr>
        <w:t>condition</w:t>
      </w:r>
      <w:proofErr w:type="gramEnd"/>
      <w:r w:rsidRPr="00F432CF">
        <w:rPr>
          <w:rFonts w:ascii="Times New Roman" w:hAnsi="Times New Roman" w:cs="Times New Roman"/>
          <w:sz w:val="24"/>
          <w:szCs w:val="24"/>
        </w:rPr>
        <w:t xml:space="preserve">. Individuals must monitor risk and take proactive steps to manage and reduce it indefinitely to prevent </w:t>
      </w:r>
      <w:proofErr w:type="gramStart"/>
      <w:r w:rsidRPr="00F432CF">
        <w:rPr>
          <w:rFonts w:ascii="Times New Roman" w:hAnsi="Times New Roman" w:cs="Times New Roman"/>
          <w:sz w:val="24"/>
          <w:szCs w:val="24"/>
        </w:rPr>
        <w:t>lapse</w:t>
      </w:r>
      <w:proofErr w:type="gramEnd"/>
      <w:r w:rsidRPr="00F432CF">
        <w:rPr>
          <w:rFonts w:ascii="Times New Roman" w:hAnsi="Times New Roman" w:cs="Times New Roman"/>
          <w:sz w:val="24"/>
          <w:szCs w:val="24"/>
        </w:rPr>
        <w:t xml:space="preserv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w:t>
      </w:r>
      <w:proofErr w:type="gramStart"/>
      <w:r w:rsidRPr="00F432CF">
        <w:rPr>
          <w:rFonts w:ascii="Times New Roman" w:hAnsi="Times New Roman" w:cs="Times New Roman"/>
          <w:sz w:val="24"/>
          <w:szCs w:val="24"/>
        </w:rPr>
        <w:t>supports</w:t>
      </w:r>
      <w:proofErr w:type="gramEnd"/>
      <w:r w:rsidRPr="00F432CF">
        <w:rPr>
          <w:rFonts w:ascii="Times New Roman" w:hAnsi="Times New Roman" w:cs="Times New Roman"/>
          <w:sz w:val="24"/>
          <w:szCs w:val="24"/>
        </w:rPr>
        <w:t xml:space="preserve"> that are not immediately available. These supports may need to be planned or involve coordination with others. In such cases, individuals may benefit from advance warning about changes in their lapse risk and the contributing factors.</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 xml:space="preserve">To meet this need, we developed machine learning models to predict future alcohol lapses within 24-hour prediction windows, lagged by 1 day, 3 days, 1 week, and 2 weeks from the prediction timepoint. We engineered features from 4x daily ecological momentary </w:t>
      </w:r>
      <w:r w:rsidR="00106F31">
        <w:rPr>
          <w:rFonts w:ascii="Times New Roman" w:hAnsi="Times New Roman" w:cs="Times New Roman"/>
          <w:sz w:val="24"/>
          <w:szCs w:val="24"/>
        </w:rPr>
        <w:t xml:space="preserve">assessments </w:t>
      </w:r>
      <w:r w:rsidRPr="00F432CF">
        <w:rPr>
          <w:rFonts w:ascii="Times New Roman" w:hAnsi="Times New Roman" w:cs="Times New Roman"/>
          <w:sz w:val="24"/>
          <w:szCs w:val="24"/>
        </w:rPr>
        <w:t xml:space="preserve">from individuals (N = 151; 51% male; mean age = 41; 87% non-Hispanic White) in early recovery (≤ 8 weeks of abstinence) from alcohol use disorder over a three-month period. We trained and evaluated models using nested cross-validation. Median posterior </w:t>
      </w:r>
      <w:proofErr w:type="spellStart"/>
      <w:r w:rsidRPr="00F432CF">
        <w:rPr>
          <w:rFonts w:ascii="Times New Roman" w:hAnsi="Times New Roman" w:cs="Times New Roman"/>
          <w:sz w:val="24"/>
          <w:szCs w:val="24"/>
        </w:rPr>
        <w:t>auROC</w:t>
      </w:r>
      <w:proofErr w:type="spellEnd"/>
      <w:r w:rsidRPr="00F432CF">
        <w:rPr>
          <w:rFonts w:ascii="Times New Roman" w:hAnsi="Times New Roman" w:cs="Times New Roman"/>
          <w:sz w:val="24"/>
          <w:szCs w:val="24"/>
        </w:rPr>
        <w:t xml:space="preserve">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r w:rsidR="00F11039">
        <w:rPr>
          <w:rFonts w:ascii="Times New Roman" w:hAnsi="Times New Roman" w:cs="Times New Roman"/>
          <w:sz w:val="24"/>
          <w:szCs w:val="24"/>
        </w:rPr>
        <w:t xml:space="preserve"> </w:t>
      </w:r>
      <w:r w:rsidRPr="00F432CF">
        <w:rPr>
          <w:rFonts w:ascii="Times New Roman" w:hAnsi="Times New Roman" w:cs="Times New Roman"/>
          <w:sz w:val="24"/>
          <w:szCs w:val="24"/>
        </w:rPr>
        <w:t>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14:paraId="5B8D3210" w14:textId="1715A97F" w:rsidR="005861EE" w:rsidRPr="005861EE" w:rsidRDefault="005861EE" w:rsidP="005861EE">
      <w:pPr>
        <w:pStyle w:val="BodyText"/>
        <w:rPr>
          <w:rFonts w:ascii="Times New Roman" w:hAnsi="Times New Roman" w:cs="Times New Roman"/>
        </w:rPr>
      </w:pPr>
      <w:r w:rsidRPr="005861EE">
        <w:rPr>
          <w:rFonts w:ascii="Times New Roman" w:hAnsi="Times New Roman" w:cs="Times New Roman"/>
        </w:rPr>
        <w:lastRenderedPageBreak/>
        <w:t>Keywords: precision medicine</w:t>
      </w:r>
      <w:r>
        <w:rPr>
          <w:rFonts w:ascii="Times New Roman" w:hAnsi="Times New Roman" w:cs="Times New Roman"/>
        </w:rPr>
        <w:t>, substance use, alcohol use disorder, continuing care, personalized treatment</w:t>
      </w:r>
    </w:p>
    <w:p w14:paraId="021D3C09" w14:textId="77777777" w:rsidR="00330A02" w:rsidRPr="00F432CF" w:rsidRDefault="00D82B2B">
      <w:pPr>
        <w:pStyle w:val="Heading1"/>
        <w:rPr>
          <w:rFonts w:ascii="Times New Roman" w:hAnsi="Times New Roman" w:cs="Times New Roman"/>
          <w:b/>
          <w:bCs/>
          <w:color w:val="auto"/>
          <w:sz w:val="36"/>
          <w:szCs w:val="36"/>
        </w:rPr>
      </w:pPr>
      <w:bookmarkStart w:id="0" w:name="introduction"/>
      <w:r w:rsidRPr="00F432CF">
        <w:rPr>
          <w:rFonts w:ascii="Times New Roman" w:hAnsi="Times New Roman" w:cs="Times New Roman"/>
          <w:b/>
          <w:bCs/>
          <w:color w:val="auto"/>
          <w:sz w:val="36"/>
          <w:szCs w:val="36"/>
        </w:rPr>
        <w:t>Introduction</w:t>
      </w:r>
    </w:p>
    <w:p w14:paraId="3694C411"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w:t>
      </w:r>
      <w:r w:rsidRPr="00F432CF">
        <w:rPr>
          <w:rFonts w:ascii="Times New Roman" w:hAnsi="Times New Roman" w:cs="Times New Roman"/>
        </w:rPr>
        <w:t>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w:t>
      </w:r>
      <w:proofErr w:type="gramStart"/>
      <w:r w:rsidRPr="00F432CF">
        <w:rPr>
          <w:rFonts w:ascii="Times New Roman" w:hAnsi="Times New Roman" w:cs="Times New Roman"/>
        </w:rPr>
        <w:t>over time</w:t>
      </w:r>
      <w:proofErr w:type="gramEnd"/>
      <w:r w:rsidRPr="00F432CF">
        <w:rPr>
          <w:rFonts w:ascii="Times New Roman" w:hAnsi="Times New Roman" w:cs="Times New Roman"/>
        </w:rPr>
        <w:t>.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14:paraId="224EAB05"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w:t>
      </w:r>
      <w:proofErr w:type="gramStart"/>
      <w:r w:rsidRPr="00F432CF">
        <w:rPr>
          <w:rFonts w:ascii="Times New Roman" w:hAnsi="Times New Roman" w:cs="Times New Roman"/>
        </w:rPr>
        <w:t>is</w:t>
      </w:r>
      <w:proofErr w:type="gramEnd"/>
      <w:r w:rsidRPr="00F432CF">
        <w:rPr>
          <w:rFonts w:ascii="Times New Roman" w:hAnsi="Times New Roman" w:cs="Times New Roman"/>
        </w:rPr>
        <w:t xml:space="preserve"> necessary for prediction of future </w:t>
      </w:r>
      <w:r w:rsidRPr="00F432CF">
        <w:rPr>
          <w:rFonts w:ascii="Times New Roman" w:hAnsi="Times New Roman" w:cs="Times New Roman"/>
        </w:rPr>
        <w:lastRenderedPageBreak/>
        <w:t xml:space="preserve">lapses with high temporal precision. EMA may be particularly well-suited for lapse prediction because it </w:t>
      </w:r>
      <w:r w:rsidRPr="00F432CF">
        <w:rPr>
          <w:rFonts w:ascii="Times New Roman" w:hAnsi="Times New Roman" w:cs="Times New Roman"/>
        </w:rPr>
        <w:t>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3F03AFAA"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w:t>
      </w:r>
      <w:proofErr w:type="gramStart"/>
      <w:r w:rsidRPr="00F432CF">
        <w:rPr>
          <w:rFonts w:ascii="Times New Roman" w:hAnsi="Times New Roman" w:cs="Times New Roman"/>
        </w:rPr>
        <w:t>the high</w:t>
      </w:r>
      <w:proofErr w:type="gramEnd"/>
      <w:r w:rsidRPr="00F432CF">
        <w:rPr>
          <w:rFonts w:ascii="Times New Roman" w:hAnsi="Times New Roman" w:cs="Times New Roman"/>
        </w:rPr>
        <w:t xml:space="preserve">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w:t>
      </w:r>
      <w:r w:rsidRPr="00F432CF">
        <w:rPr>
          <w:rFonts w:ascii="Times New Roman" w:hAnsi="Times New Roman" w:cs="Times New Roman"/>
        </w:rPr>
        <w:t>ific individual at a 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w:t>
      </w:r>
      <w:r w:rsidRPr="00F432CF">
        <w:rPr>
          <w:rFonts w:ascii="Times New Roman" w:hAnsi="Times New Roman" w:cs="Times New Roman"/>
        </w:rPr>
        <w:t xml:space="preserve">rhaps most importantly, Wyant et al. [21] demonstrated that machine learning models using EMA can provide predictions with very high temporal precision at clinically implementable levels of performance. </w:t>
      </w:r>
      <w:r w:rsidRPr="00F432CF">
        <w:rPr>
          <w:rFonts w:ascii="Times New Roman" w:hAnsi="Times New Roman" w:cs="Times New Roman"/>
        </w:rPr>
        <w:lastRenderedPageBreak/>
        <w:t xml:space="preserve">Specifically, we developed models that predict lapses in the immediate future (i.e., the next day and </w:t>
      </w:r>
      <w:r w:rsidRPr="00F432CF">
        <w:rPr>
          <w:rFonts w:ascii="Times New Roman" w:hAnsi="Times New Roman" w:cs="Times New Roman"/>
        </w:rPr>
        <w:t>even the next hour) with areas under the receiver operating characteristic curve (</w:t>
      </w:r>
      <w:proofErr w:type="spellStart"/>
      <w:r w:rsidRPr="00F432CF">
        <w:rPr>
          <w:rFonts w:ascii="Times New Roman" w:hAnsi="Times New Roman" w:cs="Times New Roman"/>
        </w:rPr>
        <w:t>auROCs</w:t>
      </w:r>
      <w:proofErr w:type="spellEnd"/>
      <w:r w:rsidRPr="00F432CF">
        <w:rPr>
          <w:rFonts w:ascii="Times New Roman" w:hAnsi="Times New Roman" w:cs="Times New Roman"/>
        </w:rPr>
        <w:t>) of 0.91 and 0.93, respectively.</w:t>
      </w:r>
    </w:p>
    <w:p w14:paraId="6B6AEDE6"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w:t>
      </w:r>
      <w:r w:rsidRPr="00F432CF">
        <w:rPr>
          <w:rFonts w:ascii="Times New Roman" w:hAnsi="Times New Roman" w:cs="Times New Roman"/>
        </w:rPr>
        <w: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14:paraId="00357E8E"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w:t>
      </w:r>
      <w:proofErr w:type="gramStart"/>
      <w:r w:rsidRPr="00F432CF">
        <w:rPr>
          <w:rFonts w:ascii="Times New Roman" w:hAnsi="Times New Roman" w:cs="Times New Roman"/>
        </w:rPr>
        <w:t>supports that</w:t>
      </w:r>
      <w:proofErr w:type="gramEnd"/>
      <w:r w:rsidRPr="00F432CF">
        <w:rPr>
          <w:rFonts w:ascii="Times New Roman" w:hAnsi="Times New Roman" w:cs="Times New Roman"/>
        </w:rPr>
        <w:t xml:space="preserve">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w:t>
      </w:r>
      <w:r w:rsidRPr="00F432CF">
        <w:rPr>
          <w:rFonts w:ascii="Times New Roman" w:hAnsi="Times New Roman" w:cs="Times New Roman"/>
        </w:rPr>
        <w:t xml:space="preserve">vanced warning about changes in their lapse probability and the associated risks that contribute to these changes. A smart RMSS could provide this advanced warning by lagging lapse </w:t>
      </w:r>
      <w:r w:rsidRPr="00F432CF">
        <w:rPr>
          <w:rFonts w:ascii="Times New Roman" w:hAnsi="Times New Roman" w:cs="Times New Roman"/>
        </w:rPr>
        <w:lastRenderedPageBreak/>
        <w:t xml:space="preserve">probability predictions further into the future (e.g., predicting lapse probability on a given day two </w:t>
      </w:r>
      <w:r w:rsidRPr="00F432CF">
        <w:rPr>
          <w:rFonts w:ascii="Times New Roman" w:hAnsi="Times New Roman" w:cs="Times New Roman"/>
        </w:rPr>
        <w:t>weeks from now). However, we do not know if such lagged models could maintain adequate performance for clinical implementation.</w:t>
      </w:r>
    </w:p>
    <w:p w14:paraId="1F44B394"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w:t>
      </w:r>
      <w:r w:rsidRPr="00F432CF">
        <w:rPr>
          <w:rFonts w:ascii="Times New Roman" w:hAnsi="Times New Roman" w:cs="Times New Roman"/>
        </w:rPr>
        <w:t xml:space="preserve">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w:t>
      </w:r>
      <w:r w:rsidRPr="00F432CF">
        <w:rPr>
          <w:rFonts w:ascii="Times New Roman" w:hAnsi="Times New Roman" w:cs="Times New Roman"/>
        </w:rPr>
        <w:t>be used to tailor personalized supports.</w:t>
      </w:r>
    </w:p>
    <w:p w14:paraId="29A9EBC4" w14:textId="77777777" w:rsidR="00330A02" w:rsidRPr="00F432CF" w:rsidRDefault="00D82B2B">
      <w:pPr>
        <w:pStyle w:val="Heading1"/>
        <w:rPr>
          <w:rFonts w:ascii="Times New Roman" w:hAnsi="Times New Roman" w:cs="Times New Roman"/>
          <w:b/>
          <w:bCs/>
          <w:color w:val="auto"/>
          <w:sz w:val="36"/>
          <w:szCs w:val="36"/>
        </w:rPr>
      </w:pPr>
      <w:bookmarkStart w:id="1" w:name="methods"/>
      <w:bookmarkEnd w:id="0"/>
      <w:r w:rsidRPr="00F432CF">
        <w:rPr>
          <w:rFonts w:ascii="Times New Roman" w:hAnsi="Times New Roman" w:cs="Times New Roman"/>
          <w:b/>
          <w:bCs/>
          <w:color w:val="auto"/>
          <w:sz w:val="36"/>
          <w:szCs w:val="36"/>
        </w:rPr>
        <w:t>Methods</w:t>
      </w:r>
    </w:p>
    <w:p w14:paraId="76C68C80" w14:textId="77777777" w:rsidR="00330A02" w:rsidRPr="00F432CF" w:rsidRDefault="00D82B2B" w:rsidP="00F432CF">
      <w:pPr>
        <w:pStyle w:val="Heading2"/>
        <w:spacing w:after="0" w:line="480" w:lineRule="auto"/>
        <w:rPr>
          <w:rFonts w:ascii="Times New Roman" w:hAnsi="Times New Roman" w:cs="Times New Roman"/>
          <w:b/>
          <w:bCs/>
          <w:color w:val="auto"/>
        </w:rPr>
      </w:pPr>
      <w:bookmarkStart w:id="2" w:name="transparency"/>
      <w:r w:rsidRPr="00F432CF">
        <w:rPr>
          <w:rFonts w:ascii="Times New Roman" w:hAnsi="Times New Roman" w:cs="Times New Roman"/>
          <w:b/>
          <w:bCs/>
          <w:color w:val="auto"/>
        </w:rPr>
        <w:t>Transparency</w:t>
      </w:r>
    </w:p>
    <w:p w14:paraId="3A090396"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12">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06DB595A" w14:textId="77777777" w:rsidR="00330A02" w:rsidRPr="00F432CF" w:rsidRDefault="00D82B2B" w:rsidP="00F432CF">
      <w:pPr>
        <w:pStyle w:val="Heading2"/>
        <w:spacing w:after="0" w:line="480" w:lineRule="auto"/>
        <w:rPr>
          <w:rFonts w:ascii="Times New Roman" w:hAnsi="Times New Roman" w:cs="Times New Roman"/>
          <w:b/>
          <w:bCs/>
          <w:color w:val="auto"/>
        </w:rPr>
      </w:pPr>
      <w:bookmarkStart w:id="3" w:name="participants"/>
      <w:bookmarkEnd w:id="2"/>
      <w:r w:rsidRPr="00F432CF">
        <w:rPr>
          <w:rFonts w:ascii="Times New Roman" w:hAnsi="Times New Roman" w:cs="Times New Roman"/>
          <w:b/>
          <w:bCs/>
          <w:color w:val="auto"/>
        </w:rPr>
        <w:lastRenderedPageBreak/>
        <w:t>Participants</w:t>
      </w:r>
    </w:p>
    <w:p w14:paraId="27FF8C97" w14:textId="77777777" w:rsidR="00330A02" w:rsidRPr="00F432CF" w:rsidRDefault="00D82B2B"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We recruited 192 participants in early recovery (&lt;= 8 weeks of abstinence) from AUD in Madison, Wisconsin, USA for a 3-month longitudinal study from February 15, </w:t>
      </w:r>
      <w:proofErr w:type="gramStart"/>
      <w:r w:rsidRPr="00F432CF">
        <w:rPr>
          <w:rFonts w:ascii="Times New Roman" w:hAnsi="Times New Roman" w:cs="Times New Roman"/>
        </w:rPr>
        <w:t>2017</w:t>
      </w:r>
      <w:proofErr w:type="gramEnd"/>
      <w:r w:rsidRPr="00F432CF">
        <w:rPr>
          <w:rFonts w:ascii="Times New Roman" w:hAnsi="Times New Roman" w:cs="Times New Roman"/>
        </w:rPr>
        <w:t xml:space="preserve"> through September 19, 2019. 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w:t>
      </w:r>
      <w:proofErr w:type="gramStart"/>
      <w:r w:rsidRPr="00F432CF">
        <w:rPr>
          <w:rFonts w:ascii="Times New Roman" w:hAnsi="Times New Roman" w:cs="Times New Roman"/>
        </w:rPr>
        <w:t>required</w:t>
      </w:r>
      <w:proofErr w:type="gramEnd"/>
      <w:r w:rsidRPr="00F432CF">
        <w:rPr>
          <w:rFonts w:ascii="Times New Roman" w:hAnsi="Times New Roman" w:cs="Times New Roman"/>
        </w:rPr>
        <w:t xml:space="preserve"> that participants:</w:t>
      </w:r>
    </w:p>
    <w:p w14:paraId="11C14DDB" w14:textId="77777777" w:rsidR="00330A02" w:rsidRPr="00F432CF" w:rsidRDefault="00D82B2B" w:rsidP="00F432CF">
      <w:pPr>
        <w:pStyle w:val="Compact"/>
        <w:numPr>
          <w:ilvl w:val="0"/>
          <w:numId w:val="2"/>
        </w:numPr>
        <w:spacing w:after="0" w:line="480" w:lineRule="auto"/>
        <w:rPr>
          <w:rFonts w:ascii="Times New Roman" w:hAnsi="Times New Roman" w:cs="Times New Roman"/>
        </w:rPr>
      </w:pPr>
      <w:proofErr w:type="gramStart"/>
      <w:r w:rsidRPr="00F432CF">
        <w:rPr>
          <w:rFonts w:ascii="Times New Roman" w:hAnsi="Times New Roman" w:cs="Times New Roman"/>
        </w:rPr>
        <w:t>were age</w:t>
      </w:r>
      <w:proofErr w:type="gramEnd"/>
      <w:r w:rsidRPr="00F432CF">
        <w:rPr>
          <w:rFonts w:ascii="Times New Roman" w:hAnsi="Times New Roman" w:cs="Times New Roman"/>
        </w:rPr>
        <w:t xml:space="preserve"> 18 or older,</w:t>
      </w:r>
    </w:p>
    <w:p w14:paraId="3FD48B99" w14:textId="77777777" w:rsidR="00330A02" w:rsidRPr="00F432CF" w:rsidRDefault="00D82B2B"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could write and read in English,</w:t>
      </w:r>
    </w:p>
    <w:p w14:paraId="57FC3988" w14:textId="77777777" w:rsidR="00330A02" w:rsidRPr="00F432CF" w:rsidRDefault="00D82B2B"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had at least moderate AUD (&gt;= 4 self-reported DSM-5 symptoms),</w:t>
      </w:r>
    </w:p>
    <w:p w14:paraId="02380528" w14:textId="77777777" w:rsidR="00330A02" w:rsidRPr="00F432CF" w:rsidRDefault="00D82B2B"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abstinent from alcohol for 1-8 weeks, and</w:t>
      </w:r>
    </w:p>
    <w:p w14:paraId="3A2A6E7A" w14:textId="77777777" w:rsidR="00330A02" w:rsidRPr="00F432CF" w:rsidRDefault="00D82B2B" w:rsidP="00F432CF">
      <w:pPr>
        <w:pStyle w:val="Compact"/>
        <w:numPr>
          <w:ilvl w:val="0"/>
          <w:numId w:val="2"/>
        </w:numPr>
        <w:spacing w:after="0" w:line="480" w:lineRule="auto"/>
        <w:rPr>
          <w:rFonts w:ascii="Times New Roman" w:hAnsi="Times New Roman" w:cs="Times New Roman"/>
        </w:rPr>
      </w:pPr>
      <w:proofErr w:type="spellStart"/>
      <w:r w:rsidRPr="00F432CF">
        <w:rPr>
          <w:rFonts w:ascii="Times New Roman" w:hAnsi="Times New Roman" w:cs="Times New Roman"/>
        </w:rPr>
        <w:t>were</w:t>
      </w:r>
      <w:proofErr w:type="spellEnd"/>
      <w:r w:rsidRPr="00F432CF">
        <w:rPr>
          <w:rFonts w:ascii="Times New Roman" w:hAnsi="Times New Roman" w:cs="Times New Roman"/>
        </w:rPr>
        <w:t xml:space="preserve"> willing to use a single smartphone (personal or study provided) while on study.</w:t>
      </w:r>
    </w:p>
    <w:p w14:paraId="2092FF8A" w14:textId="1C32650E" w:rsidR="0006648A" w:rsidRDefault="00D82B2B"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We also excluded participants exhibiting severe symptoms of psychosis or paranoia (</w:t>
      </w:r>
      <w:r w:rsidR="00FB5DD1">
        <w:rPr>
          <w:rFonts w:ascii="Times New Roman" w:hAnsi="Times New Roman" w:cs="Times New Roman"/>
        </w:rPr>
        <w:t>d</w:t>
      </w:r>
      <w:r w:rsidRPr="00F432CF">
        <w:rPr>
          <w:rFonts w:ascii="Times New Roman" w:hAnsi="Times New Roman" w:cs="Times New Roman"/>
        </w:rPr>
        <w:t>efined as scores &gt;2.2 or 2.8, respectively, on the psychosis or paranoia scales of the Symptom Checklist–90 [31</w:t>
      </w:r>
      <w:r w:rsidR="0006648A">
        <w:rPr>
          <w:rFonts w:ascii="Times New Roman" w:hAnsi="Times New Roman" w:cs="Times New Roman"/>
        </w:rPr>
        <w:t xml:space="preserve">]) </w:t>
      </w:r>
      <w:r w:rsidR="0006648A" w:rsidRPr="0006648A">
        <w:rPr>
          <w:rFonts w:ascii="Times New Roman" w:hAnsi="Times New Roman" w:cs="Times New Roman"/>
        </w:rPr>
        <w:t xml:space="preserve">because individuals experiencing severe psychotic symptoms may require a higher level of clinical support than the study protocol provided (e.g., with real-time clinical monitoring or treatment). We did not exclude participants based on the presence of severe symptoms of other mental health disorders because we aimed to recruit a sample representative of the broader AUD population, in which psychiatric disorders frequently co-occur. </w:t>
      </w:r>
    </w:p>
    <w:p w14:paraId="250EA468" w14:textId="00177FEB" w:rsidR="00330A02" w:rsidRDefault="00D82B2B" w:rsidP="0006648A">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w:t>
      </w:r>
      <w:r w:rsidRPr="00F432CF">
        <w:rPr>
          <w:rFonts w:ascii="Times New Roman" w:hAnsi="Times New Roman" w:cs="Times New Roman"/>
        </w:rPr>
        <w:lastRenderedPageBreak/>
        <w:t>data from two participants due to evidence of careless responding and unusually low compliance. Our final sample consisted of 151 participants.</w:t>
      </w:r>
    </w:p>
    <w:p w14:paraId="0C3AF088" w14:textId="77777777" w:rsidR="00E84DDC" w:rsidRPr="00F432CF" w:rsidRDefault="00E84DDC" w:rsidP="00E84DDC">
      <w:pPr>
        <w:pStyle w:val="Heading2"/>
        <w:spacing w:after="0" w:line="480" w:lineRule="auto"/>
        <w:rPr>
          <w:rFonts w:ascii="Times New Roman" w:hAnsi="Times New Roman" w:cs="Times New Roman"/>
          <w:b/>
          <w:bCs/>
          <w:color w:val="auto"/>
        </w:rPr>
      </w:pPr>
      <w:bookmarkStart w:id="4" w:name="ethics"/>
      <w:r w:rsidRPr="00F432CF">
        <w:rPr>
          <w:rFonts w:ascii="Times New Roman" w:hAnsi="Times New Roman" w:cs="Times New Roman"/>
          <w:b/>
          <w:bCs/>
          <w:color w:val="auto"/>
        </w:rPr>
        <w:t>Ethics</w:t>
      </w:r>
    </w:p>
    <w:p w14:paraId="4349C4C2" w14:textId="10092B58" w:rsidR="00E84DDC" w:rsidRPr="00F432CF" w:rsidRDefault="00E84DDC" w:rsidP="00E84DDC">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bookmarkEnd w:id="4"/>
    </w:p>
    <w:p w14:paraId="3DC5FB61" w14:textId="77777777" w:rsidR="00330A02" w:rsidRPr="00F432CF" w:rsidRDefault="00D82B2B" w:rsidP="00F432CF">
      <w:pPr>
        <w:pStyle w:val="Heading2"/>
        <w:spacing w:after="0" w:line="480" w:lineRule="auto"/>
        <w:rPr>
          <w:rFonts w:ascii="Times New Roman" w:hAnsi="Times New Roman" w:cs="Times New Roman"/>
          <w:b/>
          <w:bCs/>
          <w:color w:val="auto"/>
        </w:rPr>
      </w:pPr>
      <w:bookmarkStart w:id="5" w:name="procedure"/>
      <w:bookmarkEnd w:id="3"/>
      <w:r w:rsidRPr="00F432CF">
        <w:rPr>
          <w:rFonts w:ascii="Times New Roman" w:hAnsi="Times New Roman" w:cs="Times New Roman"/>
          <w:b/>
          <w:bCs/>
          <w:color w:val="auto"/>
        </w:rPr>
        <w:t>Procedure</w:t>
      </w:r>
    </w:p>
    <w:p w14:paraId="6F498AA8"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sensin</w:t>
      </w:r>
      <w:r w:rsidRPr="00F432CF">
        <w:rPr>
          <w:rFonts w:ascii="Times New Roman" w:hAnsi="Times New Roman" w:cs="Times New Roman"/>
        </w:rPr>
        <w:t>g data streams (geolocation, cellular communications, sleep quality, and audio check-ins) were collected as part of the parent grant’s aims (R01 AA024391).</w:t>
      </w:r>
    </w:p>
    <w:p w14:paraId="735947BD"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w:t>
      </w:r>
      <w:proofErr w:type="gramStart"/>
      <w:r w:rsidRPr="00F432CF">
        <w:rPr>
          <w:rFonts w:ascii="Times New Roman" w:hAnsi="Times New Roman" w:cs="Times New Roman"/>
        </w:rPr>
        <w:t>25 for</w:t>
      </w:r>
      <w:proofErr w:type="gramEnd"/>
      <w:r w:rsidRPr="00F432CF">
        <w:rPr>
          <w:rFonts w:ascii="Times New Roman" w:hAnsi="Times New Roman" w:cs="Times New Roman"/>
        </w:rPr>
        <w:t xml:space="preserve"> each month in which they provided EMA data with less than 10% missingness. Additional compensation was provided for other personal sensing data streams if minimum compliance thresholds were met.</w:t>
      </w:r>
    </w:p>
    <w:p w14:paraId="1FC09D42" w14:textId="77777777" w:rsidR="00330A02" w:rsidRPr="00F432CF" w:rsidRDefault="00D82B2B" w:rsidP="00F432CF">
      <w:pPr>
        <w:pStyle w:val="Heading2"/>
        <w:spacing w:after="0" w:line="480" w:lineRule="auto"/>
        <w:rPr>
          <w:rFonts w:ascii="Times New Roman" w:hAnsi="Times New Roman" w:cs="Times New Roman"/>
          <w:b/>
          <w:bCs/>
          <w:color w:val="auto"/>
        </w:rPr>
      </w:pPr>
      <w:bookmarkStart w:id="6" w:name="measures"/>
      <w:bookmarkEnd w:id="5"/>
      <w:r w:rsidRPr="00F432CF">
        <w:rPr>
          <w:rFonts w:ascii="Times New Roman" w:hAnsi="Times New Roman" w:cs="Times New Roman"/>
          <w:b/>
          <w:bCs/>
          <w:color w:val="auto"/>
        </w:rPr>
        <w:lastRenderedPageBreak/>
        <w:t>Measures</w:t>
      </w:r>
    </w:p>
    <w:p w14:paraId="3B5DBBE0" w14:textId="0C153174" w:rsidR="00330A02" w:rsidRPr="00F432CF" w:rsidRDefault="00D82B2B" w:rsidP="00F432CF">
      <w:pPr>
        <w:pStyle w:val="Heading3"/>
        <w:spacing w:after="0" w:line="480" w:lineRule="auto"/>
        <w:rPr>
          <w:rFonts w:ascii="Times New Roman" w:hAnsi="Times New Roman" w:cs="Times New Roman"/>
          <w:b/>
          <w:bCs/>
          <w:color w:val="auto"/>
        </w:rPr>
      </w:pPr>
      <w:bookmarkStart w:id="7"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Participants completed four brief (7-10 questions) EMAs daily. The first and last EMAs of the day were scheduled within one hour of participants’ typical wake and sleep times. The other two EMAs </w:t>
      </w:r>
      <w:r w:rsidRPr="00F432CF">
        <w:rPr>
          <w:rFonts w:ascii="Times New Roman" w:hAnsi="Times New Roman" w:cs="Times New Roman"/>
        </w:rPr>
        <w:t>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D82B2B"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On the first item of all EMAs, participants reported the start and dates and times of any unreported past alcohol use. Next, participants rated the maximum intensity of recent (i.e., since last EMA) experiences of craving, risky situations, stressful events, and pleasant events. Finally, participants rated their current </w:t>
      </w:r>
      <w:proofErr w:type="spellStart"/>
      <w:proofErr w:type="gramStart"/>
      <w:r w:rsidRPr="00F432CF">
        <w:rPr>
          <w:rFonts w:ascii="Times New Roman" w:hAnsi="Times New Roman" w:cs="Times New Roman"/>
        </w:rPr>
        <w:t>affect</w:t>
      </w:r>
      <w:proofErr w:type="spellEnd"/>
      <w:proofErr w:type="gramEnd"/>
      <w:r w:rsidRPr="00F432CF">
        <w:rPr>
          <w:rFonts w:ascii="Times New Roman" w:hAnsi="Times New Roman" w:cs="Times New Roman"/>
        </w:rPr>
        <w:t xml:space="preserve"> on two bipolar scales: valence (Unpleasant/Unhappy to 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D82B2B" w:rsidP="00F432CF">
      <w:pPr>
        <w:pStyle w:val="Heading3"/>
        <w:spacing w:after="0" w:line="480" w:lineRule="auto"/>
        <w:rPr>
          <w:rFonts w:ascii="Times New Roman" w:hAnsi="Times New Roman" w:cs="Times New Roman"/>
          <w:b/>
          <w:bCs/>
          <w:color w:val="auto"/>
        </w:rPr>
      </w:pPr>
      <w:bookmarkStart w:id="8" w:name="individual-characteristics"/>
      <w:bookmarkEnd w:id="7"/>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w:t>
      </w:r>
      <w:r w:rsidRPr="00F432CF">
        <w:rPr>
          <w:rFonts w:ascii="Times New Roman" w:hAnsi="Times New Roman" w:cs="Times New Roman"/>
        </w:rPr>
        <w:t xml:space="preserve">raphics were included as features in our models. A subset of </w:t>
      </w:r>
      <w:r w:rsidRPr="00F432CF">
        <w:rPr>
          <w:rFonts w:ascii="Times New Roman" w:hAnsi="Times New Roman" w:cs="Times New Roman"/>
        </w:rPr>
        <w:lastRenderedPageBreak/>
        <w:t xml:space="preserve">these variables (sex at birth, race, ethnicity, and income)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3">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19EA5828" w14:textId="3E3543BB" w:rsidR="00330A02" w:rsidRPr="00F432CF" w:rsidRDefault="00D82B2B" w:rsidP="00F432CF">
      <w:pPr>
        <w:pStyle w:val="Heading2"/>
        <w:spacing w:after="0" w:line="480" w:lineRule="auto"/>
        <w:rPr>
          <w:rFonts w:ascii="Times New Roman" w:hAnsi="Times New Roman" w:cs="Times New Roman"/>
          <w:b/>
          <w:bCs/>
          <w:color w:val="auto"/>
        </w:rPr>
      </w:pPr>
      <w:bookmarkStart w:id="9" w:name="data-analytic-strategy"/>
      <w:bookmarkEnd w:id="6"/>
      <w:bookmarkEnd w:id="8"/>
      <w:r w:rsidRPr="00F432CF">
        <w:rPr>
          <w:rFonts w:ascii="Times New Roman" w:hAnsi="Times New Roman" w:cs="Times New Roman"/>
          <w:b/>
          <w:bCs/>
          <w:color w:val="auto"/>
        </w:rPr>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D82B2B"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Data preprocessing, modeling, and Bayesian analyses were done in R (version 4.4.2) using the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ecosystem [33–35]. Models were trained and evaluated using </w:t>
      </w:r>
      <w:proofErr w:type="spellStart"/>
      <w:r w:rsidRPr="00F432CF">
        <w:rPr>
          <w:rFonts w:ascii="Times New Roman" w:hAnsi="Times New Roman" w:cs="Times New Roman"/>
        </w:rPr>
        <w:t>high-throughput</w:t>
      </w:r>
      <w:proofErr w:type="spellEnd"/>
      <w:r w:rsidRPr="00F432CF">
        <w:rPr>
          <w:rFonts w:ascii="Times New Roman" w:hAnsi="Times New Roman" w:cs="Times New Roman"/>
        </w:rPr>
        <w:t xml:space="preserve"> computing resources provided by the University of Wisconsin Center for High Throughput Computing [36].</w:t>
      </w:r>
    </w:p>
    <w:p w14:paraId="3B8B5CC7" w14:textId="77777777" w:rsidR="00330A02" w:rsidRPr="00F432CF" w:rsidRDefault="00D82B2B">
      <w:pPr>
        <w:pStyle w:val="Heading3"/>
        <w:rPr>
          <w:rFonts w:ascii="Times New Roman" w:hAnsi="Times New Roman" w:cs="Times New Roman"/>
          <w:b/>
          <w:bCs/>
          <w:color w:val="auto"/>
        </w:rPr>
      </w:pPr>
      <w:bookmarkStart w:id="10" w:name="predictions"/>
      <w:r w:rsidRPr="00F432CF">
        <w:rPr>
          <w:rFonts w:ascii="Times New Roman" w:hAnsi="Times New Roman" w:cs="Times New Roman"/>
          <w:b/>
          <w:bCs/>
          <w:color w:val="auto"/>
        </w:rPr>
        <w:t>Predictions</w:t>
      </w:r>
    </w:p>
    <w:p w14:paraId="6C731761" w14:textId="21381B18" w:rsidR="00330A02" w:rsidRDefault="00D82B2B"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 </w:t>
      </w:r>
      <w:r w:rsidRPr="00B35838">
        <w:rPr>
          <w:rFonts w:ascii="Times New Roman" w:hAnsi="Times New Roman" w:cs="Times New Roman"/>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Panel A) is the hour at which our model calculates a predicted probability of a lapse within a future 24-hour prediction window for any specific individual. We 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w:t>
      </w:r>
      <w:r w:rsidRPr="00F432CF">
        <w:rPr>
          <w:rFonts w:ascii="Times New Roman" w:hAnsi="Times New Roman" w:cs="Times New Roman"/>
        </w:rPr>
        <w:t>by-hour until the end of their study participation.</w:t>
      </w:r>
    </w:p>
    <w:p w14:paraId="7839C97E" w14:textId="3984A9B2" w:rsidR="00B35838" w:rsidRPr="00B35838" w:rsidRDefault="00B35838" w:rsidP="00B35838">
      <w:pPr>
        <w:pStyle w:val="BodyText"/>
        <w:spacing w:line="480" w:lineRule="auto"/>
      </w:pPr>
      <w:r w:rsidRPr="00B35838">
        <w:rPr>
          <w:rFonts w:ascii="Times New Roman" w:hAnsi="Times New Roman" w:cs="Times New Roman"/>
          <w:b/>
          <w:bCs/>
        </w:rPr>
        <w:t xml:space="preserve">Fig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r w:rsidRPr="00F432CF">
        <w:rPr>
          <w:rFonts w:ascii="Times New Roman" w:hAnsi="Times New Roman" w:cs="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w:t>
      </w:r>
      <w:r w:rsidRPr="00F432CF">
        <w:rPr>
          <w:rFonts w:ascii="Times New Roman" w:hAnsi="Times New Roman" w:cs="Times New Roman"/>
        </w:rPr>
        <w:lastRenderedPageBreak/>
        <w:t>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D82B2B"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w:t>
      </w:r>
      <w:r w:rsidRPr="00B35838">
        <w:rPr>
          <w:rFonts w:ascii="Times New Roman" w:hAnsi="Times New Roman" w:cs="Times New Roman"/>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w:t>
      </w:r>
      <w:proofErr w:type="gramStart"/>
      <w:r w:rsidRPr="00F432CF">
        <w:rPr>
          <w:rFonts w:ascii="Times New Roman" w:hAnsi="Times New Roman" w:cs="Times New Roman"/>
        </w:rPr>
        <w:t>a period of time</w:t>
      </w:r>
      <w:proofErr w:type="gramEnd"/>
      <w:r w:rsidRPr="00F432CF">
        <w:rPr>
          <w:rFonts w:ascii="Times New Roman" w:hAnsi="Times New Roman" w:cs="Times New Roman"/>
        </w:rPr>
        <w:t xml:space="preserv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between the prediction timepoint and </w:t>
      </w:r>
      <w:r w:rsidRPr="00F432CF">
        <w:rPr>
          <w:rFonts w:ascii="Times New Roman" w:hAnsi="Times New Roman" w:cs="Times New Roman"/>
        </w:rPr>
        <w:t>start of the associated prediction window. A prediction window either started immediately after the prediction time point (no lag) or was lagged by 1 day, 3 days, 1 week, or 2 weeks.</w:t>
      </w:r>
    </w:p>
    <w:p w14:paraId="19868206" w14:textId="0ACCA7F2" w:rsidR="00330A02" w:rsidRPr="00F432CF" w:rsidRDefault="00D82B2B"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predict th</w:t>
      </w:r>
      <w:r w:rsidRPr="00F432CF">
        <w:rPr>
          <w:rFonts w:ascii="Times New Roman" w:hAnsi="Times New Roman" w:cs="Times New Roman"/>
        </w:rPr>
        <w:t xml:space="preserve">e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for 24-hour prediction windows that start at midnight that day or start 1 day, 3 days, 1 week or 2 weeks after midnight on day 30.</w:t>
      </w:r>
    </w:p>
    <w:p w14:paraId="5836E50A" w14:textId="77777777" w:rsidR="00330A02" w:rsidRPr="003B6140" w:rsidRDefault="00D82B2B">
      <w:pPr>
        <w:pStyle w:val="Heading3"/>
        <w:rPr>
          <w:rFonts w:ascii="Times New Roman" w:hAnsi="Times New Roman" w:cs="Times New Roman"/>
          <w:b/>
          <w:bCs/>
          <w:color w:val="auto"/>
        </w:rPr>
      </w:pPr>
      <w:bookmarkStart w:id="11" w:name="labels"/>
      <w:bookmarkEnd w:id="10"/>
      <w:r w:rsidRPr="003B6140">
        <w:rPr>
          <w:rFonts w:ascii="Times New Roman" w:hAnsi="Times New Roman" w:cs="Times New Roman"/>
          <w:b/>
          <w:bCs/>
          <w:color w:val="auto"/>
        </w:rPr>
        <w:t>Labels</w:t>
      </w:r>
    </w:p>
    <w:p w14:paraId="4CFD87B3" w14:textId="1E27725F" w:rsidR="00330A02" w:rsidRPr="00F432CF" w:rsidRDefault="00D82B2B"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start and end dates and times of past drinking episodes were reported on the first EMA item. A prediction window was labeled </w:t>
      </w:r>
      <w:r w:rsidR="00B35838">
        <w:rPr>
          <w:rFonts w:ascii="Times New Roman" w:hAnsi="Times New Roman" w:cs="Times New Roman"/>
        </w:rPr>
        <w:t>“</w:t>
      </w:r>
      <w:r w:rsidRPr="00B35838">
        <w:rPr>
          <w:rFonts w:ascii="Times New Roman" w:hAnsi="Times New Roman" w:cs="Times New Roman"/>
        </w:rPr>
        <w:t>lapse</w:t>
      </w:r>
      <w:r w:rsidR="00B35838">
        <w:rPr>
          <w:rFonts w:ascii="Times New Roman" w:hAnsi="Times New Roman" w:cs="Times New Roman"/>
        </w:rPr>
        <w:t>”</w:t>
      </w:r>
      <w:r w:rsidRPr="00F432CF">
        <w:rPr>
          <w:rFonts w:ascii="Times New Roman" w:hAnsi="Times New Roman" w:cs="Times New Roman"/>
        </w:rPr>
        <w:t xml:space="preserve"> if the start date/hour of any drinking episode fell within that window. A window was labeled </w:t>
      </w:r>
      <w:r w:rsidR="00B35838">
        <w:rPr>
          <w:rFonts w:ascii="Times New Roman" w:hAnsi="Times New Roman" w:cs="Times New Roman"/>
        </w:rPr>
        <w:t>“</w:t>
      </w:r>
      <w:r w:rsidRPr="00B35838">
        <w:rPr>
          <w:rFonts w:ascii="Times New Roman" w:hAnsi="Times New Roman" w:cs="Times New Roman"/>
        </w:rPr>
        <w:t>no lapse</w:t>
      </w:r>
      <w:r w:rsidR="00B35838">
        <w:rPr>
          <w:rFonts w:ascii="Times New Roman" w:hAnsi="Times New Roman" w:cs="Times New Roman"/>
        </w:rPr>
        <w:t>”</w:t>
      </w:r>
      <w:r w:rsidRPr="00B35838">
        <w:rPr>
          <w:rFonts w:ascii="Times New Roman" w:hAnsi="Times New Roman" w:cs="Times New Roman"/>
        </w:rPr>
        <w:t xml:space="preserve"> </w:t>
      </w:r>
      <w:r w:rsidRPr="00F432CF">
        <w:rPr>
          <w:rFonts w:ascii="Times New Roman" w:hAnsi="Times New Roman" w:cs="Times New Roman"/>
        </w:rP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w:t>
      </w:r>
      <w:proofErr w:type="gramStart"/>
      <w:r w:rsidRPr="00F432CF">
        <w:rPr>
          <w:rFonts w:ascii="Times New Roman" w:hAnsi="Times New Roman" w:cs="Times New Roman"/>
        </w:rPr>
        <w:t>lapse</w:t>
      </w:r>
      <w:proofErr w:type="gramEnd"/>
      <w:r w:rsidRPr="00F432CF">
        <w:rPr>
          <w:rFonts w:ascii="Times New Roman" w:hAnsi="Times New Roman" w:cs="Times New Roman"/>
        </w:rPr>
        <w:t>, and the outcome was highly unbalanced, it was not problematic to exclude some no lapse events to further increase confidence in those labels.</w:t>
      </w:r>
    </w:p>
    <w:p w14:paraId="354BBA6A" w14:textId="77777777" w:rsidR="00330A02" w:rsidRPr="00F432CF" w:rsidRDefault="00D82B2B"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This method produced totals </w:t>
      </w:r>
      <w:proofErr w:type="gramStart"/>
      <w:r w:rsidRPr="00F432CF">
        <w:rPr>
          <w:rFonts w:ascii="Times New Roman" w:hAnsi="Times New Roman" w:cs="Times New Roman"/>
        </w:rPr>
        <w:t>of:</w:t>
      </w:r>
      <w:proofErr w:type="gramEnd"/>
      <w:r w:rsidRPr="00F432CF">
        <w:rPr>
          <w:rFonts w:ascii="Times New Roman" w:hAnsi="Times New Roman" w:cs="Times New Roman"/>
        </w:rPr>
        <w:t xml:space="preserve"> 274,179 labels for the baseline (no lag) model (7.7% lapse); 270,911 labels for the 1-day lagged model (7.7% lapse); 264,362 labels for the 3-day lagged model (7.6% lapse); 251,458 labels for the 1-week lagged model (7.6% lapse); and 228,420 labels for the 2-week lagged model (7.6% lapse).</w:t>
      </w:r>
    </w:p>
    <w:p w14:paraId="353B4CED" w14:textId="6C181DF5" w:rsidR="00330A02" w:rsidRPr="003B6140" w:rsidRDefault="00D82B2B">
      <w:pPr>
        <w:pStyle w:val="Heading3"/>
        <w:rPr>
          <w:rFonts w:ascii="Times New Roman" w:hAnsi="Times New Roman" w:cs="Times New Roman"/>
          <w:b/>
          <w:bCs/>
          <w:color w:val="auto"/>
        </w:rPr>
      </w:pPr>
      <w:bookmarkStart w:id="12" w:name="feature-engineering"/>
      <w:bookmarkEnd w:id="11"/>
      <w:r w:rsidRPr="003B6140">
        <w:rPr>
          <w:rFonts w:ascii="Times New Roman" w:hAnsi="Times New Roman" w:cs="Times New Roman"/>
          <w:b/>
          <w:bCs/>
          <w:color w:val="auto"/>
        </w:rPr>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D82B2B" w:rsidP="00600AA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w:t>
      </w:r>
      <w:r w:rsidRPr="00F432CF">
        <w:rPr>
          <w:rFonts w:ascii="Times New Roman" w:hAnsi="Times New Roman" w:cs="Times New Roman"/>
        </w:rPr>
        <w:t>1 week, or 2 weeks prior to the start of the prediction window.</w:t>
      </w:r>
    </w:p>
    <w:p w14:paraId="6C69E9D4" w14:textId="77777777" w:rsidR="00330A02" w:rsidRPr="00F432CF" w:rsidRDefault="00D82B2B"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Prediction window:</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Demographics:</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Previous EMA responses:</w:t>
      </w:r>
      <w:r w:rsidRPr="00F432CF">
        <w:rPr>
          <w:rFonts w:ascii="Times New Roman" w:hAnsi="Times New Roman" w:cs="Times New Roman"/>
        </w:rPr>
        <w:t xml:space="preserve"> We calculated raw and difference features in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w:t>
      </w:r>
      <w:r w:rsidRPr="00F432CF">
        <w:rPr>
          <w:rFonts w:ascii="Times New Roman" w:hAnsi="Times New Roman" w:cs="Times New Roman"/>
        </w:rPr>
        <w:lastRenderedPageBreak/>
        <w:t>the prediction window) from the associated raw feature value to capture participant-level changes from baseline.</w:t>
      </w:r>
    </w:p>
    <w:p w14:paraId="7A3F25E4" w14:textId="3B538E12" w:rsidR="00330A02" w:rsidRPr="00F432CF" w:rsidRDefault="00600AA0" w:rsidP="00600AA0">
      <w:pPr>
        <w:numPr>
          <w:ilvl w:val="0"/>
          <w:numId w:val="1"/>
        </w:numPr>
        <w:spacing w:after="0" w:line="480" w:lineRule="auto"/>
        <w:rPr>
          <w:rFonts w:ascii="Times New Roman" w:hAnsi="Times New Roman" w:cs="Times New Roman"/>
        </w:rPr>
      </w:pPr>
      <w:r>
        <w:rPr>
          <w:rFonts w:ascii="Times New Roman" w:hAnsi="Times New Roman" w:cs="Times New Roman"/>
        </w:rPr>
        <w:t xml:space="preserve">      </w:t>
      </w:r>
      <w:r w:rsidRPr="00F432CF">
        <w:rPr>
          <w:rFonts w:ascii="Times New Roman" w:hAnsi="Times New Roman" w:cs="Times New Roman"/>
        </w:rPr>
        <w:t>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14:paraId="639D8C5E" w14:textId="77777777" w:rsidR="00330A02" w:rsidRPr="00F432CF" w:rsidRDefault="00D82B2B" w:rsidP="00600AA0">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w:t>
      </w:r>
      <w:r w:rsidRPr="00F432CF">
        <w:rPr>
          <w:rFonts w:ascii="Times New Roman" w:hAnsi="Times New Roman" w:cs="Times New Roman"/>
        </w:rPr>
        <w:t>ltiple imputation). Importantly, our imputation calculations are done using only held-in data and can be applied to any new observation.</w:t>
      </w:r>
    </w:p>
    <w:p w14:paraId="2E1EEBC2" w14:textId="77777777" w:rsidR="00330A02" w:rsidRPr="00F432CF" w:rsidRDefault="00D82B2B"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 xml:space="preserve">Other generic feature engineering steps included removing zero and near-zero variance features as determined from held-in data. A sample feature engineering script (i.e.,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recipe) containing all feature engineering steps is available on our OSF study page.</w:t>
      </w:r>
    </w:p>
    <w:p w14:paraId="734743BF" w14:textId="2D133E16" w:rsidR="00330A02" w:rsidRPr="003B6140" w:rsidRDefault="00D82B2B">
      <w:pPr>
        <w:pStyle w:val="Heading3"/>
        <w:rPr>
          <w:rFonts w:ascii="Times New Roman" w:hAnsi="Times New Roman" w:cs="Times New Roman"/>
          <w:b/>
          <w:bCs/>
          <w:color w:val="auto"/>
        </w:rPr>
      </w:pPr>
      <w:bookmarkStart w:id="13" w:name="model-configurations"/>
      <w:bookmarkEnd w:id="1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D82B2B"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trained and evaluated five separate classification models: one baseline (no lag) model and one model for 1-day, 3-day, 1-week, and 2-week lagged predictions. We considered four well-established statistical algorithms (elastic net, </w:t>
      </w:r>
      <w:proofErr w:type="spellStart"/>
      <w:r w:rsidRPr="00F432CF">
        <w:rPr>
          <w:rFonts w:ascii="Times New Roman" w:hAnsi="Times New Roman" w:cs="Times New Roman"/>
        </w:rPr>
        <w:t>XGBoost</w:t>
      </w:r>
      <w:proofErr w:type="spellEnd"/>
      <w:r w:rsidRPr="00F432CF">
        <w:rPr>
          <w:rFonts w:ascii="Times New Roman" w:hAnsi="Times New Roman" w:cs="Times New Roman"/>
        </w:rPr>
        <w:t xml:space="preserve">, regularized discriminant analysis, and single </w:t>
      </w:r>
      <w:r w:rsidRPr="00F432CF">
        <w:rPr>
          <w:rFonts w:ascii="Times New Roman" w:hAnsi="Times New Roman" w:cs="Times New Roman"/>
        </w:rPr>
        <w:lastRenderedPageBreak/>
        <w:t>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r w:rsidRPr="00F432CF">
        <w:rPr>
          <w:rFonts w:ascii="Times New Roman" w:hAnsi="Times New Roman" w:cs="Times New Roman"/>
        </w:rPr>
        <w:t>).</w:t>
      </w:r>
    </w:p>
    <w:p w14:paraId="4010B597" w14:textId="77777777" w:rsidR="00330A02" w:rsidRPr="003B6140" w:rsidRDefault="00D82B2B">
      <w:pPr>
        <w:pStyle w:val="Heading3"/>
        <w:rPr>
          <w:rFonts w:ascii="Times New Roman" w:hAnsi="Times New Roman" w:cs="Times New Roman"/>
          <w:b/>
          <w:bCs/>
          <w:color w:val="auto"/>
        </w:rPr>
      </w:pPr>
      <w:bookmarkStart w:id="14" w:name="cross-validation"/>
      <w:bookmarkEnd w:id="13"/>
      <w:r w:rsidRPr="003B6140">
        <w:rPr>
          <w:rFonts w:ascii="Times New Roman" w:hAnsi="Times New Roman" w:cs="Times New Roman"/>
          <w:b/>
          <w:bCs/>
          <w:color w:val="auto"/>
        </w:rPr>
        <w:t>Cross-validation</w:t>
      </w:r>
    </w:p>
    <w:p w14:paraId="5C133792" w14:textId="77777777" w:rsidR="00330A02" w:rsidRPr="00F432CF" w:rsidRDefault="00D82B2B"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r w:rsidRPr="00600AA0">
        <w:rPr>
          <w:rFonts w:ascii="Times New Roman" w:hAnsi="Times New Roman" w:cs="Times New Roman"/>
        </w:rPr>
        <w:t>test</w:t>
      </w:r>
      <w:r w:rsidRPr="00F432CF">
        <w:rPr>
          <w:rFonts w:ascii="Times New Roman" w:hAnsi="Times New Roman" w:cs="Times New Roman"/>
        </w:rPr>
        <w:t xml:space="preserve"> sets).</w:t>
      </w:r>
    </w:p>
    <w:p w14:paraId="6847D472" w14:textId="77777777" w:rsidR="00330A02" w:rsidRPr="00F432CF" w:rsidRDefault="00D82B2B"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 xml:space="preserve">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their data were always in the held-in or held-out fold (validation/test) for a split, but never in both.</w:t>
      </w:r>
    </w:p>
    <w:p w14:paraId="26AE15A6" w14:textId="77777777" w:rsidR="00330A02" w:rsidRPr="00F432CF" w:rsidRDefault="00D82B2B"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Our performance metric was area under the receiver operating characteristic curve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indexes the probability that the model will predict a higher score for a randomly selected positive case (lapse) relative to a randomly selected negative case (no lapse). The best model configurations were selected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10 validation sets. Final performance of those best model configurations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evaluated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30 test sets.</w:t>
      </w:r>
      <w:r w:rsidRPr="00F432CF">
        <w:rPr>
          <w:rStyle w:val="FootnoteReference"/>
          <w:rFonts w:ascii="Times New Roman" w:hAnsi="Times New Roman" w:cs="Times New Roman"/>
        </w:rPr>
        <w:footnoteReference w:id="1"/>
      </w:r>
    </w:p>
    <w:p w14:paraId="7F813AEC" w14:textId="30EE161A" w:rsidR="00330A02" w:rsidRPr="003B6140" w:rsidRDefault="00D82B2B">
      <w:pPr>
        <w:pStyle w:val="Heading3"/>
        <w:rPr>
          <w:rFonts w:ascii="Times New Roman" w:hAnsi="Times New Roman" w:cs="Times New Roman"/>
          <w:b/>
          <w:bCs/>
          <w:color w:val="auto"/>
        </w:rPr>
      </w:pPr>
      <w:bookmarkStart w:id="15" w:name="bayesian-model"/>
      <w:bookmarkEnd w:id="14"/>
      <w:r w:rsidRPr="003B6140">
        <w:rPr>
          <w:rFonts w:ascii="Times New Roman" w:hAnsi="Times New Roman" w:cs="Times New Roman"/>
          <w:b/>
          <w:bCs/>
          <w:color w:val="auto"/>
        </w:rPr>
        <w:lastRenderedPageBreak/>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D82B2B" w:rsidP="000B7D1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team and others [38,39], we used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default </w:t>
      </w:r>
      <w:proofErr w:type="spellStart"/>
      <w:r w:rsidRPr="00F432CF">
        <w:rPr>
          <w:rFonts w:ascii="Times New Roman" w:hAnsi="Times New Roman" w:cs="Times New Roman"/>
        </w:rPr>
        <w:t>autoscaled</w:t>
      </w:r>
      <w:proofErr w:type="spellEnd"/>
      <w:r w:rsidRPr="00F432CF">
        <w:rPr>
          <w:rFonts w:ascii="Times New Roman" w:hAnsi="Times New Roman" w:cs="Times New Roman"/>
        </w:rPr>
        <w:t xml:space="preserve">, weakly informative, data-dependent priors that </w:t>
      </w:r>
      <w:proofErr w:type="gramStart"/>
      <w:r w:rsidRPr="00F432CF">
        <w:rPr>
          <w:rFonts w:ascii="Times New Roman" w:hAnsi="Times New Roman" w:cs="Times New Roman"/>
        </w:rPr>
        <w:t>take into account</w:t>
      </w:r>
      <w:proofErr w:type="gramEnd"/>
      <w:r w:rsidRPr="00F432CF">
        <w:rPr>
          <w:rFonts w:ascii="Times New Roman" w:hAnsi="Times New Roman" w:cs="Times New Roman"/>
        </w:rPr>
        <w:t xml:space="preserve"> the order of magnitude of the variables to provide some regularization to stabilize computation and avoid over-fitting. Priors were set as follows: Residual SD ~ </w:t>
      </w:r>
      <w:proofErr w:type="gramStart"/>
      <w:r w:rsidRPr="00F432CF">
        <w:rPr>
          <w:rFonts w:ascii="Times New Roman" w:hAnsi="Times New Roman" w:cs="Times New Roman"/>
        </w:rPr>
        <w:t>exponential(</w:t>
      </w:r>
      <w:proofErr w:type="gramEnd"/>
      <w:r w:rsidRPr="00F432CF">
        <w:rPr>
          <w:rFonts w:ascii="Times New Roman" w:hAnsi="Times New Roman" w:cs="Times New Roman"/>
        </w:rPr>
        <w:t xml:space="preserve">2.6); intercept (centered predictors)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2, 0.98); fixed effects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0, 2.43); covariance ~ </w:t>
      </w:r>
      <w:proofErr w:type="spellStart"/>
      <w:proofErr w:type="gramStart"/>
      <w:r w:rsidRPr="00F432CF">
        <w:rPr>
          <w:rFonts w:ascii="Times New Roman" w:hAnsi="Times New Roman" w:cs="Times New Roman"/>
        </w:rPr>
        <w:t>decov</w:t>
      </w:r>
      <w:proofErr w:type="spellEnd"/>
      <w:r w:rsidRPr="00F432CF">
        <w:rPr>
          <w:rFonts w:ascii="Times New Roman" w:hAnsi="Times New Roman" w:cs="Times New Roman"/>
        </w:rPr>
        <w:t>(</w:t>
      </w:r>
      <w:proofErr w:type="gramEnd"/>
      <w:r w:rsidRPr="00F432CF">
        <w:rPr>
          <w:rFonts w:ascii="Times New Roman" w:hAnsi="Times New Roman" w:cs="Times New Roman"/>
        </w:rPr>
        <w:t xml:space="preserve">1, 1, 1, 1). We set two random intercepts to account for our resampling method: one for the repeat, and another for the 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transformed using the logit function and regressed as a function of model contrast.</w:t>
      </w:r>
    </w:p>
    <w:p w14:paraId="720490F0" w14:textId="77777777" w:rsidR="00330A02" w:rsidRPr="00F432CF" w:rsidRDefault="00D82B2B"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From the Bayesian model we obtained the posterior distribution (transformed back from logit) and Bayesian CIs for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all five models. To evaluate our models’ overall performance, we </w:t>
      </w:r>
      <w:proofErr w:type="gramStart"/>
      <w:r w:rsidRPr="00F432CF">
        <w:rPr>
          <w:rFonts w:ascii="Times New Roman" w:hAnsi="Times New Roman" w:cs="Times New Roman"/>
        </w:rPr>
        <w:t>report</w:t>
      </w:r>
      <w:proofErr w:type="gramEnd"/>
      <w:r w:rsidRPr="00F432CF">
        <w:rPr>
          <w:rFonts w:ascii="Times New Roman" w:hAnsi="Times New Roman" w:cs="Times New Roman"/>
        </w:rPr>
        <w:t xml:space="preserve">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Bayesian CIs. This represents our best estimate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If the CIs do not contain .5 (chance performance), this provides strong evidence (&gt; .95 probability) that our model is capturing signal in the data.</w:t>
      </w:r>
    </w:p>
    <w:p w14:paraId="34393422" w14:textId="77777777" w:rsidR="00330A02" w:rsidRPr="00F432CF" w:rsidRDefault="00D82B2B"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and the 95% Bayesian CIs.</w:t>
      </w:r>
    </w:p>
    <w:p w14:paraId="1191DA64" w14:textId="35AB1358" w:rsidR="00330A02" w:rsidRPr="003B6140" w:rsidRDefault="00D82B2B">
      <w:pPr>
        <w:pStyle w:val="Heading3"/>
        <w:rPr>
          <w:rFonts w:ascii="Times New Roman" w:hAnsi="Times New Roman" w:cs="Times New Roman"/>
          <w:b/>
          <w:bCs/>
          <w:color w:val="auto"/>
        </w:rPr>
      </w:pPr>
      <w:bookmarkStart w:id="16" w:name="fairness-analyses"/>
      <w:bookmarkEnd w:id="15"/>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p>
    <w:p w14:paraId="2373E03C" w14:textId="27FA6359" w:rsidR="00330A02" w:rsidRPr="00F432CF" w:rsidRDefault="00D82B2B"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Using the same 30 held-out test sets, we calculated the median posterior probability and 95% Bayesian CI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for each model separately by race/ethnicity (non-White and/or Hispanic vs. non-Hispanic White), income (below poverty line vs. above poverty line</w:t>
      </w:r>
      <w:r w:rsidR="0016565D">
        <w:rPr>
          <w:rFonts w:ascii="Times New Roman" w:hAnsi="Times New Roman" w:cs="Times New Roman"/>
        </w:rPr>
        <w:t>)</w:t>
      </w:r>
      <w:r w:rsidRPr="00F432CF">
        <w:rPr>
          <w:rFonts w:ascii="Times New Roman" w:hAnsi="Times New Roman" w:cs="Times New Roman"/>
        </w:rPr>
        <w:t xml:space="preserve">, and sex at birth (female </w:t>
      </w:r>
      <w:r w:rsidRPr="00F432CF">
        <w:rPr>
          <w:rFonts w:ascii="Times New Roman" w:hAnsi="Times New Roman" w:cs="Times New Roman"/>
        </w:rPr>
        <w:t xml:space="preserve">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models. Individual Bayesian fairness contrasts for all five models are available in Table B in S1 Appendix.</w:t>
      </w:r>
    </w:p>
    <w:p w14:paraId="2F6E103A" w14:textId="547E7AE4" w:rsidR="00330A02" w:rsidRPr="003B6140" w:rsidRDefault="00D82B2B">
      <w:pPr>
        <w:pStyle w:val="Heading3"/>
        <w:rPr>
          <w:rFonts w:ascii="Times New Roman" w:hAnsi="Times New Roman" w:cs="Times New Roman"/>
          <w:b/>
          <w:bCs/>
          <w:color w:val="auto"/>
        </w:rPr>
      </w:pPr>
      <w:bookmarkStart w:id="17" w:name="model-calibration"/>
      <w:bookmarkEnd w:id="16"/>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2C713DEA" w14:textId="77777777" w:rsidR="00330A02" w:rsidRPr="00F432CF" w:rsidRDefault="00D82B2B"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To further characterize and understand our models, we used our inner resampling procedure (2 repeats of 5-fold cross validation grouped on participant) on the full data set to select a single best model configuration for each classification model (no lag, 1-day, 3-day, 1-week, and 2-week lag). The final configuration selected for each model represents the most reliable and robust configuration for deployment.</w:t>
      </w:r>
    </w:p>
    <w:p w14:paraId="0F61005E" w14:textId="77777777" w:rsidR="00330A02" w:rsidRPr="00F432CF" w:rsidRDefault="00D82B2B"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best model configuration for each classification model </w:t>
      </w:r>
      <w:proofErr w:type="gramStart"/>
      <w:r w:rsidRPr="00F432CF">
        <w:rPr>
          <w:rFonts w:ascii="Times New Roman" w:hAnsi="Times New Roman" w:cs="Times New Roman"/>
        </w:rPr>
        <w:t>was fit</w:t>
      </w:r>
      <w:proofErr w:type="gramEnd"/>
      <w:r w:rsidRPr="00F432CF">
        <w:rPr>
          <w:rFonts w:ascii="Times New Roman" w:hAnsi="Times New Roman" w:cs="Times New Roman"/>
        </w:rPr>
        <w:t xml:space="preserve"> on the full data set. We fit this configuration using single 5-fold cross-validation. This method allowed us to obtain a single predicted probability for each observation, while still using separate data for model training and prediction. We </w:t>
      </w:r>
      <w:r w:rsidRPr="00F432CF">
        <w:rPr>
          <w:rFonts w:ascii="Times New Roman" w:hAnsi="Times New Roman" w:cs="Times New Roman"/>
        </w:rPr>
        <w:lastRenderedPageBreak/>
        <w:t>calibrated our probabilities using Platt scaling [40]. We calculated Brier scores to assess the accuracy of our raw and calibrated probabilities and provide calibration plots.</w:t>
      </w:r>
    </w:p>
    <w:p w14:paraId="1757DF22" w14:textId="4735BB92" w:rsidR="00330A02" w:rsidRPr="003B6140" w:rsidRDefault="003B6140">
      <w:pPr>
        <w:pStyle w:val="Heading3"/>
        <w:rPr>
          <w:rFonts w:ascii="Times New Roman" w:hAnsi="Times New Roman" w:cs="Times New Roman"/>
          <w:b/>
          <w:bCs/>
          <w:color w:val="auto"/>
        </w:rPr>
      </w:pPr>
      <w:bookmarkStart w:id="18" w:name="global-feature-importance"/>
      <w:bookmarkEnd w:id="17"/>
      <w:proofErr w:type="gramStart"/>
      <w:r>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2117CBAF" w14:textId="77777777" w:rsidR="00330A02" w:rsidRPr="00F432CF" w:rsidRDefault="00D82B2B"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w:t>
      </w:r>
      <w:r w:rsidRPr="00F432CF">
        <w:rPr>
          <w:rFonts w:ascii="Times New Roman" w:hAnsi="Times New Roman" w:cs="Times New Roman"/>
        </w:rPr>
        <w:t xml:space="preserve">re score for that observation adjusted the prediction (in log-odds units) for that observation </w:t>
      </w:r>
      <w:r w:rsidRPr="00F432CF">
        <w:rPr>
          <w:rFonts w:ascii="Times New Roman" w:hAnsi="Times New Roman" w:cs="Times New Roman"/>
        </w:rPr>
        <w:t>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D82B2B"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w:t>
      </w:r>
      <w:r w:rsidRPr="00F432CF">
        <w:rPr>
          <w:rFonts w:ascii="Times New Roman" w:hAnsi="Times New Roman" w:cs="Times New Roman"/>
        </w:rPr>
        <w:t>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41D715EB" w14:textId="77777777" w:rsidR="00330A02" w:rsidRPr="00F432CF" w:rsidRDefault="00D82B2B"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We summarized feature importance in two ways. First, we used a traditional approach in which we calculated the global importance of each feature category (</w:t>
      </w:r>
      <w:proofErr w:type="gramStart"/>
      <w:r w:rsidRPr="00F432CF">
        <w:rPr>
          <w:rFonts w:ascii="Times New Roman" w:hAnsi="Times New Roman" w:cs="Times New Roman"/>
        </w:rPr>
        <w:t>mean</w:t>
      </w:r>
      <w:proofErr w:type="gramEnd"/>
      <w:r w:rsidRPr="00F432CF">
        <w:rPr>
          <w:rFonts w:ascii="Times New Roman" w:hAnsi="Times New Roman" w:cs="Times New Roman"/>
        </w:rPr>
        <w:t xml:space="preserve"> absolute Shapley value). Global </w:t>
      </w:r>
      <w:r w:rsidRPr="00F432CF">
        <w:rPr>
          <w:rFonts w:ascii="Times New Roman" w:hAnsi="Times New Roman" w:cs="Times New Roman"/>
        </w:rPr>
        <w:lastRenderedPageBreak/>
        <w:t xml:space="preserve">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w:t>
      </w:r>
      <w:proofErr w:type="gramStart"/>
      <w:r w:rsidRPr="00F432CF">
        <w:rPr>
          <w:rFonts w:ascii="Times New Roman" w:hAnsi="Times New Roman" w:cs="Times New Roman"/>
        </w:rPr>
        <w:t>a feature</w:t>
      </w:r>
      <w:proofErr w:type="gramEnd"/>
      <w:r w:rsidRPr="00F432CF">
        <w:rPr>
          <w:rFonts w:ascii="Times New Roman" w:hAnsi="Times New Roman" w:cs="Times New Roman"/>
        </w:rPr>
        <w:t xml:space="preserve"> category is the most influential contributor to individual predictions. We provided a descriptive plot of the relative ranking of feature categories by their global and local feature importance for the no lag and 2-week lagged models.</w:t>
      </w:r>
    </w:p>
    <w:p w14:paraId="7370BD39" w14:textId="77777777" w:rsidR="00330A02" w:rsidRPr="003B6140" w:rsidRDefault="00D82B2B">
      <w:pPr>
        <w:pStyle w:val="Heading1"/>
        <w:rPr>
          <w:rFonts w:ascii="Times New Roman" w:hAnsi="Times New Roman" w:cs="Times New Roman"/>
          <w:b/>
          <w:bCs/>
          <w:color w:val="auto"/>
          <w:sz w:val="36"/>
          <w:szCs w:val="36"/>
        </w:rPr>
      </w:pPr>
      <w:bookmarkStart w:id="19" w:name="results"/>
      <w:bookmarkEnd w:id="1"/>
      <w:bookmarkEnd w:id="9"/>
      <w:bookmarkEnd w:id="18"/>
      <w:r w:rsidRPr="003B6140">
        <w:rPr>
          <w:rFonts w:ascii="Times New Roman" w:hAnsi="Times New Roman" w:cs="Times New Roman"/>
          <w:b/>
          <w:bCs/>
          <w:color w:val="auto"/>
          <w:sz w:val="36"/>
          <w:szCs w:val="36"/>
        </w:rPr>
        <w:t>Results</w:t>
      </w:r>
    </w:p>
    <w:p w14:paraId="47182047" w14:textId="58154F0F" w:rsidR="00330A02" w:rsidRPr="003B6140" w:rsidRDefault="00D82B2B">
      <w:pPr>
        <w:pStyle w:val="Heading2"/>
        <w:rPr>
          <w:rFonts w:ascii="Times New Roman" w:hAnsi="Times New Roman" w:cs="Times New Roman"/>
          <w:b/>
          <w:bCs/>
          <w:color w:val="auto"/>
        </w:rPr>
      </w:pPr>
      <w:bookmarkStart w:id="20"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D82B2B"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 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rFonts w:ascii="Times New Roman" w:hAnsi="Times New Roman" w:cs="Times New Roman"/>
          <w:b/>
          <w:bCs/>
        </w:rPr>
      </w:pPr>
      <w:r w:rsidRPr="00196183">
        <w:rPr>
          <w:rFonts w:ascii="Times New Roman" w:hAnsi="Times New Roman" w:cs="Times New Roman"/>
          <w:b/>
          <w:bCs/>
        </w:rPr>
        <w:t>Table 1</w:t>
      </w:r>
      <w:r>
        <w:rPr>
          <w:rFonts w:ascii="Times New Roman" w:hAnsi="Times New Roman" w:cs="Times New Roman"/>
          <w:b/>
          <w:bCs/>
        </w:rPr>
        <w:t>.</w:t>
      </w:r>
      <w:r w:rsidRPr="00196183">
        <w:rPr>
          <w:rFonts w:ascii="Times New Roman" w:hAnsi="Times New Roman" w:cs="Times New Roman"/>
          <w:b/>
          <w:bCs/>
        </w:rPr>
        <w:t xml:space="preserve"> Demographic and Clinical Characteristics</w:t>
      </w:r>
      <w:r>
        <w:rPr>
          <w:rFonts w:ascii="Times New Roman" w:hAnsi="Times New Roman" w:cs="Times New Roman"/>
          <w:b/>
          <w:bCs/>
        </w:rPr>
        <w:t>.</w:t>
      </w:r>
    </w:p>
    <w:tbl>
      <w:tblPr>
        <w:tblStyle w:val="Table"/>
        <w:tblW w:w="5246" w:type="pct"/>
        <w:tblLayout w:type="fixed"/>
        <w:tblLook w:val="0000" w:firstRow="0" w:lastRow="0" w:firstColumn="0" w:lastColumn="0" w:noHBand="0" w:noVBand="0"/>
      </w:tblPr>
      <w:tblGrid>
        <w:gridCol w:w="10576"/>
      </w:tblGrid>
      <w:tr w:rsidR="00196183" w:rsidRPr="00C701D8" w14:paraId="1045B03F" w14:textId="77777777" w:rsidTr="00ED4B99">
        <w:tc>
          <w:tcPr>
            <w:tcW w:w="9821" w:type="dxa"/>
            <w:vAlign w:val="center"/>
          </w:tcPr>
          <w:p w14:paraId="37360500" w14:textId="3412C007" w:rsidR="00196183" w:rsidRPr="0061210A" w:rsidRDefault="00196183" w:rsidP="00ED4B99">
            <w:pPr>
              <w:pStyle w:val="ImageCaption"/>
              <w:spacing w:after="0" w:line="480" w:lineRule="auto"/>
              <w:rPr>
                <w:rFonts w:ascii="Times New Roman" w:hAnsi="Times New Roman" w:cs="Times New Roman"/>
                <w:b/>
                <w:bCs/>
                <w:i w:val="0"/>
                <w:iCs/>
              </w:rPr>
            </w:pPr>
            <w:bookmarkStart w:id="21" w:name="tbl-demohtml"/>
          </w:p>
          <w:tbl>
            <w:tblPr>
              <w:tblStyle w:val="Table"/>
              <w:tblW w:w="10125" w:type="dxa"/>
              <w:tblLook w:val="0060" w:firstRow="1" w:lastRow="1" w:firstColumn="0" w:lastColumn="0" w:noHBand="0" w:noVBand="0"/>
            </w:tblPr>
            <w:tblGrid>
              <w:gridCol w:w="4590"/>
              <w:gridCol w:w="666"/>
              <w:gridCol w:w="859"/>
              <w:gridCol w:w="1146"/>
              <w:gridCol w:w="1241"/>
              <w:gridCol w:w="1623"/>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2E6AAAC4" w14:textId="77777777" w:rsidR="00196183" w:rsidRPr="00C701D8" w:rsidRDefault="00196183" w:rsidP="00ED4B99">
                  <w:pPr>
                    <w:pStyle w:val="Compact"/>
                    <w:spacing w:before="0" w:after="0"/>
                    <w:rPr>
                      <w:rFonts w:ascii="Times New Roman" w:hAnsi="Times New Roman" w:cs="Times New Roman"/>
                    </w:rPr>
                  </w:pPr>
                  <w:bookmarkStart w:id="22" w:name="_Hlk206751813"/>
                </w:p>
              </w:tc>
              <w:tc>
                <w:tcPr>
                  <w:tcW w:w="666" w:type="dxa"/>
                  <w:tcBorders>
                    <w:top w:val="single" w:sz="4" w:space="0" w:color="auto"/>
                    <w:bottom w:val="single" w:sz="4" w:space="0" w:color="auto"/>
                  </w:tcBorders>
                </w:tcPr>
                <w:p w14:paraId="4D25EBE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42D800C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73A3399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57E571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
                <w:p w14:paraId="184DBF4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
              <w:tc>
                <w:tcPr>
                  <w:tcW w:w="4590" w:type="dxa"/>
                  <w:tcBorders>
                    <w:top w:val="single" w:sz="4" w:space="0" w:color="auto"/>
                  </w:tcBorders>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
              <w:tc>
                <w:tcPr>
                  <w:tcW w:w="4590" w:type="dxa"/>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
              <w:tc>
                <w:tcPr>
                  <w:tcW w:w="4590" w:type="dxa"/>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
              <w:tc>
                <w:tcPr>
                  <w:tcW w:w="4590" w:type="dxa"/>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
              <w:tc>
                <w:tcPr>
                  <w:tcW w:w="4590" w:type="dxa"/>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
              <w:tc>
                <w:tcPr>
                  <w:tcW w:w="4590" w:type="dxa"/>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
              <w:tc>
                <w:tcPr>
                  <w:tcW w:w="4590" w:type="dxa"/>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
              <w:tc>
                <w:tcPr>
                  <w:tcW w:w="4590" w:type="dxa"/>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
              <w:tc>
                <w:tcPr>
                  <w:tcW w:w="4590" w:type="dxa"/>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
              <w:tc>
                <w:tcPr>
                  <w:tcW w:w="4590" w:type="dxa"/>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
              <w:tc>
                <w:tcPr>
                  <w:tcW w:w="4590" w:type="dxa"/>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
              <w:tc>
                <w:tcPr>
                  <w:tcW w:w="4590" w:type="dxa"/>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
              <w:tc>
                <w:tcPr>
                  <w:tcW w:w="4590" w:type="dxa"/>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
              <w:tc>
                <w:tcPr>
                  <w:tcW w:w="4590" w:type="dxa"/>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
              <w:tc>
                <w:tcPr>
                  <w:tcW w:w="4590" w:type="dxa"/>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Less than high school or GED degree</w:t>
                  </w:r>
                </w:p>
              </w:tc>
              <w:tc>
                <w:tcPr>
                  <w:tcW w:w="666" w:type="dxa"/>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
              <w:tc>
                <w:tcPr>
                  <w:tcW w:w="4590" w:type="dxa"/>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
              <w:tc>
                <w:tcPr>
                  <w:tcW w:w="4590" w:type="dxa"/>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
              <w:tc>
                <w:tcPr>
                  <w:tcW w:w="4590" w:type="dxa"/>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
              <w:tc>
                <w:tcPr>
                  <w:tcW w:w="4590" w:type="dxa"/>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
              <w:tc>
                <w:tcPr>
                  <w:tcW w:w="4590" w:type="dxa"/>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
              <w:tc>
                <w:tcPr>
                  <w:tcW w:w="4590" w:type="dxa"/>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
              <w:tc>
                <w:tcPr>
                  <w:tcW w:w="4590" w:type="dxa"/>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
              <w:tc>
                <w:tcPr>
                  <w:tcW w:w="4590" w:type="dxa"/>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
              <w:tc>
                <w:tcPr>
                  <w:tcW w:w="4590" w:type="dxa"/>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
              <w:tc>
                <w:tcPr>
                  <w:tcW w:w="4590" w:type="dxa"/>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
              <w:tc>
                <w:tcPr>
                  <w:tcW w:w="4590" w:type="dxa"/>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
              <w:tc>
                <w:tcPr>
                  <w:tcW w:w="4590" w:type="dxa"/>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
              <w:tc>
                <w:tcPr>
                  <w:tcW w:w="4590" w:type="dxa"/>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
              <w:tc>
                <w:tcPr>
                  <w:tcW w:w="4590" w:type="dxa"/>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
              <w:tc>
                <w:tcPr>
                  <w:tcW w:w="4590" w:type="dxa"/>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
              <w:tc>
                <w:tcPr>
                  <w:tcW w:w="4590" w:type="dxa"/>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
              <w:tc>
                <w:tcPr>
                  <w:tcW w:w="4590" w:type="dxa"/>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
              <w:tc>
                <w:tcPr>
                  <w:tcW w:w="4590" w:type="dxa"/>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
              <w:tc>
                <w:tcPr>
                  <w:tcW w:w="4590" w:type="dxa"/>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
              <w:tc>
                <w:tcPr>
                  <w:tcW w:w="4590" w:type="dxa"/>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
              <w:tc>
                <w:tcPr>
                  <w:tcW w:w="4590" w:type="dxa"/>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
              <w:tc>
                <w:tcPr>
                  <w:tcW w:w="4590" w:type="dxa"/>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
              <w:tc>
                <w:tcPr>
                  <w:tcW w:w="4590" w:type="dxa"/>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
              <w:tc>
                <w:tcPr>
                  <w:tcW w:w="4590" w:type="dxa"/>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
              <w:tc>
                <w:tcPr>
                  <w:tcW w:w="4590" w:type="dxa"/>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
              <w:tc>
                <w:tcPr>
                  <w:tcW w:w="4590" w:type="dxa"/>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
              <w:tc>
                <w:tcPr>
                  <w:tcW w:w="4590" w:type="dxa"/>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
              <w:tc>
                <w:tcPr>
                  <w:tcW w:w="4590" w:type="dxa"/>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Yes</w:t>
                  </w:r>
                </w:p>
              </w:tc>
              <w:tc>
                <w:tcPr>
                  <w:tcW w:w="666" w:type="dxa"/>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
              <w:tc>
                <w:tcPr>
                  <w:tcW w:w="4590" w:type="dxa"/>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
              <w:tc>
                <w:tcPr>
                  <w:tcW w:w="4590" w:type="dxa"/>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
              <w:tc>
                <w:tcPr>
                  <w:tcW w:w="4590" w:type="dxa"/>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
              <w:tc>
                <w:tcPr>
                  <w:tcW w:w="4590" w:type="dxa"/>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
              <w:tc>
                <w:tcPr>
                  <w:tcW w:w="4590" w:type="dxa"/>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
              <w:tc>
                <w:tcPr>
                  <w:tcW w:w="4590" w:type="dxa"/>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
              <w:tc>
                <w:tcPr>
                  <w:tcW w:w="4590" w:type="dxa"/>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t>
                  </w:r>
                  <w:proofErr w:type="spellStart"/>
                  <w:r w:rsidRPr="00C701D8">
                    <w:rPr>
                      <w:rFonts w:ascii="Times New Roman" w:hAnsi="Times New Roman" w:cs="Times New Roman"/>
                    </w:rPr>
                    <w:t>Serepax</w:t>
                  </w:r>
                  <w:proofErr w:type="spellEnd"/>
                  <w:r w:rsidRPr="00C701D8">
                    <w:rPr>
                      <w:rFonts w:ascii="Times New Roman" w:hAnsi="Times New Roman" w:cs="Times New Roman"/>
                    </w:rPr>
                    <w:t>, Rohypnol, etc.)</w:t>
                  </w:r>
                </w:p>
              </w:tc>
              <w:tc>
                <w:tcPr>
                  <w:tcW w:w="666" w:type="dxa"/>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
              <w:tc>
                <w:tcPr>
                  <w:tcW w:w="4590" w:type="dxa"/>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
              <w:tc>
                <w:tcPr>
                  <w:tcW w:w="4590" w:type="dxa"/>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
              <w:tc>
                <w:tcPr>
                  <w:tcW w:w="4590" w:type="dxa"/>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
              <w:tc>
                <w:tcPr>
                  <w:tcW w:w="4590" w:type="dxa"/>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
              <w:tc>
                <w:tcPr>
                  <w:tcW w:w="4590" w:type="dxa"/>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
              <w:tc>
                <w:tcPr>
                  <w:tcW w:w="4590" w:type="dxa"/>
                  <w:tcBorders>
                    <w:bottom w:val="single" w:sz="4" w:space="0" w:color="auto"/>
                  </w:tcBorders>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1"/>
            <w:bookmarkEnd w:id="22"/>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bCs/>
        </w:rPr>
      </w:pPr>
    </w:p>
    <w:p w14:paraId="3405EBD5" w14:textId="0246C556" w:rsidR="00330A02" w:rsidRPr="003B6140" w:rsidRDefault="00D82B2B">
      <w:pPr>
        <w:pStyle w:val="Heading2"/>
        <w:rPr>
          <w:rFonts w:ascii="Times New Roman" w:hAnsi="Times New Roman" w:cs="Times New Roman"/>
          <w:b/>
          <w:bCs/>
          <w:color w:val="auto"/>
        </w:rPr>
      </w:pPr>
      <w:bookmarkStart w:id="23" w:name="model-evaluation"/>
      <w:bookmarkEnd w:id="20"/>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
      <w:r>
        <w:rPr>
          <w:rFonts w:ascii="Times New Roman" w:hAnsi="Times New Roman" w:cs="Times New Roman"/>
        </w:rPr>
        <w:t>Fig</w:t>
      </w:r>
      <w:r w:rsidRPr="00196183">
        <w:rPr>
          <w:rFonts w:ascii="Times New Roman" w:hAnsi="Times New Roman" w:cs="Times New Roman"/>
        </w:rPr>
        <w:t> 2</w:t>
      </w:r>
      <w:r w:rsidRPr="00F432CF">
        <w:rPr>
          <w:rFonts w:ascii="Times New Roman" w:hAnsi="Times New Roman" w:cs="Times New Roman"/>
        </w:rPr>
        <w:t xml:space="preserve"> presents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95% Bayesian CI for each model (no lag, 1-day, 3-day, 1-week, and 2-week lag). The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0.91 (no lag), 0.89 (1-day lag), 0.88 (3-day lag), 0.87 (1-week lag), and 0.85 (2-week lag). These values represent our best estimates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The 95% Bayesian CI for the </w:t>
      </w:r>
      <w:proofErr w:type="spellStart"/>
      <w:r w:rsidRPr="00F432CF">
        <w:rPr>
          <w:rFonts w:ascii="Times New Roman" w:hAnsi="Times New Roman" w:cs="Times New Roman"/>
        </w:rPr>
        <w:lastRenderedPageBreak/>
        <w:t>auROCs</w:t>
      </w:r>
      <w:proofErr w:type="spellEnd"/>
      <w:r w:rsidRPr="00F432CF">
        <w:rPr>
          <w:rFonts w:ascii="Times New Roman" w:hAnsi="Times New Roman" w:cs="Times New Roman"/>
        </w:rPr>
        <w:t xml:space="preserve"> for 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pPr>
      <w:r>
        <w:rPr>
          <w:rFonts w:ascii="Times New Roman" w:hAnsi="Times New Roman" w:cs="Times New Roman"/>
          <w:b/>
          <w:bCs/>
        </w:rPr>
        <w:t>Fig</w:t>
      </w:r>
      <w:r w:rsidR="00196183" w:rsidRPr="00196183">
        <w:rPr>
          <w:rFonts w:ascii="Times New Roman" w:hAnsi="Times New Roman" w:cs="Times New Roman"/>
          <w:b/>
          <w:bCs/>
        </w:rPr>
        <w:t> 2. Posterior Probabilities for Area Under the Receiver Operating Characteristic Curve (</w:t>
      </w:r>
      <w:proofErr w:type="spellStart"/>
      <w:r w:rsidR="00196183" w:rsidRPr="00196183">
        <w:rPr>
          <w:rFonts w:ascii="Times New Roman" w:hAnsi="Times New Roman" w:cs="Times New Roman"/>
          <w:b/>
          <w:bCs/>
        </w:rPr>
        <w:t>auROC</w:t>
      </w:r>
      <w:proofErr w:type="spellEnd"/>
      <w:r w:rsidR="00196183" w:rsidRPr="00196183">
        <w:rPr>
          <w:rFonts w:ascii="Times New Roman" w:hAnsi="Times New Roman" w:cs="Times New Roman"/>
          <w:b/>
          <w:bCs/>
        </w:rPr>
        <w:t>) by Model (No lag, 1-day, 3-day, 1-week, 2-week).</w:t>
      </w:r>
      <w:r w:rsidR="00196183" w:rsidRPr="00F432CF">
        <w:rPr>
          <w:rFonts w:ascii="Times New Roman" w:hAnsi="Times New Roman" w:cs="Times New Roman"/>
        </w:rPr>
        <w:t xml:space="preserve"> </w:t>
      </w:r>
      <w:proofErr w:type="spellStart"/>
      <w:r w:rsidR="00196183" w:rsidRPr="00F432CF">
        <w:rPr>
          <w:rFonts w:ascii="Times New Roman" w:hAnsi="Times New Roman" w:cs="Times New Roman"/>
        </w:rPr>
        <w:t>auROC</w:t>
      </w:r>
      <w:proofErr w:type="spellEnd"/>
      <w:r w:rsidR="00196183" w:rsidRPr="00F432CF">
        <w:rPr>
          <w:rFonts w:ascii="Times New Roman" w:hAnsi="Times New Roman" w:cs="Times New Roman"/>
        </w:rPr>
        <w:t xml:space="preserve"> ranges from .5 (chance performance) to 1 (perfect performance). Median posterior probabilities over 12,000 posterior samples (4 chains × 3,000 samples) are depicted as points. Vertical lines represent the 95% Bayesian credible intervals for the posterior distribution.</w:t>
      </w:r>
    </w:p>
    <w:p w14:paraId="50355AE0" w14:textId="77777777" w:rsidR="00330A02" w:rsidRPr="00F432CF" w:rsidRDefault="00D82B2B" w:rsidP="00196183">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relatively stable across lag times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0.78–0.79). In contrast, the model performed very well for later lapses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0.87–0.94). Performance for later lapses also showed a moderate decline as lag time increased, mirroring the pattern observed in overall model performance.</w:t>
      </w:r>
    </w:p>
    <w:p w14:paraId="29EC1B44" w14:textId="419D27D5" w:rsidR="00330A02" w:rsidRPr="003B6140" w:rsidRDefault="00D82B2B">
      <w:pPr>
        <w:pStyle w:val="Heading2"/>
        <w:rPr>
          <w:rFonts w:ascii="Times New Roman" w:hAnsi="Times New Roman" w:cs="Times New Roman"/>
          <w:b/>
          <w:bCs/>
          <w:color w:val="auto"/>
        </w:rPr>
      </w:pPr>
      <w:bookmarkStart w:id="24" w:name="model-comparisons"/>
      <w:bookmarkEnd w:id="2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D82B2B" w:rsidP="009B61B6">
      <w:pPr>
        <w:pStyle w:val="FirstParagraph"/>
        <w:spacing w:after="0" w:line="480" w:lineRule="auto"/>
        <w:ind w:firstLine="720"/>
        <w:rPr>
          <w:rFonts w:ascii="Times New Roman" w:hAnsi="Times New Roman" w:cs="Times New Roman"/>
        </w:rPr>
      </w:pPr>
      <w:r w:rsidRPr="00196183">
        <w:rPr>
          <w:rFonts w:ascii="Times New Roman" w:hAnsi="Times New Roman" w:cs="Times New Roman"/>
        </w:rPr>
        <w:t>Table 2</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all baseline and adjacent lag contrasts.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0.02-0.06, and the previous adjacent lagged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25" w:name="fairness-analyses-1"/>
            <w:bookmarkEnd w:id="24"/>
            <w:r w:rsidRPr="00C701D8">
              <w:rPr>
                <w:rFonts w:ascii="Times New Roman" w:hAnsi="Times New Roman" w:cs="Times New Roman"/>
              </w:rPr>
              <w:lastRenderedPageBreak/>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rPr>
          <w:trHeight w:val="1731"/>
        </w:trPr>
        <w:tc>
          <w:tcPr>
            <w:tcW w:w="9598" w:type="dxa"/>
            <w:gridSpan w:val="4"/>
          </w:tcPr>
          <w:p w14:paraId="46597AE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more lagged model, on average, performed worse than the more immediate model (e.g., 1-day lag - no lag, 3-day lag - 1-day lag).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w:t>
            </w:r>
          </w:p>
        </w:tc>
      </w:tr>
    </w:tbl>
    <w:p w14:paraId="4523608D" w14:textId="467C3664" w:rsidR="00330A02" w:rsidRPr="003B6140" w:rsidRDefault="00D82B2B">
      <w:pPr>
        <w:pStyle w:val="Heading2"/>
        <w:rPr>
          <w:rFonts w:ascii="Times New Roman" w:hAnsi="Times New Roman" w:cs="Times New Roman"/>
          <w:b/>
          <w:bCs/>
          <w:color w:val="auto"/>
        </w:rPr>
      </w:pPr>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p>
    <w:p w14:paraId="793BDA62" w14:textId="220ED668" w:rsidR="00330A02" w:rsidRDefault="00D82B2B" w:rsidP="001973D4">
      <w:pPr>
        <w:pStyle w:val="FirstParagraph"/>
        <w:spacing w:after="0" w:line="480" w:lineRule="auto"/>
        <w:ind w:firstLine="720"/>
        <w:rPr>
          <w:rFonts w:ascii="Times New Roman" w:hAnsi="Times New Roman" w:cs="Times New Roman"/>
        </w:rPr>
      </w:pPr>
      <w:r w:rsidRPr="001973D4">
        <w:rPr>
          <w:rFonts w:ascii="Times New Roman" w:hAnsi="Times New Roman" w:cs="Times New Roman"/>
        </w:rPr>
        <w:t>Table 3</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model, on average, 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 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14:paraId="396EB28C" w14:textId="25CA49FA" w:rsidR="001973D4" w:rsidRDefault="001973D4" w:rsidP="001973D4">
      <w:pPr>
        <w:pStyle w:val="BodyText"/>
        <w:spacing w:after="0" w:line="480" w:lineRule="auto"/>
        <w:rPr>
          <w:rFonts w:ascii="Times New Roman" w:hAnsi="Times New Roman" w:cs="Times New Roman"/>
          <w:b/>
          <w:bCs/>
        </w:rPr>
      </w:pPr>
      <w:r w:rsidRPr="001973D4">
        <w:rPr>
          <w:rFonts w:ascii="Times New Roman" w:hAnsi="Times New Roman" w:cs="Times New Roman"/>
          <w:b/>
          <w:bCs/>
        </w:rPr>
        <w:lastRenderedPageBreak/>
        <w:t xml:space="preserve">Table 3. Median Difference in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rPr>
          <w:trHeight w:val="1852"/>
        </w:trPr>
        <w:tc>
          <w:tcPr>
            <w:tcW w:w="9660" w:type="dxa"/>
            <w:gridSpan w:val="4"/>
          </w:tcPr>
          <w:p w14:paraId="5764BF7E"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 for fairness subgroups).</w:t>
            </w:r>
          </w:p>
        </w:tc>
      </w:tr>
    </w:tbl>
    <w:p w14:paraId="0835E7A7" w14:textId="77777777" w:rsidR="00330A02" w:rsidRPr="00F432CF" w:rsidRDefault="00D82B2B"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There was strong evidence (probabilities &gt; .84) that our models performed worse for the non-advantaged groups compared to the advantaged groups.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0.13 (range 0.13-0.17) for participants who were non-White and/or Hispanic compared to participants who were non-Hispanic White.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0.05 (range 0.04-0.10) for female participants compared to male participants.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0.02 (range 0.01-0.04) for participants below the federal poverty line compared to participants above the federal poverty line.</w:t>
      </w:r>
    </w:p>
    <w:p w14:paraId="1704A380" w14:textId="77777777" w:rsidR="00330A02" w:rsidRPr="00F432CF" w:rsidRDefault="00D82B2B"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D82B2B">
      <w:pPr>
        <w:pStyle w:val="Heading2"/>
        <w:rPr>
          <w:rFonts w:ascii="Times New Roman" w:hAnsi="Times New Roman" w:cs="Times New Roman"/>
          <w:b/>
          <w:bCs/>
          <w:color w:val="auto"/>
        </w:rPr>
      </w:pPr>
      <w:bookmarkStart w:id="26" w:name="model-calibration-1"/>
      <w:bookmarkEnd w:id="25"/>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D82B2B" w:rsidP="001973D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w:t>
      </w:r>
      <w:r w:rsidRPr="00F432CF">
        <w:rPr>
          <w:rFonts w:ascii="Times New Roman" w:hAnsi="Times New Roman" w:cs="Times New Roman"/>
        </w:rPr>
        <w:t>For comparison, raw probability scores yielded Brier scores of .071 and .077 for the no lag and 2-week lagged models, respectively. A table of Brier scores for all five models is available in Table C in S1 Appendix.</w:t>
      </w:r>
    </w:p>
    <w:p w14:paraId="1EEA1B28" w14:textId="3C8A89DB" w:rsidR="00330A02" w:rsidRDefault="001973D4" w:rsidP="001973D4">
      <w:pPr>
        <w:pStyle w:val="BodyText"/>
        <w:spacing w:after="0" w:line="480" w:lineRule="auto"/>
        <w:ind w:firstLine="720"/>
        <w:rPr>
          <w:rFonts w:ascii="Times New Roman" w:hAnsi="Times New Roman" w:cs="Times New Roman"/>
        </w:rPr>
      </w:pPr>
      <w:r>
        <w:rPr>
          <w:rFonts w:ascii="Times New Roman" w:hAnsi="Times New Roman" w:cs="Times New Roman"/>
        </w:rPr>
        <w:t xml:space="preserve">Fig 3 </w:t>
      </w:r>
      <w:r w:rsidRPr="00F432CF">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14:paraId="4F9D65D0" w14:textId="06821446" w:rsidR="001973D4" w:rsidRPr="00F432CF" w:rsidRDefault="001973D4" w:rsidP="001973D4">
      <w:pPr>
        <w:pStyle w:val="BodyText"/>
        <w:spacing w:after="0" w:line="480" w:lineRule="auto"/>
        <w:rPr>
          <w:rFonts w:ascii="Times New Roman" w:hAnsi="Times New Roman" w:cs="Times New Roman"/>
        </w:rPr>
      </w:pPr>
      <w:r w:rsidRPr="001973D4">
        <w:rPr>
          <w:rFonts w:ascii="Times New Roman" w:hAnsi="Times New Roman" w:cs="Times New Roman"/>
          <w:b/>
          <w:bCs/>
        </w:rPr>
        <w:t>Fig 3. Calibration</w:t>
      </w:r>
      <w:r>
        <w:rPr>
          <w:rFonts w:ascii="Times New Roman" w:hAnsi="Times New Roman" w:cs="Times New Roman"/>
          <w:b/>
          <w:bCs/>
        </w:rPr>
        <w:t xml:space="preserve"> P</w:t>
      </w:r>
      <w:r w:rsidRPr="001973D4">
        <w:rPr>
          <w:rFonts w:ascii="Times New Roman" w:hAnsi="Times New Roman" w:cs="Times New Roman"/>
          <w:b/>
          <w:bCs/>
        </w:rPr>
        <w:t xml:space="preserve">lots of </w:t>
      </w:r>
      <w:r>
        <w:rPr>
          <w:rFonts w:ascii="Times New Roman" w:hAnsi="Times New Roman" w:cs="Times New Roman"/>
          <w:b/>
          <w:bCs/>
        </w:rPr>
        <w:t>R</w:t>
      </w:r>
      <w:r w:rsidRPr="001973D4">
        <w:rPr>
          <w:rFonts w:ascii="Times New Roman" w:hAnsi="Times New Roman" w:cs="Times New Roman"/>
          <w:b/>
          <w:bCs/>
        </w:rPr>
        <w:t xml:space="preserve">aw and </w:t>
      </w:r>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 xml:space="preserve">robabilities for the </w:t>
      </w:r>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D82B2B">
      <w:pPr>
        <w:pStyle w:val="Heading2"/>
        <w:rPr>
          <w:rFonts w:ascii="Times New Roman" w:hAnsi="Times New Roman" w:cs="Times New Roman"/>
          <w:b/>
          <w:bCs/>
          <w:color w:val="auto"/>
        </w:rPr>
      </w:pPr>
      <w:bookmarkStart w:id="27" w:name="feature-importance"/>
      <w:bookmarkEnd w:id="26"/>
      <w:proofErr w:type="gramStart"/>
      <w:r w:rsidRPr="003B6140">
        <w:rPr>
          <w:rFonts w:ascii="Times New Roman" w:hAnsi="Times New Roman" w:cs="Times New Roman"/>
          <w:b/>
          <w:bCs/>
          <w:color w:val="auto"/>
        </w:rPr>
        <w:lastRenderedPageBreak/>
        <w:t>Feature</w:t>
      </w:r>
      <w:proofErr w:type="gramEnd"/>
      <w:r w:rsidRPr="003B6140">
        <w:rPr>
          <w:rFonts w:ascii="Times New Roman" w:hAnsi="Times New Roman" w:cs="Times New Roman"/>
          <w:b/>
          <w:bCs/>
          <w:color w:val="auto"/>
        </w:rPr>
        <w:t xml:space="preserv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D82B2B"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w:t>
      </w:r>
      <w:r w:rsidRPr="00F432CF">
        <w:rPr>
          <w:rFonts w:ascii="Times New Roman" w:hAnsi="Times New Roman" w:cs="Times New Roman"/>
        </w:rPr>
        <w:t>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14:paraId="38049AE9" w14:textId="2267BDA7" w:rsidR="00330A02" w:rsidRDefault="00D82B2B" w:rsidP="001973D4">
      <w:pPr>
        <w:pStyle w:val="BodyText"/>
        <w:spacing w:line="480" w:lineRule="auto"/>
        <w:ind w:firstLine="720"/>
        <w:rPr>
          <w:rFonts w:ascii="Times New Roman" w:hAnsi="Times New Roman" w:cs="Times New Roman"/>
        </w:rPr>
      </w:pPr>
      <w:r w:rsidRPr="00F432CF">
        <w:rPr>
          <w:rFonts w:ascii="Times New Roman" w:hAnsi="Times New Roman" w:cs="Times New Roman"/>
        </w:rPr>
        <w:t>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Future efficacy was the second most important feature category, followed by past use. In the 2-week lagged model, past use remained the most important feature category (i.e., it produced the highest Shapley value</w:t>
      </w:r>
      <w:r w:rsidRPr="00F432CF">
        <w:rPr>
          <w:rFonts w:ascii="Times New Roman" w:hAnsi="Times New Roman" w:cs="Times New Roman"/>
        </w:rPr>
        <w:t xml:space="preserve"> for the greatest number of individuals on </w:t>
      </w:r>
      <w:proofErr w:type="gramStart"/>
      <w:r w:rsidRPr="00F432CF">
        <w:rPr>
          <w:rFonts w:ascii="Times New Roman" w:hAnsi="Times New Roman" w:cs="Times New Roman"/>
        </w:rPr>
        <w:t>the most</w:t>
      </w:r>
      <w:proofErr w:type="gramEnd"/>
      <w:r w:rsidRPr="00F432CF">
        <w:rPr>
          <w:rFonts w:ascii="Times New Roman" w:hAnsi="Times New Roman" w:cs="Times New Roman"/>
        </w:rPr>
        <w:t xml:space="preserve"> days). Past/future risky situations also </w:t>
      </w:r>
      <w:proofErr w:type="gramStart"/>
      <w:r w:rsidRPr="00F432CF">
        <w:rPr>
          <w:rFonts w:ascii="Times New Roman" w:hAnsi="Times New Roman" w:cs="Times New Roman"/>
        </w:rPr>
        <w:t>remained</w:t>
      </w:r>
      <w:proofErr w:type="gramEnd"/>
      <w:r w:rsidRPr="00F432CF">
        <w:rPr>
          <w:rFonts w:ascii="Times New Roman" w:hAnsi="Times New Roman" w:cs="Times New Roman"/>
        </w:rPr>
        <w:t xml:space="preserve">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Pr="001973D4">
        <w:rPr>
          <w:rFonts w:ascii="Times New Roman" w:hAnsi="Times New Roman" w:cs="Times New Roman"/>
        </w:rPr>
        <w:t> 4</w:t>
      </w:r>
      <w:r w:rsidRPr="00F432CF">
        <w:rPr>
          <w:rFonts w:ascii="Times New Roman" w:hAnsi="Times New Roman" w:cs="Times New Roman"/>
        </w:rPr>
        <w:t xml:space="preserve"> shows the relative global and local ranking of feature categories for the no lag and 2-week lagged models.</w:t>
      </w:r>
    </w:p>
    <w:p w14:paraId="0D1756D5" w14:textId="28D0C771" w:rsidR="001973D4" w:rsidRPr="00F432CF" w:rsidRDefault="001973D4" w:rsidP="001973D4">
      <w:pPr>
        <w:pStyle w:val="BodyText"/>
        <w:spacing w:line="480" w:lineRule="auto"/>
        <w:rPr>
          <w:rFonts w:ascii="Times New Roman" w:hAnsi="Times New Roman" w:cs="Times New Roman"/>
        </w:rPr>
      </w:pPr>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Feature categories are ordered by their aggregate global importance. The importance of each feature category for each model is displayed separately by color.</w:t>
      </w:r>
    </w:p>
    <w:p w14:paraId="6F5F7379" w14:textId="77777777" w:rsidR="00330A02" w:rsidRPr="003B6140" w:rsidRDefault="00D82B2B" w:rsidP="003B6140">
      <w:pPr>
        <w:pStyle w:val="Heading1"/>
        <w:spacing w:after="0" w:line="480" w:lineRule="auto"/>
        <w:rPr>
          <w:rFonts w:ascii="Times New Roman" w:hAnsi="Times New Roman" w:cs="Times New Roman"/>
          <w:b/>
          <w:bCs/>
          <w:color w:val="auto"/>
          <w:sz w:val="36"/>
          <w:szCs w:val="36"/>
        </w:rPr>
      </w:pPr>
      <w:bookmarkStart w:id="28" w:name="discussion"/>
      <w:bookmarkEnd w:id="19"/>
      <w:bookmarkEnd w:id="27"/>
      <w:r w:rsidRPr="003B6140">
        <w:rPr>
          <w:rFonts w:ascii="Times New Roman" w:hAnsi="Times New Roman" w:cs="Times New Roman"/>
          <w:b/>
          <w:bCs/>
          <w:color w:val="auto"/>
          <w:sz w:val="36"/>
          <w:szCs w:val="36"/>
        </w:rPr>
        <w:lastRenderedPageBreak/>
        <w:t>Discussion</w:t>
      </w:r>
    </w:p>
    <w:p w14:paraId="3BDDCCC3" w14:textId="140AC28C" w:rsidR="00330A02" w:rsidRPr="003B6140" w:rsidRDefault="00D82B2B" w:rsidP="003B6140">
      <w:pPr>
        <w:pStyle w:val="Heading2"/>
        <w:spacing w:after="0" w:line="480" w:lineRule="auto"/>
        <w:rPr>
          <w:rFonts w:ascii="Times New Roman" w:hAnsi="Times New Roman" w:cs="Times New Roman"/>
          <w:b/>
          <w:bCs/>
          <w:color w:val="auto"/>
        </w:rPr>
      </w:pPr>
      <w:bookmarkStart w:id="29"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D82B2B"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All the models that we evaluated performed exceptionally well. The no lag model, which predicts the probability of an immediate (i.e., within 24 hours) lapse back to alcohol use, had a .91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Our 2-week lagged model, which made the most distal predictions, had a .85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suggesting lagged models can be used to shift a 24-hour prediction window meaningfully into the future.</w:t>
      </w:r>
    </w:p>
    <w:p w14:paraId="2C8C1E81"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w:t>
      </w:r>
      <w:r w:rsidRPr="00F432CF">
        <w:rPr>
          <w:rFonts w:ascii="Times New Roman" w:hAnsi="Times New Roman" w:cs="Times New Roman"/>
        </w:rPr>
        <w:t xml:space="preserve">compared to the no lag baseline model and to the preceding adjacent lag model. This is unsurprising given what we know about prediction and substance use. Many important relapse risk factors are fluctuating processes that can first emerge and/or change </w:t>
      </w:r>
      <w:proofErr w:type="gramStart"/>
      <w:r w:rsidRPr="00F432CF">
        <w:rPr>
          <w:rFonts w:ascii="Times New Roman" w:hAnsi="Times New Roman" w:cs="Times New Roman"/>
        </w:rPr>
        <w:t>day-by-day</w:t>
      </w:r>
      <w:proofErr w:type="gramEnd"/>
      <w:r w:rsidRPr="00F432CF">
        <w:rPr>
          <w:rFonts w:ascii="Times New Roman" w:hAnsi="Times New Roman" w:cs="Times New Roman"/>
        </w:rPr>
        <w:t xml:space="preserve">, if not more frequently. As lag time increases, features become less proximal to the start of the prediction window. Still, we wish to emphasize that our lowest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(.85) is still quite good, and the benefit of advanced notice (i.e., 2 weeks) likely outweighs the modest cost to model performance.</w:t>
      </w:r>
    </w:p>
    <w:p w14:paraId="167B148E"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models performed better at predicting lapses once a lapse had already occurred. Lower performance in predicting an individual’s first lapse is not necessarily problematic. A single lapse does not constitute a relapse but instead represents a period of vulnerability, during which an individual may either continue to lapse (and potentially relapse, or return to prior levels of hazardous use) or learn from the experience and re-engage with their recovery goals. Given that this critical window often follows</w:t>
      </w:r>
      <w:r w:rsidRPr="00F432CF">
        <w:rPr>
          <w:rFonts w:ascii="Times New Roman" w:hAnsi="Times New Roman" w:cs="Times New Roman"/>
        </w:rPr>
        <w:t xml:space="preserve"> the initial lapse, we are confident that our models can still be used to provide timely recovery support.</w:t>
      </w:r>
    </w:p>
    <w:p w14:paraId="0AD04F53"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Collectively, these results suggest we can achieve clinically meaningful performance up to two weeks out. Our rigorous resampling methods (grouped, nested, k-fold cross-validation) make us confident that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are valid estimates of how our models would perform with new individuals. Furthermore, it should be noted that both the no lag and 2-week lagged models can be combined in a complementary fashion that allows </w:t>
      </w:r>
      <w:proofErr w:type="gramStart"/>
      <w:r w:rsidRPr="00F432CF">
        <w:rPr>
          <w:rFonts w:ascii="Times New Roman" w:hAnsi="Times New Roman" w:cs="Times New Roman"/>
        </w:rPr>
        <w:t>both for</w:t>
      </w:r>
      <w:proofErr w:type="gramEnd"/>
      <w:r w:rsidRPr="00F432CF">
        <w:rPr>
          <w:rFonts w:ascii="Times New Roman" w:hAnsi="Times New Roman" w:cs="Times New Roman"/>
        </w:rPr>
        <w:t xml:space="preserve"> highly accurate immediate lapse prediction and advanced warning about future lapse risk.</w:t>
      </w:r>
    </w:p>
    <w:p w14:paraId="747FDE6B" w14:textId="1D78C8C9" w:rsidR="00330A02" w:rsidRPr="003B6140" w:rsidRDefault="00D82B2B" w:rsidP="003B6140">
      <w:pPr>
        <w:pStyle w:val="Heading2"/>
        <w:spacing w:after="0" w:line="480" w:lineRule="auto"/>
        <w:rPr>
          <w:rFonts w:ascii="Times New Roman" w:hAnsi="Times New Roman" w:cs="Times New Roman"/>
          <w:b/>
          <w:bCs/>
          <w:color w:val="auto"/>
        </w:rPr>
      </w:pPr>
      <w:bookmarkStart w:id="30" w:name="model-fairness"/>
      <w:bookmarkEnd w:id="29"/>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D82B2B"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w:t>
      </w:r>
      <w:r w:rsidRPr="00F432CF">
        <w:rPr>
          <w:rFonts w:ascii="Times New Roman" w:hAnsi="Times New Roman" w:cs="Times New Roman"/>
        </w:rPr>
        <w:t>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4362F310"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w:t>
      </w:r>
      <w:r w:rsidRPr="00F432CF">
        <w:rPr>
          <w:rFonts w:ascii="Times New Roman" w:hAnsi="Times New Roman" w:cs="Times New Roman"/>
        </w:rPr>
        <w:lastRenderedPageBreak/>
        <w:t>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w:t>
      </w:r>
      <w:r w:rsidRPr="00F432CF">
        <w:rPr>
          <w:rFonts w:ascii="Times New Roman" w:hAnsi="Times New Roman" w:cs="Times New Roman"/>
        </w:rPr>
        <w:t xml:space="preserve">ing on much needed diversity across geographic location (e.g., rural vs. urban; [20]). We expect geographic diversity in the training data </w:t>
      </w:r>
      <w:proofErr w:type="gramStart"/>
      <w:r w:rsidRPr="00F432CF">
        <w:rPr>
          <w:rFonts w:ascii="Times New Roman" w:hAnsi="Times New Roman" w:cs="Times New Roman"/>
        </w:rPr>
        <w:t>may also be</w:t>
      </w:r>
      <w:proofErr w:type="gramEnd"/>
      <w:r w:rsidRPr="00F432CF">
        <w:rPr>
          <w:rFonts w:ascii="Times New Roman" w:hAnsi="Times New Roman" w:cs="Times New Roman"/>
        </w:rPr>
        <w:t xml:space="preserve"> crucial to develop fair models because the features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urban and suburban settings may differ from those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Future research can also explore potential computational solutions to mitigate performance disparities that emerge when subgroups are poorly represented in available training data. For example, training data from under-represented subgroups could be </w:t>
      </w:r>
      <w:proofErr w:type="gramStart"/>
      <w:r w:rsidRPr="00F432CF">
        <w:rPr>
          <w:rFonts w:ascii="Times New Roman" w:hAnsi="Times New Roman" w:cs="Times New Roman"/>
        </w:rPr>
        <w:t>up-sampled</w:t>
      </w:r>
      <w:proofErr w:type="gramEnd"/>
      <w:r w:rsidRPr="00F432CF">
        <w:rPr>
          <w:rFonts w:ascii="Times New Roman" w:hAnsi="Times New Roman" w:cs="Times New Roman"/>
        </w:rPr>
        <w:t xml:space="preserve">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w:t>
      </w:r>
      <w:r w:rsidRPr="00F432CF">
        <w:rPr>
          <w:rFonts w:ascii="Times New Roman" w:hAnsi="Times New Roman" w:cs="Times New Roman"/>
        </w:rPr>
        <w:t>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4BE5B2BB"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Of note, problems with model fairness can emerge even when subgroups are well-represented in the training data. Our models performed less well for women compared to men </w:t>
      </w:r>
      <w:proofErr w:type="gramStart"/>
      <w:r w:rsidRPr="00F432CF">
        <w:rPr>
          <w:rFonts w:ascii="Times New Roman" w:hAnsi="Times New Roman" w:cs="Times New Roman"/>
        </w:rPr>
        <w:t>despite the fact that</w:t>
      </w:r>
      <w:proofErr w:type="gramEnd"/>
      <w:r w:rsidRPr="00F432CF">
        <w:rPr>
          <w:rFonts w:ascii="Times New Roman" w:hAnsi="Times New Roman" w:cs="Times New Roman"/>
        </w:rPr>
        <w:t xml:space="preserve">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w:t>
      </w:r>
      <w:proofErr w:type="gramStart"/>
      <w:r w:rsidRPr="00F432CF">
        <w:rPr>
          <w:rFonts w:ascii="Times New Roman" w:hAnsi="Times New Roman" w:cs="Times New Roman"/>
        </w:rPr>
        <w:t>relapse</w:t>
      </w:r>
      <w:proofErr w:type="gramEnd"/>
      <w:r w:rsidRPr="00F432CF">
        <w:rPr>
          <w:rFonts w:ascii="Times New Roman" w:hAnsi="Times New Roman" w:cs="Times New Roman"/>
        </w:rPr>
        <w:t>.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w:t>
      </w:r>
      <w:r w:rsidRPr="00F432CF">
        <w:rPr>
          <w:rFonts w:ascii="Times New Roman" w:hAnsi="Times New Roman" w:cs="Times New Roman"/>
        </w:rPr>
        <w:t>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w:t>
      </w:r>
      <w:r w:rsidRPr="00F432CF">
        <w:rPr>
          <w:rFonts w:ascii="Times New Roman" w:hAnsi="Times New Roman" w:cs="Times New Roman"/>
        </w:rPr>
        <w:t>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w:t>
      </w:r>
      <w:r w:rsidRPr="00F432CF">
        <w:rPr>
          <w:rFonts w:ascii="Times New Roman" w:hAnsi="Times New Roman" w:cs="Times New Roman"/>
        </w:rPr>
        <w:t>ructs based on these novel features.</w:t>
      </w:r>
    </w:p>
    <w:p w14:paraId="04533D6F"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w:t>
      </w:r>
      <w:r w:rsidRPr="00F432CF">
        <w:rPr>
          <w:rFonts w:ascii="Times New Roman" w:hAnsi="Times New Roman" w:cs="Times New Roman"/>
        </w:rPr>
        <w:t xml:space="preserve">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086872F7" w14:textId="77777777" w:rsidR="00330A02" w:rsidRPr="003B6140" w:rsidRDefault="00D82B2B" w:rsidP="003B6140">
      <w:pPr>
        <w:pStyle w:val="Heading2"/>
        <w:spacing w:after="0" w:line="480" w:lineRule="auto"/>
        <w:rPr>
          <w:rFonts w:ascii="Times New Roman" w:hAnsi="Times New Roman" w:cs="Times New Roman"/>
          <w:b/>
          <w:bCs/>
          <w:color w:val="auto"/>
        </w:rPr>
      </w:pPr>
      <w:bookmarkStart w:id="31" w:name="calibration"/>
      <w:bookmarkEnd w:id="30"/>
      <w:r w:rsidRPr="003B6140">
        <w:rPr>
          <w:rFonts w:ascii="Times New Roman" w:hAnsi="Times New Roman" w:cs="Times New Roman"/>
          <w:b/>
          <w:bCs/>
          <w:color w:val="auto"/>
        </w:rPr>
        <w:t>Calibration</w:t>
      </w:r>
    </w:p>
    <w:p w14:paraId="2A0F2494" w14:textId="77777777" w:rsidR="00330A02" w:rsidRPr="00F432CF" w:rsidRDefault="00D82B2B"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After applying Platt scaling to our predicted probabilities, our models were generally well calibrated with increasing monotonic relationships between calibrated model output and lapse event </w:t>
      </w:r>
      <w:r w:rsidRPr="00F432CF">
        <w:rPr>
          <w:rFonts w:ascii="Times New Roman" w:hAnsi="Times New Roman" w:cs="Times New Roman"/>
        </w:rPr>
        <w:t>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21FB1A1C"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w:t>
      </w:r>
      <w:proofErr w:type="gramStart"/>
      <w:r w:rsidRPr="00F432CF">
        <w:rPr>
          <w:rFonts w:ascii="Times New Roman" w:hAnsi="Times New Roman" w:cs="Times New Roman"/>
        </w:rPr>
        <w:t>as long as</w:t>
      </w:r>
      <w:proofErr w:type="gramEnd"/>
      <w:r w:rsidRPr="00F432CF">
        <w:rPr>
          <w:rFonts w:ascii="Times New Roman" w:hAnsi="Times New Roman" w:cs="Times New Roman"/>
        </w:rPr>
        <w:t xml:space="preserve"> the relationship between predicted probabilities and the observed event rate is monotonic.</w:t>
      </w:r>
    </w:p>
    <w:p w14:paraId="39255D91" w14:textId="77777777" w:rsidR="00330A02" w:rsidRPr="003B6140" w:rsidRDefault="00D82B2B" w:rsidP="003B6140">
      <w:pPr>
        <w:pStyle w:val="Heading2"/>
        <w:spacing w:after="0" w:line="480" w:lineRule="auto"/>
        <w:rPr>
          <w:rFonts w:ascii="Times New Roman" w:hAnsi="Times New Roman" w:cs="Times New Roman"/>
          <w:b/>
          <w:bCs/>
          <w:color w:val="auto"/>
        </w:rPr>
      </w:pPr>
      <w:bookmarkStart w:id="32" w:name="feature-importance-1"/>
      <w:bookmarkEnd w:id="31"/>
      <w:proofErr w:type="gramStart"/>
      <w:r w:rsidRPr="003B6140">
        <w:rPr>
          <w:rFonts w:ascii="Times New Roman" w:hAnsi="Times New Roman" w:cs="Times New Roman"/>
          <w:b/>
          <w:bCs/>
          <w:color w:val="auto"/>
        </w:rPr>
        <w:lastRenderedPageBreak/>
        <w:t>Feature</w:t>
      </w:r>
      <w:proofErr w:type="gramEnd"/>
      <w:r w:rsidRPr="003B6140">
        <w:rPr>
          <w:rFonts w:ascii="Times New Roman" w:hAnsi="Times New Roman" w:cs="Times New Roman"/>
          <w:b/>
          <w:bCs/>
          <w:color w:val="auto"/>
        </w:rPr>
        <w:t xml:space="preserve"> importance</w:t>
      </w:r>
    </w:p>
    <w:p w14:paraId="698362C2" w14:textId="77777777" w:rsidR="00330A02" w:rsidRPr="00F432CF" w:rsidRDefault="00D82B2B"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w:t>
      </w:r>
      <w:r w:rsidRPr="00F432CF">
        <w:rPr>
          <w:rFonts w:ascii="Times New Roman" w:hAnsi="Times New Roman" w:cs="Times New Roman"/>
        </w:rPr>
        <w:t>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w:t>
      </w:r>
      <w:r w:rsidRPr="00F432CF">
        <w:rPr>
          <w:rFonts w:ascii="Times New Roman" w:hAnsi="Times New Roman" w:cs="Times New Roman"/>
        </w:rPr>
        <w:t xml:space="preserve">shorter periods of time such that their current self-efficacy does not strongly predict abstinence success even two weeks into the future. In fact, craving and risky situations become as important as self-efficacy when predicting </w:t>
      </w:r>
      <w:proofErr w:type="gramStart"/>
      <w:r w:rsidRPr="00F432CF">
        <w:rPr>
          <w:rFonts w:ascii="Times New Roman" w:hAnsi="Times New Roman" w:cs="Times New Roman"/>
        </w:rPr>
        <w:t>2-week</w:t>
      </w:r>
      <w:proofErr w:type="gramEnd"/>
      <w:r w:rsidRPr="00F432CF">
        <w:rPr>
          <w:rFonts w:ascii="Times New Roman" w:hAnsi="Times New Roman" w:cs="Times New Roman"/>
        </w:rPr>
        <w:t xml:space="preserve">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w:t>
      </w:r>
      <w:r w:rsidRPr="00F432CF">
        <w:rPr>
          <w:rFonts w:ascii="Times New Roman" w:hAnsi="Times New Roman" w:cs="Times New Roman"/>
        </w:rPr>
        <w:t>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w:t>
      </w:r>
      <w:r w:rsidRPr="00F432CF">
        <w:rPr>
          <w:rFonts w:ascii="Times New Roman" w:hAnsi="Times New Roman" w:cs="Times New Roman"/>
        </w:rPr>
        <w:t>ost important category for 2-week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w:t>
      </w:r>
      <w:proofErr w:type="gramStart"/>
      <w:r w:rsidRPr="00F432CF">
        <w:rPr>
          <w:rFonts w:ascii="Times New Roman" w:hAnsi="Times New Roman" w:cs="Times New Roman"/>
        </w:rPr>
        <w:t>Alternatively</w:t>
      </w:r>
      <w:proofErr w:type="gramEnd"/>
      <w:r w:rsidRPr="00F432CF">
        <w:rPr>
          <w:rFonts w:ascii="Times New Roman" w:hAnsi="Times New Roman" w:cs="Times New Roman"/>
        </w:rPr>
        <w:t xml:space="preserve">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41B1872A"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w:t>
      </w:r>
      <w:r w:rsidRPr="00F432CF">
        <w:rPr>
          <w:rFonts w:ascii="Times New Roman" w:hAnsi="Times New Roman" w:cs="Times New Roman"/>
        </w:rPr>
        <w:t xml:space="preserve">g Shapley values allows for a fair distribution of importance among the relevant predictive features even when those features are correlated [56]. Alternatively, we may need to more carefully </w:t>
      </w:r>
      <w:r w:rsidRPr="00F432CF">
        <w:rPr>
          <w:rFonts w:ascii="Times New Roman" w:hAnsi="Times New Roman" w:cs="Times New Roman"/>
        </w:rPr>
        <w:lastRenderedPageBreak/>
        <w:t>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w:t>
      </w:r>
      <w:r w:rsidRPr="00F432CF">
        <w:rPr>
          <w:rFonts w:ascii="Times New Roman" w:hAnsi="Times New Roman" w:cs="Times New Roman"/>
        </w:rPr>
        <w:t>ent (7.6-7.7% of observations), and nearly half of participants did not report any lapses during the study.</w:t>
      </w:r>
    </w:p>
    <w:p w14:paraId="262F4527"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examination of local feature importance also revealed new important features. In both models, past/future stressful events emerged as an important feature. </w:t>
      </w:r>
      <w:proofErr w:type="gramStart"/>
      <w:r w:rsidRPr="00F432CF">
        <w:rPr>
          <w:rFonts w:ascii="Times New Roman" w:hAnsi="Times New Roman" w:cs="Times New Roman"/>
        </w:rPr>
        <w:t>The fact this</w:t>
      </w:r>
      <w:proofErr w:type="gramEnd"/>
      <w:r w:rsidRPr="00F432CF">
        <w:rPr>
          <w:rFonts w:ascii="Times New Roman" w:hAnsi="Times New Roman" w:cs="Times New Roman"/>
        </w:rPr>
        <w:t xml:space="preserve">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these </w:t>
      </w:r>
      <w:r w:rsidRPr="00F432CF">
        <w:rPr>
          <w:rFonts w:ascii="Times New Roman" w:hAnsi="Times New Roman" w:cs="Times New Roman"/>
        </w:rPr>
        <w:t xml:space="preserve">situations, the global Shapley value would be diluted, but stress could still emerge as a highly important predictor in specific contexts or for </w:t>
      </w:r>
      <w:proofErr w:type="gramStart"/>
      <w:r w:rsidRPr="00F432CF">
        <w:rPr>
          <w:rFonts w:ascii="Times New Roman" w:hAnsi="Times New Roman" w:cs="Times New Roman"/>
        </w:rPr>
        <w:t>particular individuals</w:t>
      </w:r>
      <w:proofErr w:type="gramEnd"/>
      <w:r w:rsidRPr="00F432CF">
        <w:rPr>
          <w:rFonts w:ascii="Times New Roman" w:hAnsi="Times New Roman" w:cs="Times New Roman"/>
        </w:rPr>
        <w:t>. In the 2-week lagged model, valence/arousal 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14:paraId="7E7CB537"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are strongly </w:t>
      </w:r>
      <w:r w:rsidRPr="00F432CF">
        <w:rPr>
          <w:rFonts w:ascii="Times New Roman" w:hAnsi="Times New Roman" w:cs="Times New Roman"/>
        </w:rPr>
        <w:lastRenderedPageBreak/>
        <w:t>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14:paraId="11410D33"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w:t>
      </w:r>
      <w:r w:rsidRPr="00F432CF">
        <w:rPr>
          <w:rFonts w:ascii="Times New Roman" w:hAnsi="Times New Roman" w:cs="Times New Roman"/>
        </w:rPr>
        <w:t>resent more clinically meaningful targets for intervention.</w:t>
      </w:r>
    </w:p>
    <w:p w14:paraId="07A407B7" w14:textId="5B89D85D" w:rsidR="00330A02" w:rsidRPr="003B6140" w:rsidRDefault="00D82B2B" w:rsidP="003B6140">
      <w:pPr>
        <w:pStyle w:val="Heading2"/>
        <w:spacing w:after="0" w:line="480" w:lineRule="auto"/>
        <w:rPr>
          <w:rFonts w:ascii="Times New Roman" w:hAnsi="Times New Roman" w:cs="Times New Roman"/>
          <w:b/>
          <w:bCs/>
          <w:color w:val="auto"/>
        </w:rPr>
      </w:pPr>
      <w:bookmarkStart w:id="33" w:name="X40ab624ebf83813907a18dba36edd4d1d14a553"/>
      <w:bookmarkEnd w:id="32"/>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D82B2B"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w:t>
      </w:r>
      <w:r w:rsidRPr="00F432CF">
        <w:rPr>
          <w:rFonts w:ascii="Times New Roman" w:hAnsi="Times New Roman" w:cs="Times New Roman"/>
        </w:rPr>
        <w:t>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40D75938"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the user when they report </w:t>
      </w:r>
      <w:r w:rsidRPr="00F432CF">
        <w:rPr>
          <w:rFonts w:ascii="Times New Roman" w:hAnsi="Times New Roman" w:cs="Times New Roman"/>
        </w:rPr>
        <w:lastRenderedPageBreak/>
        <w:t>stressful events. Similarly, the RMSS can encourage (and explicitly support) the user to reflect on recent past successes and/or skills they have developed when their self-efficacy is low.</w:t>
      </w:r>
    </w:p>
    <w:p w14:paraId="20867F7B"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w:t>
      </w:r>
      <w:r w:rsidRPr="00F432CF">
        <w:rPr>
          <w:rFonts w:ascii="Times New Roman" w:hAnsi="Times New Roman" w:cs="Times New Roman"/>
        </w:rPr>
        <w:t xml:space="preserve">ealth provider (e.g., motivational enhancement, crisis management, skill building), a peer (e.g., sponsor, support group), or family member. Importantly, these types of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take time to set up, highlighting the value of this lagged 2-week model.</w:t>
      </w:r>
    </w:p>
    <w:p w14:paraId="62D545C2"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w:t>
      </w:r>
      <w:r w:rsidRPr="00F432CF">
        <w:rPr>
          <w:rFonts w:ascii="Times New Roman" w:hAnsi="Times New Roman" w:cs="Times New Roman"/>
        </w:rPr>
        <w:t>ic style and tone of the message) on engagement, trust, clinical outcomes [67].</w:t>
      </w:r>
    </w:p>
    <w:p w14:paraId="2AE20689" w14:textId="7777777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w:t>
      </w:r>
      <w:r w:rsidRPr="00F432CF">
        <w:rPr>
          <w:rFonts w:ascii="Times New Roman" w:hAnsi="Times New Roman" w:cs="Times New Roman"/>
        </w:rPr>
        <w:t xml:space="preserve">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w:t>
      </w:r>
      <w:r w:rsidRPr="00F432CF">
        <w:rPr>
          <w:rFonts w:ascii="Times New Roman" w:hAnsi="Times New Roman" w:cs="Times New Roman"/>
        </w:rPr>
        <w:lastRenderedPageBreak/>
        <w:t xml:space="preserve">to 12 months [20].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43246667" w:rsidR="00330A02" w:rsidRPr="00F432CF"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While the number of individual observations (i.e</w:t>
      </w:r>
      <w:proofErr w:type="gramStart"/>
      <w:r w:rsidRPr="00F432CF">
        <w:rPr>
          <w:rFonts w:ascii="Times New Roman" w:hAnsi="Times New Roman" w:cs="Times New Roman"/>
        </w:rPr>
        <w:t>., #</w:t>
      </w:r>
      <w:proofErr w:type="gramEnd"/>
      <w:r w:rsidRPr="00F432CF">
        <w:rPr>
          <w:rFonts w:ascii="Times New Roman" w:hAnsi="Times New Roman" w:cs="Times New Roman"/>
        </w:rPr>
        <w:t xml:space="preserve"> prediction timepoints per participant X # participants) was sufficient to train models with low bias, low variance and overall high performance, the relatively small number of unique participants remains an important limitation of this study. </w:t>
      </w:r>
      <w:r w:rsidR="00CD367E" w:rsidRPr="00CD367E">
        <w:rPr>
          <w:rFonts w:ascii="Times New Roman" w:hAnsi="Times New Roman" w:cs="Times New Roman"/>
        </w:rPr>
        <w:t xml:space="preserve">Our target sample size was calculated using traditional power analysis methods for logistic regression </w:t>
      </w:r>
      <w:del w:id="34" w:author="Kendra Wyant" w:date="2026-07-26T22:51:00Z" w16du:dateUtc="2026-07-27T03:51:00Z">
        <w:r w:rsidR="00CD367E" w:rsidRPr="00CD367E">
          <w:rPr>
            <w:rFonts w:ascii="Times New Roman" w:hAnsi="Times New Roman" w:cs="Times New Roman"/>
          </w:rPr>
          <w:delText>[@hsiehSampleSizeTables1989</w:delText>
        </w:r>
      </w:del>
      <w:ins w:id="35" w:author="Kendra Wyant" w:date="2026-07-26T22:51:00Z" w16du:dateUtc="2026-07-27T03:51:00Z">
        <w:r w:rsidR="00CD367E" w:rsidRPr="00CD367E">
          <w:rPr>
            <w:rFonts w:ascii="Times New Roman" w:hAnsi="Times New Roman" w:cs="Times New Roman"/>
          </w:rPr>
          <w:t>[</w:t>
        </w:r>
        <w:r w:rsidR="00243F9A">
          <w:rPr>
            <w:rFonts w:ascii="Times New Roman" w:hAnsi="Times New Roman" w:cs="Times New Roman"/>
          </w:rPr>
          <w:t>30</w:t>
        </w:r>
      </w:ins>
      <w:r w:rsidR="00CD367E" w:rsidRPr="00CD367E">
        <w:rPr>
          <w:rFonts w:ascii="Times New Roman" w:hAnsi="Times New Roman" w:cs="Times New Roman"/>
        </w:rPr>
        <w:t xml:space="preserve">] because comparable approaches for machine learning models have not yet been validated. As a result, this estimate may not be as precise for our modeling context. Moreover, </w:t>
      </w:r>
      <w:r w:rsidR="00CD367E">
        <w:rPr>
          <w:rFonts w:ascii="Times New Roman" w:hAnsi="Times New Roman" w:cs="Times New Roman"/>
        </w:rPr>
        <w:t>s</w:t>
      </w:r>
      <w:r w:rsidRPr="00F432CF">
        <w:rPr>
          <w:rFonts w:ascii="Times New Roman" w:hAnsi="Times New Roman" w:cs="Times New Roman"/>
        </w:rPr>
        <w:t xml:space="preserve">uccessful machine learning models must generalize well </w:t>
      </w:r>
      <w:proofErr w:type="gramStart"/>
      <w:r w:rsidRPr="00F432CF">
        <w:rPr>
          <w:rFonts w:ascii="Times New Roman" w:hAnsi="Times New Roman" w:cs="Times New Roman"/>
        </w:rPr>
        <w:t>to</w:t>
      </w:r>
      <w:proofErr w:type="gramEnd"/>
      <w:r w:rsidRPr="00F432CF">
        <w:rPr>
          <w:rFonts w:ascii="Times New Roman" w:hAnsi="Times New Roman" w:cs="Times New Roman"/>
        </w:rPr>
        <w:t xml:space="preserve"> new data (i.e. new observations among new individuals). Our </w:t>
      </w:r>
      <w:proofErr w:type="gramStart"/>
      <w:r w:rsidRPr="00F432CF">
        <w:rPr>
          <w:rFonts w:ascii="Times New Roman" w:hAnsi="Times New Roman" w:cs="Times New Roman"/>
        </w:rPr>
        <w:t>analyses only speak</w:t>
      </w:r>
      <w:proofErr w:type="gramEnd"/>
      <w:r w:rsidRPr="00F432CF">
        <w:rPr>
          <w:rFonts w:ascii="Times New Roman" w:hAnsi="Times New Roman" w:cs="Times New Roman"/>
        </w:rPr>
        <w:t xml:space="preserve">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w:t>
      </w:r>
      <w:r w:rsidRPr="00F432CF">
        <w:rPr>
          <w:rFonts w:ascii="Times New Roman" w:hAnsi="Times New Roman" w:cs="Times New Roman"/>
        </w:rPr>
        <w:t>ately represented in our sample) remain.</w:t>
      </w:r>
    </w:p>
    <w:p w14:paraId="698D1F05" w14:textId="77777777" w:rsidR="00330A02" w:rsidRDefault="00D82B2B"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models predicted goal-inconsistent alcohol use. In our sample, in which all participants had a goal of abstinence, goal-inconsistent use was </w:t>
      </w:r>
      <w:proofErr w:type="gramStart"/>
      <w:r w:rsidRPr="00F432CF">
        <w:rPr>
          <w:rFonts w:ascii="Times New Roman" w:hAnsi="Times New Roman" w:cs="Times New Roman"/>
        </w:rPr>
        <w:t>a homogeneous</w:t>
      </w:r>
      <w:proofErr w:type="gramEnd"/>
      <w:r w:rsidRPr="00F432CF">
        <w:rPr>
          <w:rFonts w:ascii="Times New Roman" w:hAnsi="Times New Roman" w:cs="Times New Roman"/>
        </w:rPr>
        <w:t xml:space="preserve">, observable behavior (i.e., any alcohol use). However, not all individuals in recovery choose complete abstinence. It remains an open question whether our predictors of goal-inconsistent use would </w:t>
      </w:r>
      <w:proofErr w:type="gramStart"/>
      <w:r w:rsidRPr="00F432CF">
        <w:rPr>
          <w:rFonts w:ascii="Times New Roman" w:hAnsi="Times New Roman" w:cs="Times New Roman"/>
        </w:rPr>
        <w:t>generalize to</w:t>
      </w:r>
      <w:proofErr w:type="gramEnd"/>
      <w:r w:rsidRPr="00F432CF">
        <w:rPr>
          <w:rFonts w:ascii="Times New Roman" w:hAnsi="Times New Roman" w:cs="Times New Roman"/>
        </w:rPr>
        <w:t xml:space="preserve"> alternative recovery goals (e.g., moderation). Future studies could allow individuals to self-define goal-inconsistent use (e.g., drinking on a weekday or drinking more than planned) and train models in samples with diverse recovery goals.</w:t>
      </w:r>
    </w:p>
    <w:p w14:paraId="64E0142B" w14:textId="72EDDBCF" w:rsidR="00A27DBF" w:rsidRDefault="00A27DBF" w:rsidP="003B6140">
      <w:pPr>
        <w:pStyle w:val="BodyText"/>
        <w:spacing w:after="0" w:line="480" w:lineRule="auto"/>
        <w:ind w:firstLine="720"/>
        <w:rPr>
          <w:rFonts w:ascii="Times New Roman" w:hAnsi="Times New Roman" w:cs="Times New Roman"/>
        </w:rPr>
      </w:pPr>
      <w:r w:rsidRPr="00A27DBF">
        <w:rPr>
          <w:rFonts w:ascii="Times New Roman" w:hAnsi="Times New Roman" w:cs="Times New Roman"/>
        </w:rPr>
        <w:t>Similarly, many individuals in recovery from AUD also use other substances, and some may meet criteria for an additional substance use disorder</w:t>
      </w:r>
      <w:r w:rsidR="001B2D7C">
        <w:rPr>
          <w:rFonts w:ascii="Times New Roman" w:hAnsi="Times New Roman" w:cs="Times New Roman"/>
        </w:rPr>
        <w:t xml:space="preserve">. </w:t>
      </w:r>
      <w:r w:rsidRPr="00A27DBF">
        <w:rPr>
          <w:rFonts w:ascii="Times New Roman" w:hAnsi="Times New Roman" w:cs="Times New Roman"/>
        </w:rPr>
        <w:t xml:space="preserve">Because we did not measure the use of substances </w:t>
      </w:r>
      <w:r w:rsidRPr="00A27DBF">
        <w:rPr>
          <w:rFonts w:ascii="Times New Roman" w:hAnsi="Times New Roman" w:cs="Times New Roman"/>
        </w:rPr>
        <w:lastRenderedPageBreak/>
        <w:t xml:space="preserve">other than alcohol on our EMA, we were unable to include these behaviors as predictors of alcohol lapse in our models. Future research should consider how other </w:t>
      </w:r>
      <w:proofErr w:type="gramStart"/>
      <w:r w:rsidRPr="00A27DBF">
        <w:rPr>
          <w:rFonts w:ascii="Times New Roman" w:hAnsi="Times New Roman" w:cs="Times New Roman"/>
        </w:rPr>
        <w:t>substance</w:t>
      </w:r>
      <w:proofErr w:type="gramEnd"/>
      <w:r w:rsidRPr="00A27DBF">
        <w:rPr>
          <w:rFonts w:ascii="Times New Roman" w:hAnsi="Times New Roman" w:cs="Times New Roman"/>
        </w:rPr>
        <w:t xml:space="preserve"> use behaviors (and the extent to which they align with individuals' recovery goals) impact alcohol lapse risk.  </w:t>
      </w:r>
    </w:p>
    <w:bookmarkEnd w:id="28"/>
    <w:bookmarkEnd w:id="33"/>
    <w:p w14:paraId="48D43CB5" w14:textId="71DAAFEE" w:rsidR="00AF3475" w:rsidRPr="00AF3475" w:rsidRDefault="00D82B2B" w:rsidP="00AF3475">
      <w:pPr>
        <w:pStyle w:val="Bibliography"/>
        <w:spacing w:after="0" w:line="480" w:lineRule="auto"/>
        <w:ind w:firstLine="720"/>
        <w:rPr>
          <w:ins w:id="36" w:author="Kendra Wyant" w:date="2026-07-26T22:51:00Z" w16du:dateUtc="2026-07-27T03:51:00Z"/>
          <w:rFonts w:ascii="Times New Roman" w:hAnsi="Times New Roman" w:cs="Times New Roman"/>
        </w:rPr>
      </w:pPr>
      <w:del w:id="37" w:author="Kendra Wyant" w:date="2026-07-26T22:51:00Z" w16du:dateUtc="2026-07-27T03:51:00Z">
        <w:r w:rsidRPr="00F432CF">
          <w:rPr>
            <w:rFonts w:ascii="Times New Roman" w:hAnsi="Times New Roman" w:cs="Times New Roman"/>
          </w:rPr>
          <w:delText>Additionally, our use of features from 4x daily EMA as model inputs may</w:delText>
        </w:r>
      </w:del>
      <w:ins w:id="38" w:author="Kendra Wyant" w:date="2026-07-26T22:51:00Z" w16du:dateUtc="2026-07-27T03:51:00Z">
        <w:r w:rsidR="00AF3475" w:rsidRPr="00AF3475">
          <w:rPr>
            <w:rFonts w:ascii="Times New Roman" w:hAnsi="Times New Roman" w:cs="Times New Roman"/>
          </w:rPr>
          <w:t xml:space="preserve">Our EMA measured 10 risk-relevant constructs. However, the relapse prevention literature also places strong emphasis on the role of protective constructs and their interaction with risk factors. Thus, our models might benefit from measuring protective constructs such as coping behaviors, social support, and other forms of recovery capital. Our EMA items also used a bipolar continuous measure of negative and positive </w:t>
        </w:r>
        <w:proofErr w:type="gramStart"/>
        <w:r w:rsidR="00AF3475" w:rsidRPr="00AF3475">
          <w:rPr>
            <w:rFonts w:ascii="Times New Roman" w:hAnsi="Times New Roman" w:cs="Times New Roman"/>
          </w:rPr>
          <w:t>affect</w:t>
        </w:r>
        <w:proofErr w:type="gramEnd"/>
        <w:r w:rsidR="00AF3475" w:rsidRPr="00AF3475">
          <w:rPr>
            <w:rFonts w:ascii="Times New Roman" w:hAnsi="Times New Roman" w:cs="Times New Roman"/>
          </w:rPr>
          <w:t>. Although negative and positive affect are highly correlated, research suggests that they are distinct constructs with a nuanced relationship to alcohol use and lapse [68,69]. Measuring these constructs separately may improve lapse prediction while also providing a better understanding of the role of affect in alcohol lapse.</w:t>
        </w:r>
      </w:ins>
    </w:p>
    <w:p w14:paraId="1129B650" w14:textId="77777777" w:rsidR="00AF3475" w:rsidRPr="00AF3475" w:rsidRDefault="00AF3475" w:rsidP="00AF3475">
      <w:pPr>
        <w:pStyle w:val="Bibliography"/>
        <w:spacing w:after="0" w:line="480" w:lineRule="auto"/>
        <w:ind w:firstLine="720"/>
        <w:rPr>
          <w:rFonts w:ascii="Times New Roman" w:hAnsi="Times New Roman" w:cs="Times New Roman"/>
        </w:rPr>
        <w:pPrChange w:id="39" w:author="Kendra Wyant" w:date="2026-07-26T22:51:00Z" w16du:dateUtc="2026-07-27T03:51:00Z">
          <w:pPr>
            <w:pStyle w:val="BodyText"/>
            <w:spacing w:after="0" w:line="480" w:lineRule="auto"/>
            <w:ind w:firstLine="720"/>
          </w:pPr>
        </w:pPrChange>
      </w:pPr>
      <w:ins w:id="40" w:author="Kendra Wyant" w:date="2026-07-26T22:51:00Z" w16du:dateUtc="2026-07-27T03:51:00Z">
        <w:r w:rsidRPr="00AF3475">
          <w:rPr>
            <w:rFonts w:ascii="Times New Roman" w:hAnsi="Times New Roman" w:cs="Times New Roman"/>
          </w:rPr>
          <w:t>Our use of features from 4x daily EMA as model inputs may also</w:t>
        </w:r>
      </w:ins>
      <w:r w:rsidRPr="00AF3475">
        <w:rPr>
          <w:rFonts w:ascii="Times New Roman" w:hAnsi="Times New Roman" w:cs="Times New Roman"/>
        </w:rPr>
        <w:t xml:space="preserve"> raise concerns about measurement burden. We confirmed that participants can comply with such EMA schedules over this </w:t>
      </w:r>
      <w:proofErr w:type="gramStart"/>
      <w:r w:rsidRPr="00AF3475">
        <w:rPr>
          <w:rFonts w:ascii="Times New Roman" w:hAnsi="Times New Roman" w:cs="Times New Roman"/>
        </w:rPr>
        <w:t>time period</w:t>
      </w:r>
      <w:proofErr w:type="gramEnd"/>
      <w:r w:rsidRPr="00AF3475">
        <w:rPr>
          <w:rFonts w:ascii="Times New Roman" w:hAnsi="Times New Roman" w:cs="Times New Roman"/>
        </w:rPr>
        <w:t xml:space="preserve"> and that they find it acceptable given its potential benefits to them [</w:t>
      </w:r>
      <w:proofErr w:type="gramStart"/>
      <w:r w:rsidRPr="00AF3475">
        <w:rPr>
          <w:rFonts w:ascii="Times New Roman" w:hAnsi="Times New Roman" w:cs="Times New Roman"/>
        </w:rPr>
        <w:t>19,see</w:t>
      </w:r>
      <w:proofErr w:type="gramEnd"/>
      <w:r w:rsidRPr="00AF3475">
        <w:rPr>
          <w:rFonts w:ascii="Times New Roman" w:hAnsi="Times New Roman" w:cs="Times New Roman"/>
        </w:rPr>
        <w:t xml:space="preserve"> also </w:t>
      </w:r>
      <w:del w:id="41" w:author="Kendra Wyant" w:date="2026-07-26T22:51:00Z" w16du:dateUtc="2026-07-27T03:51:00Z">
        <w:r w:rsidR="00D82B2B" w:rsidRPr="00F432CF">
          <w:rPr>
            <w:rFonts w:ascii="Times New Roman" w:hAnsi="Times New Roman" w:cs="Times New Roman"/>
          </w:rPr>
          <w:delText>68</w:delText>
        </w:r>
      </w:del>
      <w:ins w:id="42" w:author="Kendra Wyant" w:date="2026-07-26T22:51:00Z" w16du:dateUtc="2026-07-27T03:51:00Z">
        <w:r w:rsidRPr="00AF3475">
          <w:rPr>
            <w:rFonts w:ascii="Times New Roman" w:hAnsi="Times New Roman" w:cs="Times New Roman"/>
          </w:rPr>
          <w:t>70</w:t>
        </w:r>
      </w:ins>
      <w:r w:rsidRPr="00AF3475">
        <w:rPr>
          <w:rFonts w:ascii="Times New Roman" w:hAnsi="Times New Roman" w:cs="Times New Roman"/>
        </w:rPr>
        <w:t xml:space="preserve">].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w:t>
      </w:r>
      <w:proofErr w:type="gramStart"/>
      <w:r w:rsidRPr="00AF3475">
        <w:rPr>
          <w:rFonts w:ascii="Times New Roman" w:hAnsi="Times New Roman" w:cs="Times New Roman"/>
        </w:rPr>
        <w:t>make a decision</w:t>
      </w:r>
      <w:proofErr w:type="gramEnd"/>
      <w:r w:rsidRPr="00AF3475">
        <w:rPr>
          <w:rFonts w:ascii="Times New Roman" w:hAnsi="Times New Roman" w:cs="Times New Roman"/>
        </w:rPr>
        <w:t xml:space="preserve"> to send out an EMA or not based on inferred latent states of the individual based on previous EMA responses and predicted probability of </w:t>
      </w:r>
      <w:proofErr w:type="gramStart"/>
      <w:r w:rsidRPr="00AF3475">
        <w:rPr>
          <w:rFonts w:ascii="Times New Roman" w:hAnsi="Times New Roman" w:cs="Times New Roman"/>
        </w:rPr>
        <w:t>lapse</w:t>
      </w:r>
      <w:proofErr w:type="gramEnd"/>
      <w:r w:rsidRPr="00AF3475">
        <w:rPr>
          <w:rFonts w:ascii="Times New Roman" w:hAnsi="Times New Roman" w:cs="Times New Roman"/>
        </w:rPr>
        <w:t>.</w:t>
      </w:r>
    </w:p>
    <w:p w14:paraId="0843C447" w14:textId="77777777" w:rsidR="00AF3475" w:rsidRPr="00AF3475" w:rsidRDefault="00AF3475" w:rsidP="00AF3475">
      <w:pPr>
        <w:pStyle w:val="Bibliography"/>
        <w:spacing w:after="0" w:line="480" w:lineRule="auto"/>
        <w:ind w:firstLine="720"/>
        <w:rPr>
          <w:rFonts w:ascii="Times New Roman" w:hAnsi="Times New Roman" w:cs="Times New Roman"/>
        </w:rPr>
        <w:pPrChange w:id="43" w:author="Kendra Wyant" w:date="2026-07-26T22:51:00Z" w16du:dateUtc="2026-07-27T03:51:00Z">
          <w:pPr>
            <w:pStyle w:val="BodyText"/>
            <w:spacing w:after="0" w:line="480" w:lineRule="auto"/>
            <w:ind w:firstLine="720"/>
          </w:pPr>
        </w:pPrChange>
      </w:pPr>
      <w:r w:rsidRPr="00AF3475">
        <w:rPr>
          <w:rFonts w:ascii="Times New Roman" w:hAnsi="Times New Roman" w:cs="Times New Roman"/>
        </w:rPr>
        <w:t>We have also begun to explore how we can supplement our models with data from lower burden sensing methods. Geolocation, which can be passively sensed, could compliment EMA well [</w:t>
      </w:r>
      <w:del w:id="44" w:author="Kendra Wyant" w:date="2026-07-26T22:51:00Z" w16du:dateUtc="2026-07-27T03:51:00Z">
        <w:r w:rsidR="00D82B2B" w:rsidRPr="00F432CF">
          <w:rPr>
            <w:rFonts w:ascii="Times New Roman" w:hAnsi="Times New Roman" w:cs="Times New Roman"/>
          </w:rPr>
          <w:delText>69</w:delText>
        </w:r>
      </w:del>
      <w:ins w:id="45" w:author="Kendra Wyant" w:date="2026-07-26T22:51:00Z" w16du:dateUtc="2026-07-27T03:51:00Z">
        <w:r w:rsidRPr="00AF3475">
          <w:rPr>
            <w:rFonts w:ascii="Times New Roman" w:hAnsi="Times New Roman" w:cs="Times New Roman"/>
          </w:rPr>
          <w:t>71</w:t>
        </w:r>
      </w:ins>
      <w:r w:rsidRPr="00AF3475">
        <w:rPr>
          <w:rFonts w:ascii="Times New Roman" w:hAnsi="Times New Roman" w:cs="Times New Roman"/>
        </w:rPr>
        <w:t xml:space="preserve">]. First, it could provide insight into information not easily captured by self-report without lengthy surveys. For example, the amount of time spent in risky locations, or changes in routine (e.g., loss of job; move to </w:t>
      </w:r>
      <w:r w:rsidRPr="00AF3475">
        <w:rPr>
          <w:rFonts w:ascii="Times New Roman" w:hAnsi="Times New Roman" w:cs="Times New Roman"/>
        </w:rPr>
        <w:lastRenderedPageBreak/>
        <w:t>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w:t>
      </w:r>
      <w:del w:id="46" w:author="Kendra Wyant" w:date="2026-07-26T22:51:00Z" w16du:dateUtc="2026-07-27T03:51:00Z">
        <w:r w:rsidR="00D82B2B" w:rsidRPr="00F432CF">
          <w:rPr>
            <w:rFonts w:ascii="Times New Roman" w:hAnsi="Times New Roman" w:cs="Times New Roman"/>
          </w:rPr>
          <w:delText>70,71</w:delText>
        </w:r>
      </w:del>
      <w:ins w:id="47" w:author="Kendra Wyant" w:date="2026-07-26T22:51:00Z" w16du:dateUtc="2026-07-27T03:51:00Z">
        <w:r w:rsidRPr="00AF3475">
          <w:rPr>
            <w:rFonts w:ascii="Times New Roman" w:hAnsi="Times New Roman" w:cs="Times New Roman"/>
          </w:rPr>
          <w:t>72,73</w:t>
        </w:r>
      </w:ins>
      <w:r w:rsidRPr="00AF3475">
        <w:rPr>
          <w:rFonts w:ascii="Times New Roman" w:hAnsi="Times New Roman" w:cs="Times New Roman"/>
        </w:rPr>
        <w:t>] or collected from the user directly (e.g., self-evaluated riskiness of a given location) [20].</w:t>
      </w:r>
    </w:p>
    <w:p w14:paraId="2ACD8786" w14:textId="77777777" w:rsidR="00AF3475" w:rsidRPr="00AF3475" w:rsidRDefault="00AF3475" w:rsidP="00AF3475">
      <w:pPr>
        <w:pStyle w:val="Bibliography"/>
        <w:spacing w:after="0" w:line="480" w:lineRule="auto"/>
        <w:ind w:firstLine="720"/>
        <w:rPr>
          <w:rFonts w:ascii="Times New Roman" w:hAnsi="Times New Roman" w:cs="Times New Roman"/>
        </w:rPr>
        <w:pPrChange w:id="48" w:author="Kendra Wyant" w:date="2026-07-26T22:51:00Z" w16du:dateUtc="2026-07-27T03:51:00Z">
          <w:pPr>
            <w:pStyle w:val="BodyText"/>
            <w:spacing w:after="0" w:line="480" w:lineRule="auto"/>
            <w:ind w:firstLine="720"/>
          </w:pPr>
        </w:pPrChange>
      </w:pPr>
      <w:r w:rsidRPr="00AF3475">
        <w:rPr>
          <w:rFonts w:ascii="Times New Roman" w:hAnsi="Times New Roman" w:cs="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w:t>
      </w:r>
      <w:del w:id="49" w:author="Kendra Wyant" w:date="2026-07-26T22:51:00Z" w16du:dateUtc="2026-07-27T03:51:00Z">
        <w:r w:rsidR="00D82B2B" w:rsidRPr="00F432CF">
          <w:rPr>
            <w:rFonts w:ascii="Times New Roman" w:hAnsi="Times New Roman" w:cs="Times New Roman"/>
          </w:rPr>
          <w:delText>72</w:delText>
        </w:r>
      </w:del>
      <w:ins w:id="50" w:author="Kendra Wyant" w:date="2026-07-26T22:51:00Z" w16du:dateUtc="2026-07-27T03:51:00Z">
        <w:r w:rsidRPr="00AF3475">
          <w:rPr>
            <w:rFonts w:ascii="Times New Roman" w:hAnsi="Times New Roman" w:cs="Times New Roman"/>
          </w:rPr>
          <w:t>74</w:t>
        </w:r>
      </w:ins>
      <w:r w:rsidRPr="00AF3475">
        <w:rPr>
          <w:rFonts w:ascii="Times New Roman" w:hAnsi="Times New Roman" w:cs="Times New Roman"/>
        </w:rPr>
        <w:t>]. Thus, the benefit of individualized models above and beyond population models remains an empirical question and is something we plan to continue to pursue in future work.</w:t>
      </w:r>
    </w:p>
    <w:p w14:paraId="29D4EE35" w14:textId="77777777" w:rsidR="00AF3475" w:rsidRPr="00AF3475" w:rsidRDefault="00AF3475" w:rsidP="00AF3475">
      <w:pPr>
        <w:pStyle w:val="Bibliography"/>
        <w:spacing w:after="0" w:line="480" w:lineRule="auto"/>
        <w:rPr>
          <w:rFonts w:ascii="Times New Roman" w:hAnsi="Times New Roman"/>
          <w:b/>
          <w:sz w:val="32"/>
          <w:rPrChange w:id="51" w:author="Kendra Wyant" w:date="2026-07-26T22:51:00Z" w16du:dateUtc="2026-07-27T03:51:00Z">
            <w:rPr>
              <w:rFonts w:ascii="Times New Roman" w:hAnsi="Times New Roman"/>
              <w:b/>
              <w:color w:val="auto"/>
            </w:rPr>
          </w:rPrChange>
        </w:rPr>
        <w:pPrChange w:id="52" w:author="Kendra Wyant" w:date="2026-07-26T22:51:00Z" w16du:dateUtc="2026-07-27T03:51:00Z">
          <w:pPr>
            <w:pStyle w:val="Heading2"/>
            <w:spacing w:after="0" w:line="480" w:lineRule="auto"/>
          </w:pPr>
        </w:pPrChange>
      </w:pPr>
      <w:bookmarkStart w:id="53" w:name="conclusions"/>
      <w:r w:rsidRPr="00AF3475">
        <w:rPr>
          <w:rFonts w:ascii="Times New Roman" w:hAnsi="Times New Roman"/>
          <w:b/>
          <w:sz w:val="32"/>
          <w:rPrChange w:id="54" w:author="Kendra Wyant" w:date="2026-07-26T22:51:00Z" w16du:dateUtc="2026-07-27T03:51:00Z">
            <w:rPr>
              <w:rFonts w:ascii="Times New Roman" w:hAnsi="Times New Roman"/>
              <w:b/>
              <w:color w:val="auto"/>
            </w:rPr>
          </w:rPrChange>
        </w:rPr>
        <w:t>Conclusions</w:t>
      </w:r>
    </w:p>
    <w:p w14:paraId="68C32884" w14:textId="77777777" w:rsidR="00AF3475" w:rsidRPr="00AF3475" w:rsidRDefault="00AF3475" w:rsidP="00AF3475">
      <w:pPr>
        <w:pStyle w:val="Bibliography"/>
        <w:spacing w:after="0" w:line="480" w:lineRule="auto"/>
        <w:ind w:firstLine="720"/>
        <w:rPr>
          <w:rFonts w:ascii="Times New Roman" w:hAnsi="Times New Roman" w:cs="Times New Roman"/>
        </w:rPr>
        <w:pPrChange w:id="55" w:author="Kendra Wyant" w:date="2026-07-26T22:51:00Z" w16du:dateUtc="2026-07-27T03:51:00Z">
          <w:pPr>
            <w:pStyle w:val="FirstParagraph"/>
            <w:spacing w:after="0" w:line="480" w:lineRule="auto"/>
            <w:ind w:firstLine="720"/>
          </w:pPr>
        </w:pPrChange>
      </w:pPr>
      <w:r w:rsidRPr="00AF3475">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messages from these models should be optimized to sustain system </w:t>
      </w:r>
      <w:r w:rsidRPr="00AF3475">
        <w:rPr>
          <w:rFonts w:ascii="Times New Roman" w:hAnsi="Times New Roman" w:cs="Times New Roman"/>
        </w:rPr>
        <w:lastRenderedPageBreak/>
        <w:t>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1F631D0" w14:textId="77777777" w:rsidR="00AF3475" w:rsidRPr="00056455" w:rsidRDefault="00AF3475" w:rsidP="00AF3475">
      <w:pPr>
        <w:pStyle w:val="Bibliography"/>
        <w:spacing w:after="0" w:line="480" w:lineRule="auto"/>
        <w:rPr>
          <w:rFonts w:ascii="Times New Roman" w:hAnsi="Times New Roman"/>
          <w:b/>
          <w:sz w:val="36"/>
        </w:rPr>
        <w:pPrChange w:id="56" w:author="Kendra Wyant" w:date="2026-07-26T22:51:00Z" w16du:dateUtc="2026-07-27T03:51:00Z">
          <w:pPr>
            <w:pStyle w:val="Heading2"/>
            <w:spacing w:after="0" w:line="480" w:lineRule="auto"/>
          </w:pPr>
        </w:pPrChange>
      </w:pPr>
      <w:bookmarkStart w:id="57" w:name="acknowledgments"/>
      <w:bookmarkEnd w:id="53"/>
      <w:r w:rsidRPr="00056455">
        <w:rPr>
          <w:rFonts w:ascii="Times New Roman" w:hAnsi="Times New Roman"/>
          <w:b/>
          <w:sz w:val="36"/>
        </w:rPr>
        <w:t>Acknowledgments</w:t>
      </w:r>
    </w:p>
    <w:p w14:paraId="10637356" w14:textId="77777777" w:rsidR="00AF3475" w:rsidRDefault="00AF3475" w:rsidP="00AF3475">
      <w:pPr>
        <w:pStyle w:val="FirstParagraph"/>
        <w:spacing w:after="0" w:line="480" w:lineRule="auto"/>
        <w:ind w:firstLine="720"/>
        <w:rPr>
          <w:rFonts w:ascii="Times New Roman" w:hAnsi="Times New Roman" w:cs="Times New Roman"/>
        </w:rPr>
      </w:pPr>
      <w:bookmarkStart w:id="58" w:name="references"/>
      <w:bookmarkEnd w:id="57"/>
      <w:r w:rsidRPr="00F432CF">
        <w:rPr>
          <w:rFonts w:ascii="Times New Roman" w:hAnsi="Times New Roman" w:cs="Times New Roman"/>
        </w:rPr>
        <w:t>The authors wish to thank Susan E. Wanta for her role as the project administrator.</w:t>
      </w:r>
    </w:p>
    <w:p w14:paraId="79D97E8F" w14:textId="77777777" w:rsidR="00AF3475" w:rsidRPr="00056455" w:rsidRDefault="00AF3475" w:rsidP="00AF3475">
      <w:pPr>
        <w:pStyle w:val="Bibliography"/>
        <w:rPr>
          <w:rFonts w:ascii="Times New Roman" w:hAnsi="Times New Roman"/>
          <w:b/>
          <w:sz w:val="36"/>
        </w:rPr>
        <w:pPrChange w:id="59" w:author="Kendra Wyant" w:date="2026-07-26T22:51:00Z" w16du:dateUtc="2026-07-27T03:51:00Z">
          <w:pPr>
            <w:pStyle w:val="Heading1"/>
          </w:pPr>
        </w:pPrChange>
      </w:pPr>
      <w:r w:rsidRPr="00056455">
        <w:rPr>
          <w:rFonts w:ascii="Times New Roman" w:hAnsi="Times New Roman"/>
          <w:b/>
          <w:sz w:val="36"/>
        </w:rPr>
        <w:t>References</w:t>
      </w:r>
    </w:p>
    <w:p w14:paraId="27D92A43" w14:textId="77777777" w:rsidR="00AF3475" w:rsidRPr="00AF3475" w:rsidRDefault="00AF3475" w:rsidP="00AF3475">
      <w:pPr>
        <w:pStyle w:val="Bibliography"/>
        <w:rPr>
          <w:rFonts w:ascii="Times New Roman" w:hAnsi="Times New Roman" w:cs="Times New Roman"/>
        </w:rPr>
      </w:pPr>
      <w:bookmarkStart w:id="60" w:name="ref-mclellanDrugDependenceChronic2000"/>
      <w:bookmarkStart w:id="61" w:name="refs"/>
      <w:r w:rsidRPr="00AF3475">
        <w:rPr>
          <w:rFonts w:ascii="Times New Roman" w:hAnsi="Times New Roman" w:cs="Times New Roman"/>
        </w:rPr>
        <w:t>1</w:t>
      </w:r>
      <w:proofErr w:type="gramStart"/>
      <w:r w:rsidRPr="00AF3475">
        <w:rPr>
          <w:rFonts w:ascii="Times New Roman" w:hAnsi="Times New Roman" w:cs="Times New Roman"/>
        </w:rPr>
        <w:t xml:space="preserve">. </w:t>
      </w:r>
      <w:r w:rsidRPr="00AF3475">
        <w:rPr>
          <w:rFonts w:ascii="Times New Roman" w:hAnsi="Times New Roman" w:cs="Times New Roman"/>
        </w:rPr>
        <w:tab/>
        <w:t>McLellan</w:t>
      </w:r>
      <w:proofErr w:type="gramEnd"/>
      <w:r w:rsidRPr="00AF3475">
        <w:rPr>
          <w:rFonts w:ascii="Times New Roman" w:hAnsi="Times New Roman" w:cs="Times New Roman"/>
        </w:rPr>
        <w:t xml:space="preserve"> AT, Lewis DC, O’Brien CP, Kleber HD. Drug dependence, a chronic medical illness: Implications for treatment, insurance, and outcomes evaluation. JAMA. 2000;284: 1689–1695. doi:</w:t>
      </w:r>
      <w:hyperlink r:id="rId14">
        <w:r w:rsidRPr="00AF3475">
          <w:rPr>
            <w:rStyle w:val="Hyperlink"/>
            <w:rFonts w:ascii="Times New Roman" w:hAnsi="Times New Roman" w:cs="Times New Roman"/>
          </w:rPr>
          <w:t>10.1001/jama.284.13.1689</w:t>
        </w:r>
      </w:hyperlink>
    </w:p>
    <w:p w14:paraId="51371EFC" w14:textId="77777777" w:rsidR="00AF3475" w:rsidRPr="00AF3475" w:rsidRDefault="00AF3475" w:rsidP="00AF3475">
      <w:pPr>
        <w:pStyle w:val="Bibliography"/>
        <w:rPr>
          <w:rFonts w:ascii="Times New Roman" w:hAnsi="Times New Roman" w:cs="Times New Roman"/>
        </w:rPr>
      </w:pPr>
      <w:bookmarkStart w:id="62" w:name="ref-dennisManagingAddictionChronic2007"/>
      <w:bookmarkEnd w:id="60"/>
      <w:r w:rsidRPr="00AF3475">
        <w:rPr>
          <w:rFonts w:ascii="Times New Roman" w:hAnsi="Times New Roman" w:cs="Times New Roman"/>
        </w:rPr>
        <w:t>2</w:t>
      </w:r>
      <w:proofErr w:type="gramStart"/>
      <w:r w:rsidRPr="00AF3475">
        <w:rPr>
          <w:rFonts w:ascii="Times New Roman" w:hAnsi="Times New Roman" w:cs="Times New Roman"/>
        </w:rPr>
        <w:t xml:space="preserve">. </w:t>
      </w:r>
      <w:r w:rsidRPr="00AF3475">
        <w:rPr>
          <w:rFonts w:ascii="Times New Roman" w:hAnsi="Times New Roman" w:cs="Times New Roman"/>
        </w:rPr>
        <w:tab/>
        <w:t>Dennis</w:t>
      </w:r>
      <w:proofErr w:type="gramEnd"/>
      <w:r w:rsidRPr="00AF3475">
        <w:rPr>
          <w:rFonts w:ascii="Times New Roman" w:hAnsi="Times New Roman" w:cs="Times New Roman"/>
        </w:rPr>
        <w:t xml:space="preserve"> M, Scott CK. </w:t>
      </w:r>
      <w:hyperlink r:id="rId15">
        <w:r w:rsidRPr="00AF3475">
          <w:rPr>
            <w:rStyle w:val="Hyperlink"/>
            <w:rFonts w:ascii="Times New Roman" w:hAnsi="Times New Roman" w:cs="Times New Roman"/>
          </w:rPr>
          <w:t>Managing Addiction as a Chronic Condition</w:t>
        </w:r>
      </w:hyperlink>
      <w:r w:rsidRPr="00AF3475">
        <w:rPr>
          <w:rFonts w:ascii="Times New Roman" w:hAnsi="Times New Roman" w:cs="Times New Roman"/>
        </w:rPr>
        <w:t xml:space="preserve">. Addiction Science &amp; Clinical Practice. 2007;4: 45–55. </w:t>
      </w:r>
    </w:p>
    <w:p w14:paraId="4AAC90CC" w14:textId="77777777" w:rsidR="00AF3475" w:rsidRPr="00AF3475" w:rsidRDefault="00AF3475" w:rsidP="00AF3475">
      <w:pPr>
        <w:pStyle w:val="Bibliography"/>
        <w:rPr>
          <w:rFonts w:ascii="Times New Roman" w:hAnsi="Times New Roman" w:cs="Times New Roman"/>
        </w:rPr>
      </w:pPr>
      <w:bookmarkStart w:id="63" w:name="X28b8f85e424928e66706a578d6053e0308d1105"/>
      <w:bookmarkEnd w:id="62"/>
      <w:r w:rsidRPr="00AF3475">
        <w:rPr>
          <w:rFonts w:ascii="Times New Roman" w:hAnsi="Times New Roman" w:cs="Times New Roman"/>
        </w:rPr>
        <w:t>3</w:t>
      </w:r>
      <w:proofErr w:type="gramStart"/>
      <w:r w:rsidRPr="00AF3475">
        <w:rPr>
          <w:rFonts w:ascii="Times New Roman" w:hAnsi="Times New Roman" w:cs="Times New Roman"/>
        </w:rPr>
        <w:t xml:space="preserve">. </w:t>
      </w:r>
      <w:r w:rsidRPr="00AF3475">
        <w:rPr>
          <w:rFonts w:ascii="Times New Roman" w:hAnsi="Times New Roman" w:cs="Times New Roman"/>
        </w:rPr>
        <w:tab/>
        <w:t>Substance</w:t>
      </w:r>
      <w:proofErr w:type="gramEnd"/>
      <w:r w:rsidRPr="00AF3475">
        <w:rPr>
          <w:rFonts w:ascii="Times New Roman" w:hAnsi="Times New Roman" w:cs="Times New Roman"/>
        </w:rPr>
        <w:t xml:space="preserve"> Abuse and Mental Health Services Administration. 2024 NSDUH Detailed </w:t>
      </w:r>
      <w:proofErr w:type="gramStart"/>
      <w:r w:rsidRPr="00AF3475">
        <w:rPr>
          <w:rFonts w:ascii="Times New Roman" w:hAnsi="Times New Roman" w:cs="Times New Roman"/>
        </w:rPr>
        <w:t>Tables  CBHSQ</w:t>
      </w:r>
      <w:proofErr w:type="gramEnd"/>
      <w:r w:rsidRPr="00AF3475">
        <w:rPr>
          <w:rFonts w:ascii="Times New Roman" w:hAnsi="Times New Roman" w:cs="Times New Roman"/>
        </w:rPr>
        <w:t xml:space="preserve"> Data. https://www.samhsa.gov/data/report/2024-nsduh-detailed-tables; </w:t>
      </w:r>
    </w:p>
    <w:p w14:paraId="593BC77C" w14:textId="77777777" w:rsidR="00AF3475" w:rsidRPr="00AF3475" w:rsidRDefault="00AF3475" w:rsidP="00AF3475">
      <w:pPr>
        <w:pStyle w:val="Bibliography"/>
        <w:rPr>
          <w:rFonts w:ascii="Times New Roman" w:hAnsi="Times New Roman" w:cs="Times New Roman"/>
        </w:rPr>
      </w:pPr>
      <w:bookmarkStart w:id="64" w:name="ref-hedegaardDrugOverdoseDeaths2021"/>
      <w:bookmarkEnd w:id="63"/>
      <w:r w:rsidRPr="00AF3475">
        <w:rPr>
          <w:rFonts w:ascii="Times New Roman" w:hAnsi="Times New Roman" w:cs="Times New Roman"/>
        </w:rPr>
        <w:t xml:space="preserve">4. </w:t>
      </w:r>
      <w:r w:rsidRPr="00AF3475">
        <w:rPr>
          <w:rFonts w:ascii="Times New Roman" w:hAnsi="Times New Roman" w:cs="Times New Roman"/>
        </w:rPr>
        <w:tab/>
        <w:t xml:space="preserve">Hedegaard H, </w:t>
      </w:r>
      <w:proofErr w:type="spellStart"/>
      <w:r w:rsidRPr="00AF3475">
        <w:rPr>
          <w:rFonts w:ascii="Times New Roman" w:hAnsi="Times New Roman" w:cs="Times New Roman"/>
        </w:rPr>
        <w:t>Miniño</w:t>
      </w:r>
      <w:proofErr w:type="spellEnd"/>
      <w:r w:rsidRPr="00AF3475">
        <w:rPr>
          <w:rFonts w:ascii="Times New Roman" w:hAnsi="Times New Roman" w:cs="Times New Roman"/>
        </w:rPr>
        <w:t xml:space="preserve"> AM, Spencer MR, Warner M. Drug overdose deaths in the United States, 1999–2020. 2021. </w:t>
      </w:r>
    </w:p>
    <w:p w14:paraId="6560D708" w14:textId="77777777" w:rsidR="00AF3475" w:rsidRPr="00AF3475" w:rsidRDefault="00AF3475" w:rsidP="00AF3475">
      <w:pPr>
        <w:pStyle w:val="Bibliography"/>
        <w:rPr>
          <w:rFonts w:ascii="Times New Roman" w:hAnsi="Times New Roman" w:cs="Times New Roman"/>
        </w:rPr>
      </w:pPr>
      <w:bookmarkStart w:id="65" w:name="X21d9bc577093464d5d051ef6477b67710b39313"/>
      <w:bookmarkEnd w:id="64"/>
      <w:r w:rsidRPr="00AF3475">
        <w:rPr>
          <w:rFonts w:ascii="Times New Roman" w:hAnsi="Times New Roman" w:cs="Times New Roman"/>
        </w:rPr>
        <w:t>5</w:t>
      </w:r>
      <w:proofErr w:type="gramStart"/>
      <w:r w:rsidRPr="00AF3475">
        <w:rPr>
          <w:rFonts w:ascii="Times New Roman" w:hAnsi="Times New Roman" w:cs="Times New Roman"/>
        </w:rPr>
        <w:t xml:space="preserve">. </w:t>
      </w:r>
      <w:r w:rsidRPr="00AF3475">
        <w:rPr>
          <w:rFonts w:ascii="Times New Roman" w:hAnsi="Times New Roman" w:cs="Times New Roman"/>
        </w:rPr>
        <w:tab/>
        <w:t>Centers</w:t>
      </w:r>
      <w:proofErr w:type="gramEnd"/>
      <w:r w:rsidRPr="00AF3475">
        <w:rPr>
          <w:rFonts w:ascii="Times New Roman" w:hAnsi="Times New Roman" w:cs="Times New Roman"/>
        </w:rPr>
        <w:t xml:space="preserve"> for Disease Control and Prevention (CDC). Annual Average for United States 2011–2015 Alcohol-Attributable Deaths Due to Excessive Alcohol Use, All Ages. 2022 Alcohol Related Disease Impact (ARDI) Application Website. https://nccd.cdc.gov/DPH_ARDI/Default/Default.aspx; </w:t>
      </w:r>
    </w:p>
    <w:p w14:paraId="4F2638D4" w14:textId="77777777" w:rsidR="00AF3475" w:rsidRPr="00AF3475" w:rsidRDefault="00AF3475" w:rsidP="00AF3475">
      <w:pPr>
        <w:pStyle w:val="Bibliography"/>
        <w:rPr>
          <w:rFonts w:ascii="Times New Roman" w:hAnsi="Times New Roman" w:cs="Times New Roman"/>
        </w:rPr>
      </w:pPr>
      <w:bookmarkStart w:id="66" w:name="ref-wagnerImprovingChronicIllness2001"/>
      <w:bookmarkEnd w:id="65"/>
      <w:r w:rsidRPr="00AF3475">
        <w:rPr>
          <w:rFonts w:ascii="Times New Roman" w:hAnsi="Times New Roman" w:cs="Times New Roman"/>
        </w:rPr>
        <w:t>6</w:t>
      </w:r>
      <w:proofErr w:type="gramStart"/>
      <w:r w:rsidRPr="00AF3475">
        <w:rPr>
          <w:rFonts w:ascii="Times New Roman" w:hAnsi="Times New Roman" w:cs="Times New Roman"/>
        </w:rPr>
        <w:t xml:space="preserve">. </w:t>
      </w:r>
      <w:r w:rsidRPr="00AF3475">
        <w:rPr>
          <w:rFonts w:ascii="Times New Roman" w:hAnsi="Times New Roman" w:cs="Times New Roman"/>
        </w:rPr>
        <w:tab/>
        <w:t>Wagner</w:t>
      </w:r>
      <w:proofErr w:type="gramEnd"/>
      <w:r w:rsidRPr="00AF3475">
        <w:rPr>
          <w:rFonts w:ascii="Times New Roman" w:hAnsi="Times New Roman" w:cs="Times New Roman"/>
        </w:rPr>
        <w:t xml:space="preserve"> EH, Austin BT, Davis C, Hindmarsh M, Schaefer J, Bonomi A. Improving Chronic Illness Care: Translating Evidence </w:t>
      </w:r>
      <w:proofErr w:type="gramStart"/>
      <w:r w:rsidRPr="00AF3475">
        <w:rPr>
          <w:rFonts w:ascii="Times New Roman" w:hAnsi="Times New Roman" w:cs="Times New Roman"/>
        </w:rPr>
        <w:t>Into</w:t>
      </w:r>
      <w:proofErr w:type="gramEnd"/>
      <w:r w:rsidRPr="00AF3475">
        <w:rPr>
          <w:rFonts w:ascii="Times New Roman" w:hAnsi="Times New Roman" w:cs="Times New Roman"/>
        </w:rPr>
        <w:t xml:space="preserve"> Action. Health Affairs. 2001;20: 64–78. doi:</w:t>
      </w:r>
      <w:hyperlink r:id="rId16">
        <w:r w:rsidRPr="00AF3475">
          <w:rPr>
            <w:rStyle w:val="Hyperlink"/>
            <w:rFonts w:ascii="Times New Roman" w:hAnsi="Times New Roman" w:cs="Times New Roman"/>
          </w:rPr>
          <w:t>10.1377/hlthaff.20.6.64</w:t>
        </w:r>
      </w:hyperlink>
    </w:p>
    <w:p w14:paraId="085EFE93" w14:textId="77777777" w:rsidR="00AF3475" w:rsidRPr="00AF3475" w:rsidRDefault="00AF3475" w:rsidP="00AF3475">
      <w:pPr>
        <w:pStyle w:val="Bibliography"/>
        <w:rPr>
          <w:rFonts w:ascii="Times New Roman" w:hAnsi="Times New Roman" w:cs="Times New Roman"/>
        </w:rPr>
      </w:pPr>
      <w:bookmarkStart w:id="67" w:name="X01387e434119cf09c116d0feeabab9f278d40e3"/>
      <w:bookmarkEnd w:id="66"/>
      <w:r w:rsidRPr="00AF3475">
        <w:rPr>
          <w:rFonts w:ascii="Times New Roman" w:hAnsi="Times New Roman" w:cs="Times New Roman"/>
        </w:rPr>
        <w:t xml:space="preserve">7. </w:t>
      </w:r>
      <w:r w:rsidRPr="00AF3475">
        <w:rPr>
          <w:rFonts w:ascii="Times New Roman" w:hAnsi="Times New Roman" w:cs="Times New Roman"/>
        </w:rPr>
        <w:tab/>
      </w:r>
      <w:proofErr w:type="spellStart"/>
      <w:r w:rsidRPr="00AF3475">
        <w:rPr>
          <w:rFonts w:ascii="Times New Roman" w:hAnsi="Times New Roman" w:cs="Times New Roman"/>
        </w:rPr>
        <w:t>Stanojlović</w:t>
      </w:r>
      <w:proofErr w:type="spellEnd"/>
      <w:r w:rsidRPr="00AF3475">
        <w:rPr>
          <w:rFonts w:ascii="Times New Roman" w:hAnsi="Times New Roman" w:cs="Times New Roman"/>
        </w:rPr>
        <w:t xml:space="preserve"> M, Davidson L. Targeting the Barriers in the Substance Use Disorder Continuum of Care </w:t>
      </w:r>
      <w:proofErr w:type="gramStart"/>
      <w:r w:rsidRPr="00AF3475">
        <w:rPr>
          <w:rFonts w:ascii="Times New Roman" w:hAnsi="Times New Roman" w:cs="Times New Roman"/>
        </w:rPr>
        <w:t>With</w:t>
      </w:r>
      <w:proofErr w:type="gramEnd"/>
      <w:r w:rsidRPr="00AF3475">
        <w:rPr>
          <w:rFonts w:ascii="Times New Roman" w:hAnsi="Times New Roman" w:cs="Times New Roman"/>
        </w:rPr>
        <w:t xml:space="preserve"> Peer Recovery Support. Substance Abuse: Research and Treatment. 2021;15: 1178221820976988. doi:</w:t>
      </w:r>
      <w:hyperlink r:id="rId17">
        <w:r w:rsidRPr="00AF3475">
          <w:rPr>
            <w:rStyle w:val="Hyperlink"/>
            <w:rFonts w:ascii="Times New Roman" w:hAnsi="Times New Roman" w:cs="Times New Roman"/>
          </w:rPr>
          <w:t>10.1177/1178221820976988</w:t>
        </w:r>
      </w:hyperlink>
    </w:p>
    <w:p w14:paraId="3F5913E9" w14:textId="77777777" w:rsidR="00AF3475" w:rsidRPr="00AF3475" w:rsidRDefault="00AF3475" w:rsidP="00AF3475">
      <w:pPr>
        <w:pStyle w:val="Bibliography"/>
        <w:rPr>
          <w:rFonts w:ascii="Times New Roman" w:hAnsi="Times New Roman" w:cs="Times New Roman"/>
        </w:rPr>
      </w:pPr>
      <w:bookmarkStart w:id="68" w:name="ref-sociasAdoptingCascadeCare2016"/>
      <w:bookmarkEnd w:id="67"/>
      <w:r w:rsidRPr="00AF3475">
        <w:rPr>
          <w:rFonts w:ascii="Times New Roman" w:hAnsi="Times New Roman" w:cs="Times New Roman"/>
        </w:rPr>
        <w:t xml:space="preserve">8. </w:t>
      </w:r>
      <w:r w:rsidRPr="00AF3475">
        <w:rPr>
          <w:rFonts w:ascii="Times New Roman" w:hAnsi="Times New Roman" w:cs="Times New Roman"/>
        </w:rPr>
        <w:tab/>
      </w:r>
      <w:proofErr w:type="spellStart"/>
      <w:r w:rsidRPr="00AF3475">
        <w:rPr>
          <w:rFonts w:ascii="Times New Roman" w:hAnsi="Times New Roman" w:cs="Times New Roman"/>
        </w:rPr>
        <w:t>Socías</w:t>
      </w:r>
      <w:proofErr w:type="spellEnd"/>
      <w:r w:rsidRPr="00AF3475">
        <w:rPr>
          <w:rFonts w:ascii="Times New Roman" w:hAnsi="Times New Roman" w:cs="Times New Roman"/>
        </w:rPr>
        <w:t xml:space="preserve"> ME, Volkow N, Wood E. Adopting the “cascade of care” framework: An opportunity to close the implementation gap in addiction care? Addiction. 2016;111: 2079–2081. doi:</w:t>
      </w:r>
      <w:hyperlink r:id="rId18">
        <w:r w:rsidRPr="00AF3475">
          <w:rPr>
            <w:rStyle w:val="Hyperlink"/>
            <w:rFonts w:ascii="Times New Roman" w:hAnsi="Times New Roman" w:cs="Times New Roman"/>
          </w:rPr>
          <w:t>10.1111/add.13479</w:t>
        </w:r>
      </w:hyperlink>
    </w:p>
    <w:p w14:paraId="575DA88F" w14:textId="77777777" w:rsidR="00AF3475" w:rsidRPr="00AF3475" w:rsidRDefault="00AF3475" w:rsidP="00AF3475">
      <w:pPr>
        <w:pStyle w:val="Bibliography"/>
        <w:rPr>
          <w:rFonts w:ascii="Times New Roman" w:hAnsi="Times New Roman" w:cs="Times New Roman"/>
        </w:rPr>
      </w:pPr>
      <w:bookmarkStart w:id="69" w:name="X0900e084d2d8751b94683f82b04534ea811d54e"/>
      <w:bookmarkEnd w:id="68"/>
      <w:r w:rsidRPr="00AF3475">
        <w:rPr>
          <w:rFonts w:ascii="Times New Roman" w:hAnsi="Times New Roman" w:cs="Times New Roman"/>
        </w:rPr>
        <w:t>9</w:t>
      </w:r>
      <w:proofErr w:type="gramStart"/>
      <w:r w:rsidRPr="00AF3475">
        <w:rPr>
          <w:rFonts w:ascii="Times New Roman" w:hAnsi="Times New Roman" w:cs="Times New Roman"/>
        </w:rPr>
        <w:t xml:space="preserve">. </w:t>
      </w:r>
      <w:r w:rsidRPr="00AF3475">
        <w:rPr>
          <w:rFonts w:ascii="Times New Roman" w:hAnsi="Times New Roman" w:cs="Times New Roman"/>
        </w:rPr>
        <w:tab/>
        <w:t>Marlatt</w:t>
      </w:r>
      <w:proofErr w:type="gramEnd"/>
      <w:r w:rsidRPr="00AF3475">
        <w:rPr>
          <w:rFonts w:ascii="Times New Roman" w:hAnsi="Times New Roman" w:cs="Times New Roman"/>
        </w:rPr>
        <w:t xml:space="preserve"> GA, Gordon JR, editors. Relapse Prevention: Maintenance Strategies in the Treatment of Addictive Behaviors. First edition. New York: The Guilford Press; 1985. </w:t>
      </w:r>
    </w:p>
    <w:p w14:paraId="3F186AC3" w14:textId="77777777" w:rsidR="00AF3475" w:rsidRPr="00AF3475" w:rsidRDefault="00AF3475" w:rsidP="00AF3475">
      <w:pPr>
        <w:pStyle w:val="Bibliography"/>
        <w:rPr>
          <w:rFonts w:ascii="Times New Roman" w:hAnsi="Times New Roman" w:cs="Times New Roman"/>
        </w:rPr>
      </w:pPr>
      <w:bookmarkStart w:id="70" w:name="X4446e184b7dd55a61fd406499f32542fdcf24b5"/>
      <w:bookmarkEnd w:id="69"/>
      <w:r w:rsidRPr="00AF3475">
        <w:rPr>
          <w:rFonts w:ascii="Times New Roman" w:hAnsi="Times New Roman" w:cs="Times New Roman"/>
        </w:rPr>
        <w:lastRenderedPageBreak/>
        <w:t xml:space="preserve">10. </w:t>
      </w:r>
      <w:r w:rsidRPr="00AF3475">
        <w:rPr>
          <w:rFonts w:ascii="Times New Roman" w:hAnsi="Times New Roman" w:cs="Times New Roman"/>
        </w:rPr>
        <w:tab/>
      </w:r>
      <w:proofErr w:type="spellStart"/>
      <w:r w:rsidRPr="00AF3475">
        <w:rPr>
          <w:rFonts w:ascii="Times New Roman" w:hAnsi="Times New Roman" w:cs="Times New Roman"/>
        </w:rPr>
        <w:t>Witkiewitz</w:t>
      </w:r>
      <w:proofErr w:type="spellEnd"/>
      <w:r w:rsidRPr="00AF3475">
        <w:rPr>
          <w:rFonts w:ascii="Times New Roman" w:hAnsi="Times New Roman" w:cs="Times New Roman"/>
        </w:rPr>
        <w:t xml:space="preserve"> K, Marlatt GA. Relapse prevention for alcohol and drug problems: That was </w:t>
      </w:r>
      <w:proofErr w:type="spellStart"/>
      <w:r w:rsidRPr="00AF3475">
        <w:rPr>
          <w:rFonts w:ascii="Times New Roman" w:hAnsi="Times New Roman" w:cs="Times New Roman"/>
        </w:rPr>
        <w:t>zen</w:t>
      </w:r>
      <w:proofErr w:type="spellEnd"/>
      <w:r w:rsidRPr="00AF3475">
        <w:rPr>
          <w:rFonts w:ascii="Times New Roman" w:hAnsi="Times New Roman" w:cs="Times New Roman"/>
        </w:rPr>
        <w:t xml:space="preserve">, this is </w:t>
      </w:r>
      <w:proofErr w:type="spellStart"/>
      <w:r w:rsidRPr="00AF3475">
        <w:rPr>
          <w:rFonts w:ascii="Times New Roman" w:hAnsi="Times New Roman" w:cs="Times New Roman"/>
        </w:rPr>
        <w:t>tao</w:t>
      </w:r>
      <w:proofErr w:type="spellEnd"/>
      <w:r w:rsidRPr="00AF3475">
        <w:rPr>
          <w:rFonts w:ascii="Times New Roman" w:hAnsi="Times New Roman" w:cs="Times New Roman"/>
        </w:rPr>
        <w:t>. American Psychologist. 2004;59: 224–235. doi:</w:t>
      </w:r>
      <w:hyperlink r:id="rId19">
        <w:r w:rsidRPr="00AF3475">
          <w:rPr>
            <w:rStyle w:val="Hyperlink"/>
            <w:rFonts w:ascii="Times New Roman" w:hAnsi="Times New Roman" w:cs="Times New Roman"/>
          </w:rPr>
          <w:t>10.1037/0003-066X.59.4.224</w:t>
        </w:r>
      </w:hyperlink>
    </w:p>
    <w:p w14:paraId="26C49B80" w14:textId="77777777" w:rsidR="00AF3475" w:rsidRPr="00AF3475" w:rsidRDefault="00AF3475" w:rsidP="00AF3475">
      <w:pPr>
        <w:pStyle w:val="Bibliography"/>
        <w:rPr>
          <w:rFonts w:ascii="Times New Roman" w:hAnsi="Times New Roman" w:cs="Times New Roman"/>
        </w:rPr>
      </w:pPr>
      <w:bookmarkStart w:id="71" w:name="X254a0f87701f835b5365990b3eba45be7dca59c"/>
      <w:bookmarkEnd w:id="70"/>
      <w:r w:rsidRPr="00AF3475">
        <w:rPr>
          <w:rFonts w:ascii="Times New Roman" w:hAnsi="Times New Roman" w:cs="Times New Roman"/>
        </w:rPr>
        <w:t>11</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Witkiewitz</w:t>
      </w:r>
      <w:proofErr w:type="spellEnd"/>
      <w:proofErr w:type="gramEnd"/>
      <w:r w:rsidRPr="00AF3475">
        <w:rPr>
          <w:rFonts w:ascii="Times New Roman" w:hAnsi="Times New Roman" w:cs="Times New Roman"/>
        </w:rPr>
        <w:t xml:space="preserve"> K, Marlatt GA. Modeling the complexity of post-treatment drinking: It’s a rocky road to relapse. Clinical Psychology Review. 2007;27: 724–738. doi:</w:t>
      </w:r>
      <w:hyperlink r:id="rId20">
        <w:r w:rsidRPr="00AF3475">
          <w:rPr>
            <w:rStyle w:val="Hyperlink"/>
            <w:rFonts w:ascii="Times New Roman" w:hAnsi="Times New Roman" w:cs="Times New Roman"/>
          </w:rPr>
          <w:t>10.1016/j.cpr.2007.01.002</w:t>
        </w:r>
      </w:hyperlink>
    </w:p>
    <w:p w14:paraId="5F8E3D1D" w14:textId="77777777" w:rsidR="00AF3475" w:rsidRPr="00AF3475" w:rsidRDefault="00AF3475" w:rsidP="00AF3475">
      <w:pPr>
        <w:pStyle w:val="Bibliography"/>
        <w:rPr>
          <w:rFonts w:ascii="Times New Roman" w:hAnsi="Times New Roman" w:cs="Times New Roman"/>
        </w:rPr>
      </w:pPr>
      <w:bookmarkStart w:id="72" w:name="ref-brandonRelapseRelapsePrevention2007"/>
      <w:bookmarkEnd w:id="71"/>
      <w:r w:rsidRPr="00AF3475">
        <w:rPr>
          <w:rFonts w:ascii="Times New Roman" w:hAnsi="Times New Roman" w:cs="Times New Roman"/>
        </w:rPr>
        <w:t>12</w:t>
      </w:r>
      <w:proofErr w:type="gramStart"/>
      <w:r w:rsidRPr="00AF3475">
        <w:rPr>
          <w:rFonts w:ascii="Times New Roman" w:hAnsi="Times New Roman" w:cs="Times New Roman"/>
        </w:rPr>
        <w:t xml:space="preserve">. </w:t>
      </w:r>
      <w:r w:rsidRPr="00AF3475">
        <w:rPr>
          <w:rFonts w:ascii="Times New Roman" w:hAnsi="Times New Roman" w:cs="Times New Roman"/>
        </w:rPr>
        <w:tab/>
        <w:t>Brandon</w:t>
      </w:r>
      <w:proofErr w:type="gramEnd"/>
      <w:r w:rsidRPr="00AF3475">
        <w:rPr>
          <w:rFonts w:ascii="Times New Roman" w:hAnsi="Times New Roman" w:cs="Times New Roman"/>
        </w:rPr>
        <w:t xml:space="preserve"> TH, Vidrine JI, Litvin EB. Relapse and relapse prevention. Annual Review of Clinical Psychology. 2007;3: 257–284. doi:</w:t>
      </w:r>
      <w:hyperlink r:id="rId21">
        <w:r w:rsidRPr="00AF3475">
          <w:rPr>
            <w:rStyle w:val="Hyperlink"/>
            <w:rFonts w:ascii="Times New Roman" w:hAnsi="Times New Roman" w:cs="Times New Roman"/>
          </w:rPr>
          <w:t>10.1146/annurev.clinpsy.3.022806.091455</w:t>
        </w:r>
      </w:hyperlink>
    </w:p>
    <w:p w14:paraId="6ECB638A" w14:textId="77777777" w:rsidR="00AF3475" w:rsidRPr="00AF3475" w:rsidRDefault="00AF3475" w:rsidP="00AF3475">
      <w:pPr>
        <w:pStyle w:val="Bibliography"/>
        <w:rPr>
          <w:rFonts w:ascii="Times New Roman" w:hAnsi="Times New Roman" w:cs="Times New Roman"/>
        </w:rPr>
      </w:pPr>
      <w:bookmarkStart w:id="73" w:name="ref-bickmanAchievingPrecisionMental2016"/>
      <w:bookmarkEnd w:id="72"/>
      <w:r w:rsidRPr="00AF3475">
        <w:rPr>
          <w:rFonts w:ascii="Times New Roman" w:hAnsi="Times New Roman" w:cs="Times New Roman"/>
        </w:rPr>
        <w:t>13</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Bickman</w:t>
      </w:r>
      <w:proofErr w:type="spellEnd"/>
      <w:proofErr w:type="gramEnd"/>
      <w:r w:rsidRPr="00AF3475">
        <w:rPr>
          <w:rFonts w:ascii="Times New Roman" w:hAnsi="Times New Roman" w:cs="Times New Roman"/>
        </w:rPr>
        <w:t xml:space="preserve"> L, Lyon AR, Wolpert M. Achieving Precision Mental Health through Effective Assessment, Monitoring, and Feedback Processes. Administration and Policy in Mental Health and Mental Health Services Research. 2016;43: 271–276. doi:</w:t>
      </w:r>
      <w:hyperlink r:id="rId22">
        <w:r w:rsidRPr="00AF3475">
          <w:rPr>
            <w:rStyle w:val="Hyperlink"/>
            <w:rFonts w:ascii="Times New Roman" w:hAnsi="Times New Roman" w:cs="Times New Roman"/>
          </w:rPr>
          <w:t>10.1007/s10488-016-0718-5</w:t>
        </w:r>
      </w:hyperlink>
    </w:p>
    <w:p w14:paraId="0BB69574" w14:textId="77777777" w:rsidR="00AF3475" w:rsidRPr="00AF3475" w:rsidRDefault="00AF3475" w:rsidP="00AF3475">
      <w:pPr>
        <w:pStyle w:val="Bibliography"/>
        <w:rPr>
          <w:rFonts w:ascii="Times New Roman" w:hAnsi="Times New Roman" w:cs="Times New Roman"/>
        </w:rPr>
      </w:pPr>
      <w:bookmarkStart w:id="74" w:name="ref-derubeisHistoryCurrentStatus2019"/>
      <w:bookmarkEnd w:id="73"/>
      <w:r w:rsidRPr="00AF3475">
        <w:rPr>
          <w:rFonts w:ascii="Times New Roman" w:hAnsi="Times New Roman" w:cs="Times New Roman"/>
        </w:rPr>
        <w:t>14</w:t>
      </w:r>
      <w:proofErr w:type="gramStart"/>
      <w:r w:rsidRPr="00AF3475">
        <w:rPr>
          <w:rFonts w:ascii="Times New Roman" w:hAnsi="Times New Roman" w:cs="Times New Roman"/>
        </w:rPr>
        <w:t xml:space="preserve">. </w:t>
      </w:r>
      <w:r w:rsidRPr="00AF3475">
        <w:rPr>
          <w:rFonts w:ascii="Times New Roman" w:hAnsi="Times New Roman" w:cs="Times New Roman"/>
        </w:rPr>
        <w:tab/>
        <w:t>DeRubeis</w:t>
      </w:r>
      <w:proofErr w:type="gramEnd"/>
      <w:r w:rsidRPr="00AF3475">
        <w:rPr>
          <w:rFonts w:ascii="Times New Roman" w:hAnsi="Times New Roman" w:cs="Times New Roman"/>
        </w:rPr>
        <w:t xml:space="preserve"> RJ. The history, </w:t>
      </w:r>
      <w:proofErr w:type="gramStart"/>
      <w:r w:rsidRPr="00AF3475">
        <w:rPr>
          <w:rFonts w:ascii="Times New Roman" w:hAnsi="Times New Roman" w:cs="Times New Roman"/>
        </w:rPr>
        <w:t>current status</w:t>
      </w:r>
      <w:proofErr w:type="gramEnd"/>
      <w:r w:rsidRPr="00AF3475">
        <w:rPr>
          <w:rFonts w:ascii="Times New Roman" w:hAnsi="Times New Roman" w:cs="Times New Roman"/>
        </w:rPr>
        <w:t xml:space="preserve">, and possible future of precision mental health. </w:t>
      </w:r>
      <w:proofErr w:type="spellStart"/>
      <w:r w:rsidRPr="00AF3475">
        <w:rPr>
          <w:rFonts w:ascii="Times New Roman" w:hAnsi="Times New Roman" w:cs="Times New Roman"/>
        </w:rPr>
        <w:t>Behaviour</w:t>
      </w:r>
      <w:proofErr w:type="spellEnd"/>
      <w:r w:rsidRPr="00AF3475">
        <w:rPr>
          <w:rFonts w:ascii="Times New Roman" w:hAnsi="Times New Roman" w:cs="Times New Roman"/>
        </w:rPr>
        <w:t xml:space="preserve"> Research and Therapy. 2019;123: 103506. doi:</w:t>
      </w:r>
      <w:hyperlink r:id="rId23">
        <w:r w:rsidRPr="00AF3475">
          <w:rPr>
            <w:rStyle w:val="Hyperlink"/>
            <w:rFonts w:ascii="Times New Roman" w:hAnsi="Times New Roman" w:cs="Times New Roman"/>
          </w:rPr>
          <w:t>10.1016/j.brat.2019.103506</w:t>
        </w:r>
      </w:hyperlink>
    </w:p>
    <w:p w14:paraId="76904167" w14:textId="77777777" w:rsidR="00AF3475" w:rsidRPr="00AF3475" w:rsidRDefault="00AF3475" w:rsidP="00AF3475">
      <w:pPr>
        <w:pStyle w:val="Bibliography"/>
        <w:rPr>
          <w:rFonts w:ascii="Times New Roman" w:hAnsi="Times New Roman" w:cs="Times New Roman"/>
        </w:rPr>
      </w:pPr>
      <w:bookmarkStart w:id="75" w:name="X79dffb24bc183d6bf6fe142dbf048fe8e5a5dd0"/>
      <w:bookmarkEnd w:id="74"/>
      <w:r w:rsidRPr="00AF3475">
        <w:rPr>
          <w:rFonts w:ascii="Times New Roman" w:hAnsi="Times New Roman" w:cs="Times New Roman"/>
        </w:rPr>
        <w:t>15</w:t>
      </w:r>
      <w:proofErr w:type="gramStart"/>
      <w:r w:rsidRPr="00AF3475">
        <w:rPr>
          <w:rFonts w:ascii="Times New Roman" w:hAnsi="Times New Roman" w:cs="Times New Roman"/>
        </w:rPr>
        <w:t xml:space="preserve">. </w:t>
      </w:r>
      <w:r w:rsidRPr="00AF3475">
        <w:rPr>
          <w:rFonts w:ascii="Times New Roman" w:hAnsi="Times New Roman" w:cs="Times New Roman"/>
        </w:rPr>
        <w:tab/>
        <w:t>Kranzler</w:t>
      </w:r>
      <w:proofErr w:type="gramEnd"/>
      <w:r w:rsidRPr="00AF3475">
        <w:rPr>
          <w:rFonts w:ascii="Times New Roman" w:hAnsi="Times New Roman" w:cs="Times New Roman"/>
        </w:rPr>
        <w:t xml:space="preserve"> HR, McKay JR. Personalized Treatment of Alcohol Dependence. Current Psychiatry Reports. 2012;14: 486–493. doi:</w:t>
      </w:r>
      <w:hyperlink r:id="rId24">
        <w:r w:rsidRPr="00AF3475">
          <w:rPr>
            <w:rStyle w:val="Hyperlink"/>
            <w:rFonts w:ascii="Times New Roman" w:hAnsi="Times New Roman" w:cs="Times New Roman"/>
          </w:rPr>
          <w:t>10.1007/s11920-012-0296-5</w:t>
        </w:r>
      </w:hyperlink>
    </w:p>
    <w:p w14:paraId="172A0A73" w14:textId="77777777" w:rsidR="00AF3475" w:rsidRPr="00AF3475" w:rsidRDefault="00AF3475" w:rsidP="00AF3475">
      <w:pPr>
        <w:pStyle w:val="Bibliography"/>
        <w:rPr>
          <w:rFonts w:ascii="Times New Roman" w:hAnsi="Times New Roman" w:cs="Times New Roman"/>
        </w:rPr>
      </w:pPr>
      <w:bookmarkStart w:id="76" w:name="ref-mohrPersonalSensingUnderstanding2017"/>
      <w:bookmarkEnd w:id="75"/>
      <w:r w:rsidRPr="00AF3475">
        <w:rPr>
          <w:rFonts w:ascii="Times New Roman" w:hAnsi="Times New Roman" w:cs="Times New Roman"/>
        </w:rPr>
        <w:t>16</w:t>
      </w:r>
      <w:proofErr w:type="gramStart"/>
      <w:r w:rsidRPr="00AF3475">
        <w:rPr>
          <w:rFonts w:ascii="Times New Roman" w:hAnsi="Times New Roman" w:cs="Times New Roman"/>
        </w:rPr>
        <w:t xml:space="preserve">. </w:t>
      </w:r>
      <w:r w:rsidRPr="00AF3475">
        <w:rPr>
          <w:rFonts w:ascii="Times New Roman" w:hAnsi="Times New Roman" w:cs="Times New Roman"/>
        </w:rPr>
        <w:tab/>
        <w:t>Mohr</w:t>
      </w:r>
      <w:proofErr w:type="gramEnd"/>
      <w:r w:rsidRPr="00AF3475">
        <w:rPr>
          <w:rFonts w:ascii="Times New Roman" w:hAnsi="Times New Roman" w:cs="Times New Roman"/>
        </w:rPr>
        <w:t xml:space="preserve"> DC, Zhang M, Schueller SM. Personal Sensing: Understanding Mental Health Using Ubiquitous Sensors and Machine Learning. Annual Review of Clinical Psychology. 2017;13: 23–47. doi:</w:t>
      </w:r>
      <w:hyperlink r:id="rId25">
        <w:r w:rsidRPr="00AF3475">
          <w:rPr>
            <w:rStyle w:val="Hyperlink"/>
            <w:rFonts w:ascii="Times New Roman" w:hAnsi="Times New Roman" w:cs="Times New Roman"/>
          </w:rPr>
          <w:t>10.1146/annurev-clinpsy-032816-044949</w:t>
        </w:r>
      </w:hyperlink>
    </w:p>
    <w:p w14:paraId="42DFA556" w14:textId="77777777" w:rsidR="00AF3475" w:rsidRPr="00AF3475" w:rsidRDefault="00AF3475" w:rsidP="00AF3475">
      <w:pPr>
        <w:pStyle w:val="Bibliography"/>
        <w:rPr>
          <w:rFonts w:ascii="Times New Roman" w:hAnsi="Times New Roman" w:cs="Times New Roman"/>
        </w:rPr>
      </w:pPr>
      <w:bookmarkStart w:id="77" w:name="X76c131a5b0a374a6ad1e33cf8e2c0563392269f"/>
      <w:bookmarkEnd w:id="76"/>
      <w:r w:rsidRPr="00AF3475">
        <w:rPr>
          <w:rFonts w:ascii="Times New Roman" w:hAnsi="Times New Roman" w:cs="Times New Roman"/>
        </w:rPr>
        <w:t>17</w:t>
      </w:r>
      <w:proofErr w:type="gramStart"/>
      <w:r w:rsidRPr="00AF3475">
        <w:rPr>
          <w:rFonts w:ascii="Times New Roman" w:hAnsi="Times New Roman" w:cs="Times New Roman"/>
        </w:rPr>
        <w:t xml:space="preserve">. </w:t>
      </w:r>
      <w:r w:rsidRPr="00AF3475">
        <w:rPr>
          <w:rFonts w:ascii="Times New Roman" w:hAnsi="Times New Roman" w:cs="Times New Roman"/>
        </w:rPr>
        <w:tab/>
        <w:t>Hastie</w:t>
      </w:r>
      <w:proofErr w:type="gramEnd"/>
      <w:r w:rsidRPr="00AF3475">
        <w:rPr>
          <w:rFonts w:ascii="Times New Roman" w:hAnsi="Times New Roman" w:cs="Times New Roman"/>
        </w:rPr>
        <w:t xml:space="preserve"> T, </w:t>
      </w:r>
      <w:proofErr w:type="spellStart"/>
      <w:r w:rsidRPr="00AF3475">
        <w:rPr>
          <w:rFonts w:ascii="Times New Roman" w:hAnsi="Times New Roman" w:cs="Times New Roman"/>
        </w:rPr>
        <w:t>Tibshirani</w:t>
      </w:r>
      <w:proofErr w:type="spellEnd"/>
      <w:r w:rsidRPr="00AF3475">
        <w:rPr>
          <w:rFonts w:ascii="Times New Roman" w:hAnsi="Times New Roman" w:cs="Times New Roman"/>
        </w:rPr>
        <w:t xml:space="preserve"> R, Friedman JH. The elements of statistical learning: Data mining, inference, and prediction. 2nd ed. New York, NY: Springer; 2009. </w:t>
      </w:r>
    </w:p>
    <w:p w14:paraId="18D699A1" w14:textId="77777777" w:rsidR="00AF3475" w:rsidRPr="00AF3475" w:rsidRDefault="00AF3475" w:rsidP="00AF3475">
      <w:pPr>
        <w:pStyle w:val="Bibliography"/>
        <w:rPr>
          <w:rFonts w:ascii="Times New Roman" w:hAnsi="Times New Roman" w:cs="Times New Roman"/>
        </w:rPr>
      </w:pPr>
      <w:bookmarkStart w:id="78" w:name="X6c5adf42984d4dcd96717e3e06f47f768bdce11"/>
      <w:bookmarkEnd w:id="77"/>
      <w:r w:rsidRPr="00AF3475">
        <w:rPr>
          <w:rFonts w:ascii="Times New Roman" w:hAnsi="Times New Roman" w:cs="Times New Roman"/>
        </w:rPr>
        <w:t xml:space="preserve">18. </w:t>
      </w:r>
      <w:r w:rsidRPr="00AF3475">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7BD0709A" w14:textId="77777777" w:rsidR="00AF3475" w:rsidRPr="00AF3475" w:rsidRDefault="00AF3475" w:rsidP="00AF3475">
      <w:pPr>
        <w:pStyle w:val="Bibliography"/>
        <w:rPr>
          <w:rFonts w:ascii="Times New Roman" w:hAnsi="Times New Roman" w:cs="Times New Roman"/>
        </w:rPr>
      </w:pPr>
      <w:bookmarkStart w:id="79" w:name="Xb35ee182d565575e339a0170868456c1684f821"/>
      <w:bookmarkEnd w:id="78"/>
      <w:r w:rsidRPr="00AF3475">
        <w:rPr>
          <w:rFonts w:ascii="Times New Roman" w:hAnsi="Times New Roman" w:cs="Times New Roman"/>
        </w:rPr>
        <w:t>19</w:t>
      </w:r>
      <w:proofErr w:type="gramStart"/>
      <w:r w:rsidRPr="00AF3475">
        <w:rPr>
          <w:rFonts w:ascii="Times New Roman" w:hAnsi="Times New Roman" w:cs="Times New Roman"/>
        </w:rPr>
        <w:t xml:space="preserve">. </w:t>
      </w:r>
      <w:r w:rsidRPr="00AF3475">
        <w:rPr>
          <w:rFonts w:ascii="Times New Roman" w:hAnsi="Times New Roman" w:cs="Times New Roman"/>
        </w:rPr>
        <w:tab/>
        <w:t>Wyant</w:t>
      </w:r>
      <w:proofErr w:type="gramEnd"/>
      <w:r w:rsidRPr="00AF3475">
        <w:rPr>
          <w:rFonts w:ascii="Times New Roman" w:hAnsi="Times New Roman" w:cs="Times New Roman"/>
        </w:rPr>
        <w:t xml:space="preserve"> K, Moshontz H, Ward SB, Fronk GE, Curtin JJ. Acceptability of Personal Sensing Among People </w:t>
      </w:r>
      <w:proofErr w:type="gramStart"/>
      <w:r w:rsidRPr="00AF3475">
        <w:rPr>
          <w:rFonts w:ascii="Times New Roman" w:hAnsi="Times New Roman" w:cs="Times New Roman"/>
        </w:rPr>
        <w:t>With</w:t>
      </w:r>
      <w:proofErr w:type="gramEnd"/>
      <w:r w:rsidRPr="00AF3475">
        <w:rPr>
          <w:rFonts w:ascii="Times New Roman" w:hAnsi="Times New Roman" w:cs="Times New Roman"/>
        </w:rPr>
        <w:t xml:space="preserve"> Alcohol Use Disorder: Observational Study. JMIR mHealth and </w:t>
      </w:r>
      <w:proofErr w:type="spellStart"/>
      <w:r w:rsidRPr="00AF3475">
        <w:rPr>
          <w:rFonts w:ascii="Times New Roman" w:hAnsi="Times New Roman" w:cs="Times New Roman"/>
        </w:rPr>
        <w:t>uHealth</w:t>
      </w:r>
      <w:proofErr w:type="spellEnd"/>
      <w:r w:rsidRPr="00AF3475">
        <w:rPr>
          <w:rFonts w:ascii="Times New Roman" w:hAnsi="Times New Roman" w:cs="Times New Roman"/>
        </w:rPr>
        <w:t>. 2023;11: e41833. doi:</w:t>
      </w:r>
      <w:hyperlink r:id="rId26">
        <w:r w:rsidRPr="00AF3475">
          <w:rPr>
            <w:rStyle w:val="Hyperlink"/>
            <w:rFonts w:ascii="Times New Roman" w:hAnsi="Times New Roman" w:cs="Times New Roman"/>
          </w:rPr>
          <w:t>10.2196/41833</w:t>
        </w:r>
      </w:hyperlink>
    </w:p>
    <w:p w14:paraId="067CD037" w14:textId="77777777" w:rsidR="00AF3475" w:rsidRPr="00AF3475" w:rsidRDefault="00AF3475" w:rsidP="00AF3475">
      <w:pPr>
        <w:pStyle w:val="Bibliography"/>
        <w:rPr>
          <w:rFonts w:ascii="Times New Roman" w:hAnsi="Times New Roman" w:cs="Times New Roman"/>
        </w:rPr>
      </w:pPr>
      <w:bookmarkStart w:id="80" w:name="X1f44e09282148d362bdacfce67d6a56b1cf06db"/>
      <w:bookmarkEnd w:id="79"/>
      <w:r w:rsidRPr="00AF3475">
        <w:rPr>
          <w:rFonts w:ascii="Times New Roman" w:hAnsi="Times New Roman" w:cs="Times New Roman"/>
        </w:rPr>
        <w:t>20</w:t>
      </w:r>
      <w:proofErr w:type="gramStart"/>
      <w:r w:rsidRPr="00AF3475">
        <w:rPr>
          <w:rFonts w:ascii="Times New Roman" w:hAnsi="Times New Roman" w:cs="Times New Roman"/>
        </w:rPr>
        <w:t xml:space="preserve">. </w:t>
      </w:r>
      <w:r w:rsidRPr="00AF3475">
        <w:rPr>
          <w:rFonts w:ascii="Times New Roman" w:hAnsi="Times New Roman" w:cs="Times New Roman"/>
        </w:rPr>
        <w:tab/>
        <w:t>Moshontz</w:t>
      </w:r>
      <w:proofErr w:type="gramEnd"/>
      <w:r w:rsidRPr="00AF3475">
        <w:rPr>
          <w:rFonts w:ascii="Times New Roman" w:hAnsi="Times New Roman" w:cs="Times New Roman"/>
        </w:rPr>
        <w:t xml:space="preserve"> H, Colmenares AJ, Fronk GE, Sant’Ana SJ, Wyant K, Wanta SE, et al. Prospective Prediction of Lapses in Opioid Use Disorder: Protocol for a Personal Sensing Study. JMIR Research Protocols. 2021;10: e29563. doi:</w:t>
      </w:r>
      <w:hyperlink r:id="rId27">
        <w:r w:rsidRPr="00AF3475">
          <w:rPr>
            <w:rStyle w:val="Hyperlink"/>
            <w:rFonts w:ascii="Times New Roman" w:hAnsi="Times New Roman" w:cs="Times New Roman"/>
          </w:rPr>
          <w:t>10.2196/29563</w:t>
        </w:r>
      </w:hyperlink>
    </w:p>
    <w:p w14:paraId="7D4C82A7" w14:textId="77777777" w:rsidR="00AF3475" w:rsidRPr="00AF3475" w:rsidRDefault="00AF3475" w:rsidP="00AF3475">
      <w:pPr>
        <w:pStyle w:val="Bibliography"/>
        <w:rPr>
          <w:rFonts w:ascii="Times New Roman" w:hAnsi="Times New Roman" w:cs="Times New Roman"/>
        </w:rPr>
      </w:pPr>
      <w:bookmarkStart w:id="81" w:name="ref-wyantMachineLearningModels2024"/>
      <w:bookmarkEnd w:id="80"/>
      <w:r w:rsidRPr="00AF3475">
        <w:rPr>
          <w:rFonts w:ascii="Times New Roman" w:hAnsi="Times New Roman" w:cs="Times New Roman"/>
        </w:rPr>
        <w:t>21</w:t>
      </w:r>
      <w:proofErr w:type="gramStart"/>
      <w:r w:rsidRPr="00AF3475">
        <w:rPr>
          <w:rFonts w:ascii="Times New Roman" w:hAnsi="Times New Roman" w:cs="Times New Roman"/>
        </w:rPr>
        <w:t xml:space="preserve">. </w:t>
      </w:r>
      <w:r w:rsidRPr="00AF3475">
        <w:rPr>
          <w:rFonts w:ascii="Times New Roman" w:hAnsi="Times New Roman" w:cs="Times New Roman"/>
        </w:rPr>
        <w:tab/>
        <w:t>Wyant</w:t>
      </w:r>
      <w:proofErr w:type="gramEnd"/>
      <w:r w:rsidRPr="00AF3475">
        <w:rPr>
          <w:rFonts w:ascii="Times New Roman" w:hAnsi="Times New Roman" w:cs="Times New Roman"/>
        </w:rPr>
        <w:t xml:space="preserve"> K, Sant’Ana SJK, Fronk G, Curtin JJ. Machine learning models for temporally precise lapse prediction in alcohol use disorder. Psychopathology and Clinical Science. 2024. doi:</w:t>
      </w:r>
      <w:hyperlink r:id="rId28">
        <w:r w:rsidRPr="00AF3475">
          <w:rPr>
            <w:rStyle w:val="Hyperlink"/>
            <w:rFonts w:ascii="Times New Roman" w:hAnsi="Times New Roman" w:cs="Times New Roman"/>
          </w:rPr>
          <w:t>10.31234/osf.io/cgsf7</w:t>
        </w:r>
      </w:hyperlink>
    </w:p>
    <w:p w14:paraId="7B3D351A" w14:textId="77777777" w:rsidR="00AF3475" w:rsidRPr="00AF3475" w:rsidRDefault="00AF3475" w:rsidP="00AF3475">
      <w:pPr>
        <w:pStyle w:val="Bibliography"/>
        <w:rPr>
          <w:rFonts w:ascii="Times New Roman" w:hAnsi="Times New Roman" w:cs="Times New Roman"/>
        </w:rPr>
      </w:pPr>
      <w:bookmarkStart w:id="82" w:name="X34be55f2a2ff67a14e7206627bb93b426490c87"/>
      <w:bookmarkEnd w:id="81"/>
      <w:r w:rsidRPr="00AF3475">
        <w:rPr>
          <w:rFonts w:ascii="Times New Roman" w:hAnsi="Times New Roman" w:cs="Times New Roman"/>
        </w:rPr>
        <w:t>22</w:t>
      </w:r>
      <w:proofErr w:type="gramStart"/>
      <w:r w:rsidRPr="00AF3475">
        <w:rPr>
          <w:rFonts w:ascii="Times New Roman" w:hAnsi="Times New Roman" w:cs="Times New Roman"/>
        </w:rPr>
        <w:t xml:space="preserve">. </w:t>
      </w:r>
      <w:r w:rsidRPr="00AF3475">
        <w:rPr>
          <w:rFonts w:ascii="Times New Roman" w:hAnsi="Times New Roman" w:cs="Times New Roman"/>
        </w:rPr>
        <w:tab/>
        <w:t>Lundberg</w:t>
      </w:r>
      <w:proofErr w:type="gramEnd"/>
      <w:r w:rsidRPr="00AF3475">
        <w:rPr>
          <w:rFonts w:ascii="Times New Roman" w:hAnsi="Times New Roman" w:cs="Times New Roman"/>
        </w:rPr>
        <w:t xml:space="preserve"> SM, Lee S-I. A unified approach to interpreting model predictions. Proceedings of the 31st International Conference on Neural Information Processing Systems. Red Hook, NY, USA: Curran Associates Inc.; 2017. pp. 4768–4777. </w:t>
      </w:r>
    </w:p>
    <w:p w14:paraId="762B3122" w14:textId="77777777" w:rsidR="00AF3475" w:rsidRPr="00AF3475" w:rsidRDefault="00AF3475" w:rsidP="00AF3475">
      <w:pPr>
        <w:pStyle w:val="Bibliography"/>
        <w:rPr>
          <w:rFonts w:ascii="Times New Roman" w:hAnsi="Times New Roman" w:cs="Times New Roman"/>
        </w:rPr>
      </w:pPr>
      <w:bookmarkStart w:id="83" w:name="Xd4c1d027f60920f356af6131267e679804e946e"/>
      <w:bookmarkEnd w:id="82"/>
      <w:r w:rsidRPr="00AF3475">
        <w:rPr>
          <w:rFonts w:ascii="Times New Roman" w:hAnsi="Times New Roman" w:cs="Times New Roman"/>
        </w:rPr>
        <w:t>23</w:t>
      </w:r>
      <w:proofErr w:type="gramStart"/>
      <w:r w:rsidRPr="00AF3475">
        <w:rPr>
          <w:rFonts w:ascii="Times New Roman" w:hAnsi="Times New Roman" w:cs="Times New Roman"/>
        </w:rPr>
        <w:t xml:space="preserve">. </w:t>
      </w:r>
      <w:r w:rsidRPr="00AF3475">
        <w:rPr>
          <w:rFonts w:ascii="Times New Roman" w:hAnsi="Times New Roman" w:cs="Times New Roman"/>
        </w:rPr>
        <w:tab/>
        <w:t>Soyster</w:t>
      </w:r>
      <w:proofErr w:type="gramEnd"/>
      <w:r w:rsidRPr="00AF3475">
        <w:rPr>
          <w:rFonts w:ascii="Times New Roman" w:hAnsi="Times New Roman" w:cs="Times New Roman"/>
        </w:rPr>
        <w:t xml:space="preserve">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9">
        <w:r w:rsidRPr="00AF3475">
          <w:rPr>
            <w:rStyle w:val="Hyperlink"/>
            <w:rFonts w:ascii="Times New Roman" w:hAnsi="Times New Roman" w:cs="Times New Roman"/>
          </w:rPr>
          <w:t>10.1037/adb0000666</w:t>
        </w:r>
      </w:hyperlink>
    </w:p>
    <w:p w14:paraId="7208EDF1" w14:textId="77777777" w:rsidR="00AF3475" w:rsidRPr="00AF3475" w:rsidRDefault="00AF3475" w:rsidP="00AF3475">
      <w:pPr>
        <w:pStyle w:val="Bibliography"/>
        <w:rPr>
          <w:rFonts w:ascii="Times New Roman" w:hAnsi="Times New Roman" w:cs="Times New Roman"/>
        </w:rPr>
      </w:pPr>
      <w:bookmarkStart w:id="84" w:name="ref-waltersUsingMachineLearning2021"/>
      <w:bookmarkEnd w:id="83"/>
      <w:r w:rsidRPr="00AF3475">
        <w:rPr>
          <w:rFonts w:ascii="Times New Roman" w:hAnsi="Times New Roman" w:cs="Times New Roman"/>
        </w:rPr>
        <w:t xml:space="preserve">24. </w:t>
      </w:r>
      <w:r w:rsidRPr="00AF3475">
        <w:rPr>
          <w:rFonts w:ascii="Times New Roman" w:hAnsi="Times New Roman" w:cs="Times New Roman"/>
        </w:rPr>
        <w:tab/>
        <w:t xml:space="preserve">Walters ST, Businelle MS, </w:t>
      </w:r>
      <w:proofErr w:type="spellStart"/>
      <w:r w:rsidRPr="00AF3475">
        <w:rPr>
          <w:rFonts w:ascii="Times New Roman" w:hAnsi="Times New Roman" w:cs="Times New Roman"/>
        </w:rPr>
        <w:t>Suchting</w:t>
      </w:r>
      <w:proofErr w:type="spellEnd"/>
      <w:r w:rsidRPr="00AF3475">
        <w:rPr>
          <w:rFonts w:ascii="Times New Roman" w:hAnsi="Times New Roman" w:cs="Times New Roman"/>
        </w:rPr>
        <w:t xml:space="preserve"> R, Li X, Hébert ET, Mun E-Y. Using machine learning to identify predictors of imminent drinking and create tailored messages for at-risk drinkers experiencing </w:t>
      </w:r>
      <w:r w:rsidRPr="00AF3475">
        <w:rPr>
          <w:rFonts w:ascii="Times New Roman" w:hAnsi="Times New Roman" w:cs="Times New Roman"/>
        </w:rPr>
        <w:lastRenderedPageBreak/>
        <w:t>homelessness. Journal of Substance Abuse Treatment. 2021;127: 108417. doi:</w:t>
      </w:r>
      <w:hyperlink r:id="rId30">
        <w:r w:rsidRPr="00AF3475">
          <w:rPr>
            <w:rStyle w:val="Hyperlink"/>
            <w:rFonts w:ascii="Times New Roman" w:hAnsi="Times New Roman" w:cs="Times New Roman"/>
          </w:rPr>
          <w:t>10.1016/j.jsat.2021.108417</w:t>
        </w:r>
      </w:hyperlink>
    </w:p>
    <w:p w14:paraId="5B9D3BD9" w14:textId="77777777" w:rsidR="00AF3475" w:rsidRPr="00AF3475" w:rsidRDefault="00AF3475" w:rsidP="00AF3475">
      <w:pPr>
        <w:pStyle w:val="Bibliography"/>
        <w:rPr>
          <w:rFonts w:ascii="Times New Roman" w:hAnsi="Times New Roman" w:cs="Times New Roman"/>
        </w:rPr>
      </w:pPr>
      <w:bookmarkStart w:id="85" w:name="X0f0fab553d46f8852e582400eb2e6c745146f48"/>
      <w:bookmarkEnd w:id="84"/>
      <w:r w:rsidRPr="00AF3475">
        <w:rPr>
          <w:rFonts w:ascii="Times New Roman" w:hAnsi="Times New Roman" w:cs="Times New Roman"/>
        </w:rPr>
        <w:t>25</w:t>
      </w:r>
      <w:proofErr w:type="gramStart"/>
      <w:r w:rsidRPr="00AF3475">
        <w:rPr>
          <w:rFonts w:ascii="Times New Roman" w:hAnsi="Times New Roman" w:cs="Times New Roman"/>
        </w:rPr>
        <w:t xml:space="preserve">. </w:t>
      </w:r>
      <w:r w:rsidRPr="00AF3475">
        <w:rPr>
          <w:rFonts w:ascii="Times New Roman" w:hAnsi="Times New Roman" w:cs="Times New Roman"/>
        </w:rPr>
        <w:tab/>
        <w:t>Wyant</w:t>
      </w:r>
      <w:proofErr w:type="gramEnd"/>
      <w:r w:rsidRPr="00AF3475">
        <w:rPr>
          <w:rFonts w:ascii="Times New Roman" w:hAnsi="Times New Roman" w:cs="Times New Roman"/>
        </w:rPr>
        <w:t xml:space="preserve"> K, Sant’Ana SJ, Punturieri CE, Yu J, Fronk GE, Maggard CM, et al. Maximizing engagement, trust, and clinical benefit of AI-generated recovery monitoring and support messages for alcohol use disorder: Protocol for an optimization study. under review. </w:t>
      </w:r>
    </w:p>
    <w:p w14:paraId="3A0DD311" w14:textId="77777777" w:rsidR="00AF3475" w:rsidRPr="00AF3475" w:rsidRDefault="00AF3475" w:rsidP="00AF3475">
      <w:pPr>
        <w:pStyle w:val="Bibliography"/>
        <w:rPr>
          <w:rFonts w:ascii="Times New Roman" w:hAnsi="Times New Roman" w:cs="Times New Roman"/>
        </w:rPr>
      </w:pPr>
      <w:bookmarkStart w:id="86" w:name="ref-pinedoCurrentReexaminationRacial2019"/>
      <w:bookmarkEnd w:id="85"/>
      <w:r w:rsidRPr="00AF3475">
        <w:rPr>
          <w:rFonts w:ascii="Times New Roman" w:hAnsi="Times New Roman" w:cs="Times New Roman"/>
        </w:rPr>
        <w:t>26</w:t>
      </w:r>
      <w:proofErr w:type="gramStart"/>
      <w:r w:rsidRPr="00AF3475">
        <w:rPr>
          <w:rFonts w:ascii="Times New Roman" w:hAnsi="Times New Roman" w:cs="Times New Roman"/>
        </w:rPr>
        <w:t xml:space="preserve">. </w:t>
      </w:r>
      <w:r w:rsidRPr="00AF3475">
        <w:rPr>
          <w:rFonts w:ascii="Times New Roman" w:hAnsi="Times New Roman" w:cs="Times New Roman"/>
        </w:rPr>
        <w:tab/>
        <w:t>Pinedo</w:t>
      </w:r>
      <w:proofErr w:type="gramEnd"/>
      <w:r w:rsidRPr="00AF3475">
        <w:rPr>
          <w:rFonts w:ascii="Times New Roman" w:hAnsi="Times New Roman" w:cs="Times New Roman"/>
        </w:rPr>
        <w:t xml:space="preserve"> M. A current re-examination of racial/ethnic disparities in the use of substance abuse treatment: Do disparities persist? Drug and Alcohol Dependence. 2019;202: 162–167. doi:</w:t>
      </w:r>
      <w:hyperlink r:id="rId31">
        <w:r w:rsidRPr="00AF3475">
          <w:rPr>
            <w:rStyle w:val="Hyperlink"/>
            <w:rFonts w:ascii="Times New Roman" w:hAnsi="Times New Roman" w:cs="Times New Roman"/>
          </w:rPr>
          <w:t>10.1016/j.drugalcdep.2019.05.017</w:t>
        </w:r>
      </w:hyperlink>
    </w:p>
    <w:p w14:paraId="3F6707D8" w14:textId="77777777" w:rsidR="00AF3475" w:rsidRPr="00AF3475" w:rsidRDefault="00AF3475" w:rsidP="00AF3475">
      <w:pPr>
        <w:pStyle w:val="Bibliography"/>
        <w:rPr>
          <w:rFonts w:ascii="Times New Roman" w:hAnsi="Times New Roman" w:cs="Times New Roman"/>
        </w:rPr>
      </w:pPr>
      <w:bookmarkStart w:id="87" w:name="ref-kilaruIncidenceTreatmentOpioid2020"/>
      <w:bookmarkEnd w:id="86"/>
      <w:r w:rsidRPr="00AF3475">
        <w:rPr>
          <w:rFonts w:ascii="Times New Roman" w:hAnsi="Times New Roman" w:cs="Times New Roman"/>
        </w:rPr>
        <w:t xml:space="preserve">27. </w:t>
      </w:r>
      <w:r w:rsidRPr="00AF3475">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32">
        <w:r w:rsidRPr="00AF3475">
          <w:rPr>
            <w:rStyle w:val="Hyperlink"/>
            <w:rFonts w:ascii="Times New Roman" w:hAnsi="Times New Roman" w:cs="Times New Roman"/>
          </w:rPr>
          <w:t>10.1001/jamanetworkopen.2020.5852</w:t>
        </w:r>
      </w:hyperlink>
    </w:p>
    <w:p w14:paraId="6EA4CD0C" w14:textId="77777777" w:rsidR="00AF3475" w:rsidRPr="00AF3475" w:rsidRDefault="00AF3475" w:rsidP="00AF3475">
      <w:pPr>
        <w:pStyle w:val="Bibliography"/>
        <w:rPr>
          <w:rFonts w:ascii="Times New Roman" w:hAnsi="Times New Roman" w:cs="Times New Roman"/>
        </w:rPr>
      </w:pPr>
      <w:bookmarkStart w:id="88" w:name="ref-olfsonHealthcareCoverageService2022"/>
      <w:bookmarkEnd w:id="87"/>
      <w:r w:rsidRPr="00AF3475">
        <w:rPr>
          <w:rFonts w:ascii="Times New Roman" w:hAnsi="Times New Roman" w:cs="Times New Roman"/>
        </w:rPr>
        <w:t>28</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Olfson</w:t>
      </w:r>
      <w:proofErr w:type="spellEnd"/>
      <w:proofErr w:type="gramEnd"/>
      <w:r w:rsidRPr="00AF3475">
        <w:rPr>
          <w:rFonts w:ascii="Times New Roman" w:hAnsi="Times New Roman" w:cs="Times New Roman"/>
        </w:rPr>
        <w:t xml:space="preserve"> M, Mauro C, Wall MM, Choi CJ, Barry CL, </w:t>
      </w:r>
      <w:proofErr w:type="spellStart"/>
      <w:r w:rsidRPr="00AF3475">
        <w:rPr>
          <w:rFonts w:ascii="Times New Roman" w:hAnsi="Times New Roman" w:cs="Times New Roman"/>
        </w:rPr>
        <w:t>Mojtabai</w:t>
      </w:r>
      <w:proofErr w:type="spellEnd"/>
      <w:r w:rsidRPr="00AF3475">
        <w:rPr>
          <w:rFonts w:ascii="Times New Roman" w:hAnsi="Times New Roman" w:cs="Times New Roman"/>
        </w:rPr>
        <w:t xml:space="preserve"> R. Healthcare coverage and service access for low-income adults with substance use disorders. Journal of Substance Abuse Treatment. 2022;137: 108710. doi:</w:t>
      </w:r>
      <w:hyperlink r:id="rId33">
        <w:r w:rsidRPr="00AF3475">
          <w:rPr>
            <w:rStyle w:val="Hyperlink"/>
            <w:rFonts w:ascii="Times New Roman" w:hAnsi="Times New Roman" w:cs="Times New Roman"/>
          </w:rPr>
          <w:t>10.1016/j.jsat.2021.108710</w:t>
        </w:r>
      </w:hyperlink>
    </w:p>
    <w:p w14:paraId="435B2E8F" w14:textId="77777777" w:rsidR="00AF3475" w:rsidRPr="00AF3475" w:rsidRDefault="00AF3475" w:rsidP="00AF3475">
      <w:pPr>
        <w:pStyle w:val="Bibliography"/>
        <w:rPr>
          <w:rFonts w:ascii="Times New Roman" w:hAnsi="Times New Roman" w:cs="Times New Roman"/>
        </w:rPr>
      </w:pPr>
      <w:bookmarkStart w:id="89" w:name="Xa203ab3abd150ead1a7854a9fa5726c8a273f52"/>
      <w:bookmarkEnd w:id="88"/>
      <w:r w:rsidRPr="00AF3475">
        <w:rPr>
          <w:rFonts w:ascii="Times New Roman" w:hAnsi="Times New Roman" w:cs="Times New Roman"/>
        </w:rPr>
        <w:t xml:space="preserve">29. </w:t>
      </w:r>
      <w:r w:rsidRPr="00AF3475">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4">
        <w:r w:rsidRPr="00AF3475">
          <w:rPr>
            <w:rStyle w:val="Hyperlink"/>
            <w:rFonts w:ascii="Times New Roman" w:hAnsi="Times New Roman" w:cs="Times New Roman"/>
          </w:rPr>
          <w:t>10.1016/j.drugalcdep.2006.05.012</w:t>
        </w:r>
      </w:hyperlink>
    </w:p>
    <w:p w14:paraId="1C15FEB1" w14:textId="77777777" w:rsidR="00AF3475" w:rsidRPr="00AF3475" w:rsidRDefault="00AF3475" w:rsidP="00AF3475">
      <w:pPr>
        <w:pStyle w:val="Bibliography"/>
        <w:rPr>
          <w:rFonts w:ascii="Times New Roman" w:hAnsi="Times New Roman" w:cs="Times New Roman"/>
        </w:rPr>
      </w:pPr>
      <w:bookmarkStart w:id="90" w:name="ref-hsiehSampleSizeTables1989"/>
      <w:bookmarkEnd w:id="89"/>
      <w:r w:rsidRPr="00AF3475">
        <w:rPr>
          <w:rFonts w:ascii="Times New Roman" w:hAnsi="Times New Roman" w:cs="Times New Roman"/>
        </w:rPr>
        <w:t>30</w:t>
      </w:r>
      <w:proofErr w:type="gramStart"/>
      <w:r w:rsidRPr="00AF3475">
        <w:rPr>
          <w:rFonts w:ascii="Times New Roman" w:hAnsi="Times New Roman" w:cs="Times New Roman"/>
        </w:rPr>
        <w:t xml:space="preserve">. </w:t>
      </w:r>
      <w:r w:rsidRPr="00AF3475">
        <w:rPr>
          <w:rFonts w:ascii="Times New Roman" w:hAnsi="Times New Roman" w:cs="Times New Roman"/>
        </w:rPr>
        <w:tab/>
        <w:t>Hsieh</w:t>
      </w:r>
      <w:proofErr w:type="gramEnd"/>
      <w:r w:rsidRPr="00AF3475">
        <w:rPr>
          <w:rFonts w:ascii="Times New Roman" w:hAnsi="Times New Roman" w:cs="Times New Roman"/>
        </w:rPr>
        <w:t xml:space="preserve"> F. Sample size tables for logistic regression. Statistics in Medicine. 1989;8: 795–802. </w:t>
      </w:r>
    </w:p>
    <w:p w14:paraId="12D87E81" w14:textId="77777777" w:rsidR="00AF3475" w:rsidRPr="00AF3475" w:rsidRDefault="00AF3475" w:rsidP="00AF3475">
      <w:pPr>
        <w:pStyle w:val="Bibliography"/>
        <w:rPr>
          <w:rFonts w:ascii="Times New Roman" w:hAnsi="Times New Roman" w:cs="Times New Roman"/>
        </w:rPr>
      </w:pPr>
      <w:bookmarkStart w:id="91" w:name="ref-derogatislBriefSymptomInventory"/>
      <w:bookmarkEnd w:id="90"/>
      <w:r w:rsidRPr="00AF3475">
        <w:rPr>
          <w:rFonts w:ascii="Times New Roman" w:hAnsi="Times New Roman" w:cs="Times New Roman"/>
        </w:rPr>
        <w:t>31</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Derogatis</w:t>
      </w:r>
      <w:proofErr w:type="spellEnd"/>
      <w:proofErr w:type="gramEnd"/>
      <w:r w:rsidRPr="00AF3475">
        <w:rPr>
          <w:rFonts w:ascii="Times New Roman" w:hAnsi="Times New Roman" w:cs="Times New Roman"/>
        </w:rPr>
        <w:t xml:space="preserve">, L.R. Brief Symptom Inventory 18 - Administration, scoring, and procedures manual. Minneapolis: NCS Pearson; 2000. </w:t>
      </w:r>
    </w:p>
    <w:p w14:paraId="1679E92B" w14:textId="77777777" w:rsidR="00AF3475" w:rsidRPr="00AF3475" w:rsidRDefault="00AF3475" w:rsidP="00AF3475">
      <w:pPr>
        <w:pStyle w:val="Bibliography"/>
        <w:rPr>
          <w:rFonts w:ascii="Times New Roman" w:hAnsi="Times New Roman" w:cs="Times New Roman"/>
        </w:rPr>
      </w:pPr>
      <w:bookmarkStart w:id="92" w:name="X2d30c84041d97351f676569bf3de3da0c8a9d6d"/>
      <w:bookmarkEnd w:id="91"/>
      <w:r w:rsidRPr="00AF3475">
        <w:rPr>
          <w:rFonts w:ascii="Times New Roman" w:hAnsi="Times New Roman" w:cs="Times New Roman"/>
        </w:rPr>
        <w:t>32</w:t>
      </w:r>
      <w:proofErr w:type="gramStart"/>
      <w:r w:rsidRPr="00AF3475">
        <w:rPr>
          <w:rFonts w:ascii="Times New Roman" w:hAnsi="Times New Roman" w:cs="Times New Roman"/>
        </w:rPr>
        <w:t xml:space="preserve">. </w:t>
      </w:r>
      <w:r w:rsidRPr="00AF3475">
        <w:rPr>
          <w:rFonts w:ascii="Times New Roman" w:hAnsi="Times New Roman" w:cs="Times New Roman"/>
        </w:rPr>
        <w:tab/>
        <w:t>WHO</w:t>
      </w:r>
      <w:proofErr w:type="gramEnd"/>
      <w:r w:rsidRPr="00AF3475">
        <w:rPr>
          <w:rFonts w:ascii="Times New Roman" w:hAnsi="Times New Roman" w:cs="Times New Roman"/>
        </w:rPr>
        <w:t xml:space="preserve"> ASSIST Working Group. </w:t>
      </w:r>
      <w:hyperlink r:id="rId35">
        <w:r w:rsidRPr="00AF3475">
          <w:rPr>
            <w:rStyle w:val="Hyperlink"/>
            <w:rFonts w:ascii="Times New Roman" w:hAnsi="Times New Roman" w:cs="Times New Roman"/>
          </w:rPr>
          <w:t>The Alcohol, Smoking and Substance Involvement Screening Test (ASSIST): Development, reliability and feasibility</w:t>
        </w:r>
      </w:hyperlink>
      <w:r w:rsidRPr="00AF3475">
        <w:rPr>
          <w:rFonts w:ascii="Times New Roman" w:hAnsi="Times New Roman" w:cs="Times New Roman"/>
        </w:rPr>
        <w:t xml:space="preserve">. Addiction (Abingdon, England). 2002;97: 1183–1194. </w:t>
      </w:r>
    </w:p>
    <w:p w14:paraId="5DF2C2FA" w14:textId="77777777" w:rsidR="00AF3475" w:rsidRPr="00AF3475" w:rsidRDefault="00AF3475" w:rsidP="00AF3475">
      <w:pPr>
        <w:pStyle w:val="Bibliography"/>
        <w:rPr>
          <w:rFonts w:ascii="Times New Roman" w:hAnsi="Times New Roman" w:cs="Times New Roman"/>
        </w:rPr>
      </w:pPr>
      <w:bookmarkStart w:id="93" w:name="ref-kuhnTidymodelsCollectionPackages2020"/>
      <w:bookmarkEnd w:id="92"/>
      <w:r w:rsidRPr="00AF3475">
        <w:rPr>
          <w:rFonts w:ascii="Times New Roman" w:hAnsi="Times New Roman" w:cs="Times New Roman"/>
        </w:rPr>
        <w:t>33</w:t>
      </w:r>
      <w:proofErr w:type="gramStart"/>
      <w:r w:rsidRPr="00AF3475">
        <w:rPr>
          <w:rFonts w:ascii="Times New Roman" w:hAnsi="Times New Roman" w:cs="Times New Roman"/>
        </w:rPr>
        <w:t xml:space="preserve">. </w:t>
      </w:r>
      <w:r w:rsidRPr="00AF3475">
        <w:rPr>
          <w:rFonts w:ascii="Times New Roman" w:hAnsi="Times New Roman" w:cs="Times New Roman"/>
        </w:rPr>
        <w:tab/>
        <w:t>Kuhn</w:t>
      </w:r>
      <w:proofErr w:type="gramEnd"/>
      <w:r w:rsidRPr="00AF3475">
        <w:rPr>
          <w:rFonts w:ascii="Times New Roman" w:hAnsi="Times New Roman" w:cs="Times New Roman"/>
        </w:rPr>
        <w:t xml:space="preserve"> M, Wickham H. </w:t>
      </w:r>
      <w:proofErr w:type="spellStart"/>
      <w:r w:rsidRPr="00AF3475">
        <w:rPr>
          <w:rFonts w:ascii="Times New Roman" w:hAnsi="Times New Roman" w:cs="Times New Roman"/>
        </w:rPr>
        <w:t>Tidymodels</w:t>
      </w:r>
      <w:proofErr w:type="spellEnd"/>
      <w:r w:rsidRPr="00AF3475">
        <w:rPr>
          <w:rFonts w:ascii="Times New Roman" w:hAnsi="Times New Roman" w:cs="Times New Roman"/>
        </w:rPr>
        <w:t xml:space="preserve">: A collection of packages for modeling and machine learning using </w:t>
      </w:r>
      <w:proofErr w:type="spellStart"/>
      <w:r w:rsidRPr="00AF3475">
        <w:rPr>
          <w:rFonts w:ascii="Times New Roman" w:hAnsi="Times New Roman" w:cs="Times New Roman"/>
        </w:rPr>
        <w:t>tidyverse</w:t>
      </w:r>
      <w:proofErr w:type="spellEnd"/>
      <w:r w:rsidRPr="00AF3475">
        <w:rPr>
          <w:rFonts w:ascii="Times New Roman" w:hAnsi="Times New Roman" w:cs="Times New Roman"/>
        </w:rPr>
        <w:t xml:space="preserve"> principles. 2020. </w:t>
      </w:r>
    </w:p>
    <w:p w14:paraId="452EDF0A" w14:textId="77777777" w:rsidR="00AF3475" w:rsidRPr="00AF3475" w:rsidRDefault="00AF3475" w:rsidP="00AF3475">
      <w:pPr>
        <w:pStyle w:val="Bibliography"/>
        <w:rPr>
          <w:rFonts w:ascii="Times New Roman" w:hAnsi="Times New Roman" w:cs="Times New Roman"/>
        </w:rPr>
      </w:pPr>
      <w:bookmarkStart w:id="94" w:name="Xa93a98d1ce255982a5ea923c39451c32053b2a2"/>
      <w:bookmarkEnd w:id="93"/>
      <w:r w:rsidRPr="00AF3475">
        <w:rPr>
          <w:rFonts w:ascii="Times New Roman" w:hAnsi="Times New Roman" w:cs="Times New Roman"/>
        </w:rPr>
        <w:t>34</w:t>
      </w:r>
      <w:proofErr w:type="gramStart"/>
      <w:r w:rsidRPr="00AF3475">
        <w:rPr>
          <w:rFonts w:ascii="Times New Roman" w:hAnsi="Times New Roman" w:cs="Times New Roman"/>
        </w:rPr>
        <w:t xml:space="preserve">. </w:t>
      </w:r>
      <w:r w:rsidRPr="00AF3475">
        <w:rPr>
          <w:rFonts w:ascii="Times New Roman" w:hAnsi="Times New Roman" w:cs="Times New Roman"/>
        </w:rPr>
        <w:tab/>
        <w:t>Kuhn</w:t>
      </w:r>
      <w:proofErr w:type="gramEnd"/>
      <w:r w:rsidRPr="00AF3475">
        <w:rPr>
          <w:rFonts w:ascii="Times New Roman" w:hAnsi="Times New Roman" w:cs="Times New Roman"/>
        </w:rPr>
        <w:t xml:space="preserve"> M. </w:t>
      </w:r>
      <w:proofErr w:type="spellStart"/>
      <w:r w:rsidRPr="00AF3475">
        <w:rPr>
          <w:rFonts w:ascii="Times New Roman" w:hAnsi="Times New Roman" w:cs="Times New Roman"/>
        </w:rPr>
        <w:t>Tidyposterior</w:t>
      </w:r>
      <w:proofErr w:type="spellEnd"/>
      <w:r w:rsidRPr="00AF3475">
        <w:rPr>
          <w:rFonts w:ascii="Times New Roman" w:hAnsi="Times New Roman" w:cs="Times New Roman"/>
        </w:rPr>
        <w:t xml:space="preserve">: Bayesian Analysis to Compare Models using Resampling Statistics. 2022. </w:t>
      </w:r>
    </w:p>
    <w:p w14:paraId="322F63E4" w14:textId="77777777" w:rsidR="00AF3475" w:rsidRPr="00AF3475" w:rsidRDefault="00AF3475" w:rsidP="00AF3475">
      <w:pPr>
        <w:pStyle w:val="Bibliography"/>
        <w:rPr>
          <w:rFonts w:ascii="Times New Roman" w:hAnsi="Times New Roman" w:cs="Times New Roman"/>
        </w:rPr>
      </w:pPr>
      <w:bookmarkStart w:id="95" w:name="ref-goodrichRstanarmBayesianApplied2023"/>
      <w:bookmarkEnd w:id="94"/>
      <w:r w:rsidRPr="00AF3475">
        <w:rPr>
          <w:rFonts w:ascii="Times New Roman" w:hAnsi="Times New Roman" w:cs="Times New Roman"/>
        </w:rPr>
        <w:t>35</w:t>
      </w:r>
      <w:proofErr w:type="gramStart"/>
      <w:r w:rsidRPr="00AF3475">
        <w:rPr>
          <w:rFonts w:ascii="Times New Roman" w:hAnsi="Times New Roman" w:cs="Times New Roman"/>
        </w:rPr>
        <w:t xml:space="preserve">. </w:t>
      </w:r>
      <w:r w:rsidRPr="00AF3475">
        <w:rPr>
          <w:rFonts w:ascii="Times New Roman" w:hAnsi="Times New Roman" w:cs="Times New Roman"/>
        </w:rPr>
        <w:tab/>
        <w:t>Goodrich</w:t>
      </w:r>
      <w:proofErr w:type="gramEnd"/>
      <w:r w:rsidRPr="00AF3475">
        <w:rPr>
          <w:rFonts w:ascii="Times New Roman" w:hAnsi="Times New Roman" w:cs="Times New Roman"/>
        </w:rPr>
        <w:t xml:space="preserve"> B, </w:t>
      </w:r>
      <w:proofErr w:type="spellStart"/>
      <w:r w:rsidRPr="00AF3475">
        <w:rPr>
          <w:rFonts w:ascii="Times New Roman" w:hAnsi="Times New Roman" w:cs="Times New Roman"/>
        </w:rPr>
        <w:t>Gabry</w:t>
      </w:r>
      <w:proofErr w:type="spellEnd"/>
      <w:r w:rsidRPr="00AF3475">
        <w:rPr>
          <w:rFonts w:ascii="Times New Roman" w:hAnsi="Times New Roman" w:cs="Times New Roman"/>
        </w:rPr>
        <w:t xml:space="preserve"> J, Ali I, </w:t>
      </w:r>
      <w:proofErr w:type="spellStart"/>
      <w:r w:rsidRPr="00AF3475">
        <w:rPr>
          <w:rFonts w:ascii="Times New Roman" w:hAnsi="Times New Roman" w:cs="Times New Roman"/>
        </w:rPr>
        <w:t>Brilleman</w:t>
      </w:r>
      <w:proofErr w:type="spellEnd"/>
      <w:r w:rsidRPr="00AF3475">
        <w:rPr>
          <w:rFonts w:ascii="Times New Roman" w:hAnsi="Times New Roman" w:cs="Times New Roman"/>
        </w:rPr>
        <w:t xml:space="preserve"> S. </w:t>
      </w:r>
      <w:proofErr w:type="spellStart"/>
      <w:r w:rsidRPr="00AF3475">
        <w:rPr>
          <w:rFonts w:ascii="Times New Roman" w:hAnsi="Times New Roman" w:cs="Times New Roman"/>
        </w:rPr>
        <w:t>Rstanarm</w:t>
      </w:r>
      <w:proofErr w:type="spellEnd"/>
      <w:r w:rsidRPr="00AF3475">
        <w:rPr>
          <w:rFonts w:ascii="Times New Roman" w:hAnsi="Times New Roman" w:cs="Times New Roman"/>
        </w:rPr>
        <w:t xml:space="preserve">: Bayesian Applied Regression Modeling via Stan. 2023. </w:t>
      </w:r>
    </w:p>
    <w:p w14:paraId="5F17F2D3" w14:textId="77777777" w:rsidR="00AF3475" w:rsidRPr="00AF3475" w:rsidRDefault="00AF3475" w:rsidP="00AF3475">
      <w:pPr>
        <w:pStyle w:val="Bibliography"/>
        <w:rPr>
          <w:rFonts w:ascii="Times New Roman" w:hAnsi="Times New Roman" w:cs="Times New Roman"/>
        </w:rPr>
      </w:pPr>
      <w:bookmarkStart w:id="96" w:name="ref-chtc"/>
      <w:bookmarkEnd w:id="95"/>
      <w:r w:rsidRPr="00AF3475">
        <w:rPr>
          <w:rFonts w:ascii="Times New Roman" w:hAnsi="Times New Roman" w:cs="Times New Roman"/>
        </w:rPr>
        <w:t xml:space="preserve">36. </w:t>
      </w:r>
      <w:r w:rsidRPr="00AF3475">
        <w:rPr>
          <w:rFonts w:ascii="Times New Roman" w:hAnsi="Times New Roman" w:cs="Times New Roman"/>
        </w:rPr>
        <w:tab/>
        <w:t>Center for High Throughput Computing. Center for high throughput computing. Center for High Throughput Computing; 2006. doi:</w:t>
      </w:r>
      <w:hyperlink r:id="rId36">
        <w:r w:rsidRPr="00AF3475">
          <w:rPr>
            <w:rStyle w:val="Hyperlink"/>
            <w:rFonts w:ascii="Times New Roman" w:hAnsi="Times New Roman" w:cs="Times New Roman"/>
          </w:rPr>
          <w:t>10.21231/GNT1-HW21</w:t>
        </w:r>
      </w:hyperlink>
    </w:p>
    <w:p w14:paraId="34CB700E" w14:textId="77777777" w:rsidR="00AF3475" w:rsidRPr="00AF3475" w:rsidRDefault="00AF3475" w:rsidP="00AF3475">
      <w:pPr>
        <w:pStyle w:val="Bibliography"/>
        <w:rPr>
          <w:rFonts w:ascii="Times New Roman" w:hAnsi="Times New Roman" w:cs="Times New Roman"/>
        </w:rPr>
      </w:pPr>
      <w:bookmarkStart w:id="97" w:name="ref-kuhnAppliedPredictiveModeling2018"/>
      <w:bookmarkEnd w:id="96"/>
      <w:r w:rsidRPr="00AF3475">
        <w:rPr>
          <w:rFonts w:ascii="Times New Roman" w:hAnsi="Times New Roman" w:cs="Times New Roman"/>
        </w:rPr>
        <w:t>37</w:t>
      </w:r>
      <w:proofErr w:type="gramStart"/>
      <w:r w:rsidRPr="00AF3475">
        <w:rPr>
          <w:rFonts w:ascii="Times New Roman" w:hAnsi="Times New Roman" w:cs="Times New Roman"/>
        </w:rPr>
        <w:t xml:space="preserve">. </w:t>
      </w:r>
      <w:r w:rsidRPr="00AF3475">
        <w:rPr>
          <w:rFonts w:ascii="Times New Roman" w:hAnsi="Times New Roman" w:cs="Times New Roman"/>
        </w:rPr>
        <w:tab/>
        <w:t>Kuhn</w:t>
      </w:r>
      <w:proofErr w:type="gramEnd"/>
      <w:r w:rsidRPr="00AF3475">
        <w:rPr>
          <w:rFonts w:ascii="Times New Roman" w:hAnsi="Times New Roman" w:cs="Times New Roman"/>
        </w:rPr>
        <w:t xml:space="preserve"> M, Johnson K. Applied Predictive Modeling. 1st ed. 2013, Corr. 2nd printing 2018 edition. New York: Springer; 2018. doi:</w:t>
      </w:r>
      <w:hyperlink r:id="rId37">
        <w:r w:rsidRPr="00AF3475">
          <w:rPr>
            <w:rStyle w:val="Hyperlink"/>
            <w:rFonts w:ascii="Times New Roman" w:hAnsi="Times New Roman" w:cs="Times New Roman"/>
          </w:rPr>
          <w:t>10.1007/978-1-4614-6849-3</w:t>
        </w:r>
      </w:hyperlink>
    </w:p>
    <w:p w14:paraId="7B969609" w14:textId="77777777" w:rsidR="00AF3475" w:rsidRPr="00AF3475" w:rsidRDefault="00AF3475" w:rsidP="00AF3475">
      <w:pPr>
        <w:pStyle w:val="Bibliography"/>
        <w:rPr>
          <w:rFonts w:ascii="Times New Roman" w:hAnsi="Times New Roman" w:cs="Times New Roman"/>
        </w:rPr>
      </w:pPr>
      <w:bookmarkStart w:id="98" w:name="X93e79e1a5ab79bb153842a6d1ed7d5e5cb3185f"/>
      <w:bookmarkEnd w:id="97"/>
      <w:r w:rsidRPr="00AF3475">
        <w:rPr>
          <w:rFonts w:ascii="Times New Roman" w:hAnsi="Times New Roman" w:cs="Times New Roman"/>
        </w:rPr>
        <w:t>38</w:t>
      </w:r>
      <w:proofErr w:type="gramStart"/>
      <w:r w:rsidRPr="00AF3475">
        <w:rPr>
          <w:rFonts w:ascii="Times New Roman" w:hAnsi="Times New Roman" w:cs="Times New Roman"/>
        </w:rPr>
        <w:t xml:space="preserve">. </w:t>
      </w:r>
      <w:r w:rsidRPr="00AF3475">
        <w:rPr>
          <w:rFonts w:ascii="Times New Roman" w:hAnsi="Times New Roman" w:cs="Times New Roman"/>
        </w:rPr>
        <w:tab/>
        <w:t>RStudio</w:t>
      </w:r>
      <w:proofErr w:type="gramEnd"/>
      <w:r w:rsidRPr="00AF3475">
        <w:rPr>
          <w:rFonts w:ascii="Times New Roman" w:hAnsi="Times New Roman" w:cs="Times New Roman"/>
        </w:rPr>
        <w:t xml:space="preserve"> Team. RStudio: Integrated Development for R. Boston, MA: RStudio, Inc; 2020. </w:t>
      </w:r>
    </w:p>
    <w:p w14:paraId="5B06C603" w14:textId="77777777" w:rsidR="00AF3475" w:rsidRPr="00AF3475" w:rsidRDefault="00AF3475" w:rsidP="00AF3475">
      <w:pPr>
        <w:pStyle w:val="Bibliography"/>
        <w:rPr>
          <w:rFonts w:ascii="Times New Roman" w:hAnsi="Times New Roman" w:cs="Times New Roman"/>
        </w:rPr>
      </w:pPr>
      <w:bookmarkStart w:id="99" w:name="ref-gabryPriorDistributionsRstanarm2023"/>
      <w:bookmarkEnd w:id="98"/>
      <w:r w:rsidRPr="00AF3475">
        <w:rPr>
          <w:rFonts w:ascii="Times New Roman" w:hAnsi="Times New Roman" w:cs="Times New Roman"/>
        </w:rPr>
        <w:t xml:space="preserve">39. </w:t>
      </w:r>
      <w:r w:rsidRPr="00AF3475">
        <w:rPr>
          <w:rFonts w:ascii="Times New Roman" w:hAnsi="Times New Roman" w:cs="Times New Roman"/>
        </w:rPr>
        <w:tab/>
      </w:r>
      <w:proofErr w:type="spellStart"/>
      <w:r w:rsidRPr="00AF3475">
        <w:rPr>
          <w:rFonts w:ascii="Times New Roman" w:hAnsi="Times New Roman" w:cs="Times New Roman"/>
        </w:rPr>
        <w:t>Gabry</w:t>
      </w:r>
      <w:proofErr w:type="spellEnd"/>
      <w:r w:rsidRPr="00AF3475">
        <w:rPr>
          <w:rFonts w:ascii="Times New Roman" w:hAnsi="Times New Roman" w:cs="Times New Roman"/>
        </w:rPr>
        <w:t xml:space="preserve"> J, Goodrich B. Prior Distributions for </w:t>
      </w:r>
      <w:proofErr w:type="spellStart"/>
      <w:r w:rsidRPr="00AF3475">
        <w:rPr>
          <w:rFonts w:ascii="Times New Roman" w:hAnsi="Times New Roman" w:cs="Times New Roman"/>
        </w:rPr>
        <w:t>rstanarm</w:t>
      </w:r>
      <w:proofErr w:type="spellEnd"/>
      <w:r w:rsidRPr="00AF3475">
        <w:rPr>
          <w:rFonts w:ascii="Times New Roman" w:hAnsi="Times New Roman" w:cs="Times New Roman"/>
        </w:rPr>
        <w:t xml:space="preserve"> Models. CRAN R-Project. https://cran.r-project.org/web/packages/rstanarm/vignettes/priors.html; 2023. </w:t>
      </w:r>
    </w:p>
    <w:p w14:paraId="2DE74CEA" w14:textId="77777777" w:rsidR="00AF3475" w:rsidRPr="00AF3475" w:rsidRDefault="00AF3475" w:rsidP="00AF3475">
      <w:pPr>
        <w:pStyle w:val="Bibliography"/>
        <w:rPr>
          <w:rFonts w:ascii="Times New Roman" w:hAnsi="Times New Roman" w:cs="Times New Roman"/>
        </w:rPr>
      </w:pPr>
      <w:bookmarkStart w:id="100" w:name="ref-plattProbabilisticOutputsSupport1999"/>
      <w:bookmarkEnd w:id="99"/>
      <w:r w:rsidRPr="00AF3475">
        <w:rPr>
          <w:rFonts w:ascii="Times New Roman" w:hAnsi="Times New Roman" w:cs="Times New Roman"/>
        </w:rPr>
        <w:lastRenderedPageBreak/>
        <w:t>40</w:t>
      </w:r>
      <w:proofErr w:type="gramStart"/>
      <w:r w:rsidRPr="00AF3475">
        <w:rPr>
          <w:rFonts w:ascii="Times New Roman" w:hAnsi="Times New Roman" w:cs="Times New Roman"/>
        </w:rPr>
        <w:t xml:space="preserve">. </w:t>
      </w:r>
      <w:r w:rsidRPr="00AF3475">
        <w:rPr>
          <w:rFonts w:ascii="Times New Roman" w:hAnsi="Times New Roman" w:cs="Times New Roman"/>
        </w:rPr>
        <w:tab/>
        <w:t>Platt</w:t>
      </w:r>
      <w:proofErr w:type="gramEnd"/>
      <w:r w:rsidRPr="00AF3475">
        <w:rPr>
          <w:rFonts w:ascii="Times New Roman" w:hAnsi="Times New Roman" w:cs="Times New Roman"/>
        </w:rPr>
        <w:t xml:space="preserve"> J. Probabilistic outputs for support vector machines and comparisons to regularized likelihood methods. Advances in large margin classifiers. MIT Press; 1999. pp. 61–74. </w:t>
      </w:r>
    </w:p>
    <w:p w14:paraId="1D7E6F19" w14:textId="77777777" w:rsidR="00AF3475" w:rsidRPr="00AF3475" w:rsidRDefault="00AF3475" w:rsidP="00AF3475">
      <w:pPr>
        <w:pStyle w:val="Bibliography"/>
        <w:rPr>
          <w:rFonts w:ascii="Times New Roman" w:hAnsi="Times New Roman" w:cs="Times New Roman"/>
        </w:rPr>
      </w:pPr>
      <w:bookmarkStart w:id="101" w:name="ref-veinotGoodIntentionsAre2018"/>
      <w:bookmarkEnd w:id="100"/>
      <w:r w:rsidRPr="00AF3475">
        <w:rPr>
          <w:rFonts w:ascii="Times New Roman" w:hAnsi="Times New Roman" w:cs="Times New Roman"/>
        </w:rPr>
        <w:t>41</w:t>
      </w:r>
      <w:proofErr w:type="gramStart"/>
      <w:r w:rsidRPr="00AF3475">
        <w:rPr>
          <w:rFonts w:ascii="Times New Roman" w:hAnsi="Times New Roman" w:cs="Times New Roman"/>
        </w:rPr>
        <w:t xml:space="preserve">. </w:t>
      </w:r>
      <w:r w:rsidRPr="00AF3475">
        <w:rPr>
          <w:rFonts w:ascii="Times New Roman" w:hAnsi="Times New Roman" w:cs="Times New Roman"/>
        </w:rPr>
        <w:tab/>
        <w:t>Veinot</w:t>
      </w:r>
      <w:proofErr w:type="gramEnd"/>
      <w:r w:rsidRPr="00AF3475">
        <w:rPr>
          <w:rFonts w:ascii="Times New Roman" w:hAnsi="Times New Roman" w:cs="Times New Roman"/>
        </w:rPr>
        <w:t xml:space="preserve"> TC, Mitchell H, Ancker JS. Good intentions are not enough: How informatics interventions can worsen inequality. Journal of the American Medical Informatics Association: JAMIA. 2018;25: 1080–1088. doi:</w:t>
      </w:r>
      <w:hyperlink r:id="rId38">
        <w:r w:rsidRPr="00AF3475">
          <w:rPr>
            <w:rStyle w:val="Hyperlink"/>
            <w:rFonts w:ascii="Times New Roman" w:hAnsi="Times New Roman" w:cs="Times New Roman"/>
          </w:rPr>
          <w:t>10.1093/</w:t>
        </w:r>
        <w:proofErr w:type="spellStart"/>
        <w:r w:rsidRPr="00AF3475">
          <w:rPr>
            <w:rStyle w:val="Hyperlink"/>
            <w:rFonts w:ascii="Times New Roman" w:hAnsi="Times New Roman" w:cs="Times New Roman"/>
          </w:rPr>
          <w:t>jamia</w:t>
        </w:r>
        <w:proofErr w:type="spellEnd"/>
        <w:r w:rsidRPr="00AF3475">
          <w:rPr>
            <w:rStyle w:val="Hyperlink"/>
            <w:rFonts w:ascii="Times New Roman" w:hAnsi="Times New Roman" w:cs="Times New Roman"/>
          </w:rPr>
          <w:t>/ocy052</w:t>
        </w:r>
      </w:hyperlink>
    </w:p>
    <w:p w14:paraId="1678CD81" w14:textId="77777777" w:rsidR="00AF3475" w:rsidRPr="00AF3475" w:rsidRDefault="00AF3475" w:rsidP="00AF3475">
      <w:pPr>
        <w:pStyle w:val="Bibliography"/>
        <w:rPr>
          <w:rFonts w:ascii="Times New Roman" w:hAnsi="Times New Roman" w:cs="Times New Roman"/>
        </w:rPr>
      </w:pPr>
      <w:bookmarkStart w:id="102" w:name="ref-leeUrbanRuralDisparities2023"/>
      <w:bookmarkEnd w:id="101"/>
      <w:r w:rsidRPr="00AF3475">
        <w:rPr>
          <w:rFonts w:ascii="Times New Roman" w:hAnsi="Times New Roman" w:cs="Times New Roman"/>
        </w:rPr>
        <w:t xml:space="preserve">42. </w:t>
      </w:r>
      <w:r w:rsidRPr="00AF3475">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9">
        <w:r w:rsidRPr="00AF3475">
          <w:rPr>
            <w:rStyle w:val="Hyperlink"/>
            <w:rFonts w:ascii="Times New Roman" w:hAnsi="Times New Roman" w:cs="Times New Roman"/>
          </w:rPr>
          <w:t>10.1016/j.amepre.2022.08.022</w:t>
        </w:r>
      </w:hyperlink>
    </w:p>
    <w:p w14:paraId="337082EA" w14:textId="77777777" w:rsidR="00AF3475" w:rsidRPr="00AF3475" w:rsidRDefault="00AF3475" w:rsidP="00AF3475">
      <w:pPr>
        <w:pStyle w:val="Bibliography"/>
        <w:rPr>
          <w:rFonts w:ascii="Times New Roman" w:hAnsi="Times New Roman" w:cs="Times New Roman"/>
        </w:rPr>
      </w:pPr>
      <w:bookmarkStart w:id="103" w:name="Xaa720cc9c8d959b428cd2035783815a9cba15e0"/>
      <w:bookmarkEnd w:id="102"/>
      <w:r w:rsidRPr="00AF3475">
        <w:rPr>
          <w:rFonts w:ascii="Times New Roman" w:hAnsi="Times New Roman" w:cs="Times New Roman"/>
        </w:rPr>
        <w:t>43</w:t>
      </w:r>
      <w:proofErr w:type="gramStart"/>
      <w:r w:rsidRPr="00AF3475">
        <w:rPr>
          <w:rFonts w:ascii="Times New Roman" w:hAnsi="Times New Roman" w:cs="Times New Roman"/>
        </w:rPr>
        <w:t xml:space="preserve">. </w:t>
      </w:r>
      <w:r w:rsidRPr="00AF3475">
        <w:rPr>
          <w:rFonts w:ascii="Times New Roman" w:hAnsi="Times New Roman" w:cs="Times New Roman"/>
        </w:rPr>
        <w:tab/>
        <w:t>Lister</w:t>
      </w:r>
      <w:proofErr w:type="gramEnd"/>
      <w:r w:rsidRPr="00AF3475">
        <w:rPr>
          <w:rFonts w:ascii="Times New Roman" w:hAnsi="Times New Roman" w:cs="Times New Roman"/>
        </w:rPr>
        <w:t xml:space="preserve"> JJ, Weaver A, Ellis JD, Himle JA, Ledgerwood DM. A systematic review of rural-specific barriers to medication treatment for opioid use disorder in the United States. The American Journal of Drug and Alcohol Abuse. 2020;46: 273–288. doi:</w:t>
      </w:r>
      <w:hyperlink r:id="rId40">
        <w:r w:rsidRPr="00AF3475">
          <w:rPr>
            <w:rStyle w:val="Hyperlink"/>
            <w:rFonts w:ascii="Times New Roman" w:hAnsi="Times New Roman" w:cs="Times New Roman"/>
          </w:rPr>
          <w:t>10.1080/00952990.2019.1694536</w:t>
        </w:r>
      </w:hyperlink>
    </w:p>
    <w:p w14:paraId="7E5B158F" w14:textId="77777777" w:rsidR="00AF3475" w:rsidRPr="00AF3475" w:rsidRDefault="00AF3475" w:rsidP="00AF3475">
      <w:pPr>
        <w:pStyle w:val="Bibliography"/>
        <w:rPr>
          <w:rFonts w:ascii="Times New Roman" w:hAnsi="Times New Roman" w:cs="Times New Roman"/>
        </w:rPr>
      </w:pPr>
      <w:bookmarkStart w:id="104" w:name="ref-fisherDynamicModelPsychological2015"/>
      <w:bookmarkEnd w:id="103"/>
      <w:r w:rsidRPr="00AF3475">
        <w:rPr>
          <w:rFonts w:ascii="Times New Roman" w:hAnsi="Times New Roman" w:cs="Times New Roman"/>
        </w:rPr>
        <w:t>44</w:t>
      </w:r>
      <w:proofErr w:type="gramStart"/>
      <w:r w:rsidRPr="00AF3475">
        <w:rPr>
          <w:rFonts w:ascii="Times New Roman" w:hAnsi="Times New Roman" w:cs="Times New Roman"/>
        </w:rPr>
        <w:t xml:space="preserve">. </w:t>
      </w:r>
      <w:r w:rsidRPr="00AF3475">
        <w:rPr>
          <w:rFonts w:ascii="Times New Roman" w:hAnsi="Times New Roman" w:cs="Times New Roman"/>
        </w:rPr>
        <w:tab/>
        <w:t>Fisher</w:t>
      </w:r>
      <w:proofErr w:type="gramEnd"/>
      <w:r w:rsidRPr="00AF3475">
        <w:rPr>
          <w:rFonts w:ascii="Times New Roman" w:hAnsi="Times New Roman" w:cs="Times New Roman"/>
        </w:rPr>
        <w:t xml:space="preserve"> AJ. Toward a dynamic model of psychological assessment: Implications for personalized care. Journal of Consulting and Clinical Psychology. 2015;83: 825–836. doi:</w:t>
      </w:r>
      <w:hyperlink r:id="rId41">
        <w:r w:rsidRPr="00AF3475">
          <w:rPr>
            <w:rStyle w:val="Hyperlink"/>
            <w:rFonts w:ascii="Times New Roman" w:hAnsi="Times New Roman" w:cs="Times New Roman"/>
          </w:rPr>
          <w:t>10.1037/ccp0000026</w:t>
        </w:r>
      </w:hyperlink>
    </w:p>
    <w:p w14:paraId="075704E4" w14:textId="77777777" w:rsidR="00AF3475" w:rsidRPr="00AF3475" w:rsidRDefault="00AF3475" w:rsidP="00AF3475">
      <w:pPr>
        <w:pStyle w:val="Bibliography"/>
        <w:rPr>
          <w:rFonts w:ascii="Times New Roman" w:hAnsi="Times New Roman" w:cs="Times New Roman"/>
        </w:rPr>
      </w:pPr>
      <w:bookmarkStart w:id="105" w:name="Xb70ed90433964dc3a7ede0ee8357d97241623cc"/>
      <w:bookmarkEnd w:id="104"/>
      <w:r w:rsidRPr="00AF3475">
        <w:rPr>
          <w:rFonts w:ascii="Times New Roman" w:hAnsi="Times New Roman" w:cs="Times New Roman"/>
        </w:rPr>
        <w:t>45</w:t>
      </w:r>
      <w:proofErr w:type="gramStart"/>
      <w:r w:rsidRPr="00AF3475">
        <w:rPr>
          <w:rFonts w:ascii="Times New Roman" w:hAnsi="Times New Roman" w:cs="Times New Roman"/>
        </w:rPr>
        <w:t xml:space="preserve">. </w:t>
      </w:r>
      <w:r w:rsidRPr="00AF3475">
        <w:rPr>
          <w:rFonts w:ascii="Times New Roman" w:hAnsi="Times New Roman" w:cs="Times New Roman"/>
        </w:rPr>
        <w:tab/>
        <w:t>David</w:t>
      </w:r>
      <w:proofErr w:type="gramEnd"/>
      <w:r w:rsidRPr="00AF3475">
        <w:rPr>
          <w:rFonts w:ascii="Times New Roman" w:hAnsi="Times New Roman" w:cs="Times New Roman"/>
        </w:rPr>
        <w:t xml:space="preserve"> SJ, Marshall AJ, Evanovich EK, Mumma GH. Intraindividual Dynamic Network Analysis - Implications for Clinical Assessment. Journal of Psychopathology and Behavioral Assessment. 2018;40: 235–248. doi:</w:t>
      </w:r>
      <w:hyperlink r:id="rId42">
        <w:r w:rsidRPr="00AF3475">
          <w:rPr>
            <w:rStyle w:val="Hyperlink"/>
            <w:rFonts w:ascii="Times New Roman" w:hAnsi="Times New Roman" w:cs="Times New Roman"/>
          </w:rPr>
          <w:t>10.1007/s10862-017-9632-8</w:t>
        </w:r>
      </w:hyperlink>
    </w:p>
    <w:p w14:paraId="30634EB5" w14:textId="77777777" w:rsidR="00AF3475" w:rsidRPr="00AF3475" w:rsidRDefault="00AF3475" w:rsidP="00AF3475">
      <w:pPr>
        <w:pStyle w:val="Bibliography"/>
        <w:rPr>
          <w:rFonts w:ascii="Times New Roman" w:hAnsi="Times New Roman" w:cs="Times New Roman"/>
        </w:rPr>
      </w:pPr>
      <w:bookmarkStart w:id="106" w:name="Xc5cdea043ab663a81d5612c8b1e0f7c2b734aab"/>
      <w:bookmarkEnd w:id="105"/>
      <w:r w:rsidRPr="00AF3475">
        <w:rPr>
          <w:rFonts w:ascii="Times New Roman" w:hAnsi="Times New Roman" w:cs="Times New Roman"/>
        </w:rPr>
        <w:t>46</w:t>
      </w:r>
      <w:proofErr w:type="gramStart"/>
      <w:r w:rsidRPr="00AF3475">
        <w:rPr>
          <w:rFonts w:ascii="Times New Roman" w:hAnsi="Times New Roman" w:cs="Times New Roman"/>
        </w:rPr>
        <w:t xml:space="preserve">. </w:t>
      </w:r>
      <w:r w:rsidRPr="00AF3475">
        <w:rPr>
          <w:rFonts w:ascii="Times New Roman" w:hAnsi="Times New Roman" w:cs="Times New Roman"/>
        </w:rPr>
        <w:tab/>
        <w:t>Roche</w:t>
      </w:r>
      <w:proofErr w:type="gramEnd"/>
      <w:r w:rsidRPr="00AF3475">
        <w:rPr>
          <w:rFonts w:ascii="Times New Roman" w:hAnsi="Times New Roman" w:cs="Times New Roman"/>
        </w:rPr>
        <w:t xml:space="preserve"> MJ, Pincus AL, Rebar AL, Conroy DE, Ram N. Enriching Psychological Assessment Using a Person-Specific Analysis of Interpersonal Processes in Daily Life. Assessment. 2014;21: 515–528. doi:</w:t>
      </w:r>
      <w:hyperlink r:id="rId43">
        <w:r w:rsidRPr="00AF3475">
          <w:rPr>
            <w:rStyle w:val="Hyperlink"/>
            <w:rFonts w:ascii="Times New Roman" w:hAnsi="Times New Roman" w:cs="Times New Roman"/>
          </w:rPr>
          <w:t>10.1177/1073191114540320</w:t>
        </w:r>
      </w:hyperlink>
    </w:p>
    <w:p w14:paraId="6CCF5237" w14:textId="77777777" w:rsidR="00AF3475" w:rsidRPr="00AF3475" w:rsidRDefault="00AF3475" w:rsidP="00AF3475">
      <w:pPr>
        <w:pStyle w:val="Bibliography"/>
        <w:rPr>
          <w:rFonts w:ascii="Times New Roman" w:hAnsi="Times New Roman" w:cs="Times New Roman"/>
        </w:rPr>
      </w:pPr>
      <w:bookmarkStart w:id="107" w:name="X513fadbf866a4ddf9f29b63741ad369252b4800"/>
      <w:bookmarkEnd w:id="106"/>
      <w:r w:rsidRPr="00AF3475">
        <w:rPr>
          <w:rFonts w:ascii="Times New Roman" w:hAnsi="Times New Roman" w:cs="Times New Roman"/>
        </w:rPr>
        <w:t xml:space="preserve">47. </w:t>
      </w:r>
      <w:r w:rsidRPr="00AF3475">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4">
        <w:r w:rsidRPr="00AF3475">
          <w:rPr>
            <w:rStyle w:val="Hyperlink"/>
            <w:rFonts w:ascii="Times New Roman" w:hAnsi="Times New Roman" w:cs="Times New Roman"/>
          </w:rPr>
          <w:t>10.1177/1073191116653829</w:t>
        </w:r>
      </w:hyperlink>
    </w:p>
    <w:p w14:paraId="6891E75D" w14:textId="77777777" w:rsidR="00AF3475" w:rsidRPr="00AF3475" w:rsidRDefault="00AF3475" w:rsidP="00AF3475">
      <w:pPr>
        <w:pStyle w:val="Bibliography"/>
        <w:rPr>
          <w:rFonts w:ascii="Times New Roman" w:hAnsi="Times New Roman" w:cs="Times New Roman"/>
        </w:rPr>
      </w:pPr>
      <w:bookmarkStart w:id="108" w:name="ref-pulickIdiographicLapsePrediction2025"/>
      <w:bookmarkEnd w:id="107"/>
      <w:r w:rsidRPr="00AF3475">
        <w:rPr>
          <w:rFonts w:ascii="Times New Roman" w:hAnsi="Times New Roman" w:cs="Times New Roman"/>
        </w:rPr>
        <w:t>48</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Pulick</w:t>
      </w:r>
      <w:proofErr w:type="spellEnd"/>
      <w:proofErr w:type="gramEnd"/>
      <w:r w:rsidRPr="00AF3475">
        <w:rPr>
          <w:rFonts w:ascii="Times New Roman" w:hAnsi="Times New Roman" w:cs="Times New Roman"/>
        </w:rPr>
        <w:t xml:space="preserve"> E, Curtin J, Mintz Y. Idiographic Lapse Prediction </w:t>
      </w:r>
      <w:proofErr w:type="gramStart"/>
      <w:r w:rsidRPr="00AF3475">
        <w:rPr>
          <w:rFonts w:ascii="Times New Roman" w:hAnsi="Times New Roman" w:cs="Times New Roman"/>
        </w:rPr>
        <w:t>With</w:t>
      </w:r>
      <w:proofErr w:type="gramEnd"/>
      <w:r w:rsidRPr="00AF3475">
        <w:rPr>
          <w:rFonts w:ascii="Times New Roman" w:hAnsi="Times New Roman" w:cs="Times New Roman"/>
        </w:rPr>
        <w:t xml:space="preserve"> State Space Modeling: Algorithm Development and Validation Study. JMIR Formative Research. 2025;9: e73265. doi:</w:t>
      </w:r>
      <w:hyperlink r:id="rId45">
        <w:r w:rsidRPr="00AF3475">
          <w:rPr>
            <w:rStyle w:val="Hyperlink"/>
            <w:rFonts w:ascii="Times New Roman" w:hAnsi="Times New Roman" w:cs="Times New Roman"/>
          </w:rPr>
          <w:t>10.2196/73265</w:t>
        </w:r>
      </w:hyperlink>
    </w:p>
    <w:p w14:paraId="4065BD77" w14:textId="77777777" w:rsidR="00AF3475" w:rsidRPr="00AF3475" w:rsidRDefault="00AF3475" w:rsidP="00AF3475">
      <w:pPr>
        <w:pStyle w:val="Bibliography"/>
        <w:rPr>
          <w:rFonts w:ascii="Times New Roman" w:hAnsi="Times New Roman" w:cs="Times New Roman"/>
        </w:rPr>
      </w:pPr>
      <w:bookmarkStart w:id="109" w:name="ref-studiesNIHRevitalizationAct1994"/>
      <w:bookmarkEnd w:id="108"/>
      <w:r w:rsidRPr="00AF3475">
        <w:rPr>
          <w:rFonts w:ascii="Times New Roman" w:hAnsi="Times New Roman" w:cs="Times New Roman"/>
        </w:rPr>
        <w:t>49</w:t>
      </w:r>
      <w:proofErr w:type="gramStart"/>
      <w:r w:rsidRPr="00AF3475">
        <w:rPr>
          <w:rFonts w:ascii="Times New Roman" w:hAnsi="Times New Roman" w:cs="Times New Roman"/>
        </w:rPr>
        <w:t xml:space="preserve">. </w:t>
      </w:r>
      <w:r w:rsidRPr="00AF3475">
        <w:rPr>
          <w:rFonts w:ascii="Times New Roman" w:hAnsi="Times New Roman" w:cs="Times New Roman"/>
        </w:rPr>
        <w:tab/>
        <w:t>Studies</w:t>
      </w:r>
      <w:proofErr w:type="gramEnd"/>
      <w:r w:rsidRPr="00AF3475">
        <w:rPr>
          <w:rFonts w:ascii="Times New Roman" w:hAnsi="Times New Roman" w:cs="Times New Roman"/>
        </w:rPr>
        <w:t xml:space="preserve"> I of M(US)C on E and LIR to the I of W in C, Mastroianni AC, Faden R, Federman D. NIH Revitalization Act of 1993 Public Law 103-43. Women and Health Research: Ethical and Legal Issues of Including Women in Clinical Studies: Volume I. National Academies Press (US); 1994. </w:t>
      </w:r>
    </w:p>
    <w:p w14:paraId="1A22608A" w14:textId="77777777" w:rsidR="00AF3475" w:rsidRPr="00AF3475" w:rsidRDefault="00AF3475" w:rsidP="00AF3475">
      <w:pPr>
        <w:pStyle w:val="Bibliography"/>
        <w:rPr>
          <w:rFonts w:ascii="Times New Roman" w:hAnsi="Times New Roman" w:cs="Times New Roman"/>
        </w:rPr>
      </w:pPr>
      <w:bookmarkStart w:id="110" w:name="ref-vannicelliEffectSexBias1984"/>
      <w:bookmarkEnd w:id="109"/>
      <w:r w:rsidRPr="00AF3475">
        <w:rPr>
          <w:rFonts w:ascii="Times New Roman" w:hAnsi="Times New Roman" w:cs="Times New Roman"/>
        </w:rPr>
        <w:t xml:space="preserve">50. </w:t>
      </w:r>
      <w:r w:rsidRPr="00AF3475">
        <w:rPr>
          <w:rFonts w:ascii="Times New Roman" w:hAnsi="Times New Roman" w:cs="Times New Roman"/>
        </w:rPr>
        <w:tab/>
      </w:r>
      <w:proofErr w:type="spellStart"/>
      <w:r w:rsidRPr="00AF3475">
        <w:rPr>
          <w:rFonts w:ascii="Times New Roman" w:hAnsi="Times New Roman" w:cs="Times New Roman"/>
        </w:rPr>
        <w:t>Vannicelli</w:t>
      </w:r>
      <w:proofErr w:type="spellEnd"/>
      <w:r w:rsidRPr="00AF3475">
        <w:rPr>
          <w:rFonts w:ascii="Times New Roman" w:hAnsi="Times New Roman" w:cs="Times New Roman"/>
        </w:rPr>
        <w:t xml:space="preserve"> M, Nash L. Effect of Sex Bias on Women’s Studies on Alcoholism. Alcoholism: Clinical and Experimental Research. 1984;8: 334–336. doi:</w:t>
      </w:r>
      <w:hyperlink r:id="rId46">
        <w:r w:rsidRPr="00AF3475">
          <w:rPr>
            <w:rStyle w:val="Hyperlink"/>
            <w:rFonts w:ascii="Times New Roman" w:hAnsi="Times New Roman" w:cs="Times New Roman"/>
          </w:rPr>
          <w:t>10.1111/j.1530-</w:t>
        </w:r>
        <w:proofErr w:type="gramStart"/>
        <w:r w:rsidRPr="00AF3475">
          <w:rPr>
            <w:rStyle w:val="Hyperlink"/>
            <w:rFonts w:ascii="Times New Roman" w:hAnsi="Times New Roman" w:cs="Times New Roman"/>
          </w:rPr>
          <w:t>0277.1984.tb</w:t>
        </w:r>
        <w:proofErr w:type="gramEnd"/>
        <w:r w:rsidRPr="00AF3475">
          <w:rPr>
            <w:rStyle w:val="Hyperlink"/>
            <w:rFonts w:ascii="Times New Roman" w:hAnsi="Times New Roman" w:cs="Times New Roman"/>
          </w:rPr>
          <w:t>05523.x</w:t>
        </w:r>
      </w:hyperlink>
    </w:p>
    <w:p w14:paraId="33DE4D99" w14:textId="77777777" w:rsidR="00AF3475" w:rsidRPr="00AF3475" w:rsidRDefault="00AF3475" w:rsidP="00AF3475">
      <w:pPr>
        <w:pStyle w:val="Bibliography"/>
        <w:rPr>
          <w:rFonts w:ascii="Times New Roman" w:hAnsi="Times New Roman" w:cs="Times New Roman"/>
        </w:rPr>
      </w:pPr>
      <w:bookmarkStart w:id="111" w:name="ref-walitzerGenderDifferencesAlcohol2006"/>
      <w:bookmarkEnd w:id="110"/>
      <w:r w:rsidRPr="00AF3475">
        <w:rPr>
          <w:rFonts w:ascii="Times New Roman" w:hAnsi="Times New Roman" w:cs="Times New Roman"/>
        </w:rPr>
        <w:t>51</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Walitzer</w:t>
      </w:r>
      <w:proofErr w:type="spellEnd"/>
      <w:proofErr w:type="gramEnd"/>
      <w:r w:rsidRPr="00AF3475">
        <w:rPr>
          <w:rFonts w:ascii="Times New Roman" w:hAnsi="Times New Roman" w:cs="Times New Roman"/>
        </w:rPr>
        <w:t xml:space="preserve"> KS, Dearing RL. Gender differences in alcohol and substance use relapse. Clinical Psychology Review. 2006;26: 128–148. doi:</w:t>
      </w:r>
      <w:hyperlink r:id="rId47">
        <w:r w:rsidRPr="00AF3475">
          <w:rPr>
            <w:rStyle w:val="Hyperlink"/>
            <w:rFonts w:ascii="Times New Roman" w:hAnsi="Times New Roman" w:cs="Times New Roman"/>
          </w:rPr>
          <w:t>10.1016/j.cpr.2005.11.003</w:t>
        </w:r>
      </w:hyperlink>
    </w:p>
    <w:p w14:paraId="7253BAA6" w14:textId="77777777" w:rsidR="00AF3475" w:rsidRPr="00AF3475" w:rsidRDefault="00AF3475" w:rsidP="00AF3475">
      <w:pPr>
        <w:pStyle w:val="Bibliography"/>
        <w:rPr>
          <w:rFonts w:ascii="Times New Roman" w:hAnsi="Times New Roman" w:cs="Times New Roman"/>
        </w:rPr>
      </w:pPr>
      <w:bookmarkStart w:id="112" w:name="ref-mchughSexGenderDifferences2018"/>
      <w:bookmarkEnd w:id="111"/>
      <w:r w:rsidRPr="00AF3475">
        <w:rPr>
          <w:rFonts w:ascii="Times New Roman" w:hAnsi="Times New Roman" w:cs="Times New Roman"/>
        </w:rPr>
        <w:t xml:space="preserve">52. </w:t>
      </w:r>
      <w:r w:rsidRPr="00AF3475">
        <w:rPr>
          <w:rFonts w:ascii="Times New Roman" w:hAnsi="Times New Roman" w:cs="Times New Roman"/>
        </w:rPr>
        <w:tab/>
        <w:t>McHugh RK, Votaw VR, Sugarman DE, Greenfield SF. Sex and gender differences in substance use disorders. Clinical Psychology Review. 2018;66: 12–23. doi:</w:t>
      </w:r>
      <w:hyperlink r:id="rId48">
        <w:r w:rsidRPr="00AF3475">
          <w:rPr>
            <w:rStyle w:val="Hyperlink"/>
            <w:rFonts w:ascii="Times New Roman" w:hAnsi="Times New Roman" w:cs="Times New Roman"/>
          </w:rPr>
          <w:t>10.1016/j.cpr.2017.10.012</w:t>
        </w:r>
      </w:hyperlink>
    </w:p>
    <w:p w14:paraId="112C6ADE" w14:textId="77777777" w:rsidR="00AF3475" w:rsidRPr="00AF3475" w:rsidRDefault="00AF3475" w:rsidP="00AF3475">
      <w:pPr>
        <w:pStyle w:val="Bibliography"/>
        <w:rPr>
          <w:rFonts w:ascii="Times New Roman" w:hAnsi="Times New Roman" w:cs="Times New Roman"/>
        </w:rPr>
      </w:pPr>
      <w:bookmarkStart w:id="113" w:name="Xdd108b50209bad1fdcf1a9fcca4dd1d7d3b13e9"/>
      <w:bookmarkEnd w:id="112"/>
      <w:r w:rsidRPr="00AF3475">
        <w:rPr>
          <w:rFonts w:ascii="Times New Roman" w:hAnsi="Times New Roman" w:cs="Times New Roman"/>
        </w:rPr>
        <w:t>53</w:t>
      </w:r>
      <w:proofErr w:type="gramStart"/>
      <w:r w:rsidRPr="00AF3475">
        <w:rPr>
          <w:rFonts w:ascii="Times New Roman" w:hAnsi="Times New Roman" w:cs="Times New Roman"/>
        </w:rPr>
        <w:t xml:space="preserve">. </w:t>
      </w:r>
      <w:r w:rsidRPr="00AF3475">
        <w:rPr>
          <w:rFonts w:ascii="Times New Roman" w:hAnsi="Times New Roman" w:cs="Times New Roman"/>
        </w:rPr>
        <w:tab/>
      </w:r>
      <w:proofErr w:type="spellStart"/>
      <w:r w:rsidRPr="00AF3475">
        <w:rPr>
          <w:rFonts w:ascii="Times New Roman" w:hAnsi="Times New Roman" w:cs="Times New Roman"/>
        </w:rPr>
        <w:t>Tausczik</w:t>
      </w:r>
      <w:proofErr w:type="spellEnd"/>
      <w:proofErr w:type="gramEnd"/>
      <w:r w:rsidRPr="00AF3475">
        <w:rPr>
          <w:rFonts w:ascii="Times New Roman" w:hAnsi="Times New Roman" w:cs="Times New Roman"/>
        </w:rPr>
        <w:t xml:space="preserve"> YR, Pennebaker JW. The Psychological Meaning of Words: LIWC and Computerized Text Analysis Methods. Journal of Language and Social Psychology. 2010;29: 24–54. doi:</w:t>
      </w:r>
      <w:hyperlink r:id="rId49">
        <w:r w:rsidRPr="00AF3475">
          <w:rPr>
            <w:rStyle w:val="Hyperlink"/>
            <w:rFonts w:ascii="Times New Roman" w:hAnsi="Times New Roman" w:cs="Times New Roman"/>
          </w:rPr>
          <w:t>10.1177/0261927X09351676</w:t>
        </w:r>
      </w:hyperlink>
    </w:p>
    <w:p w14:paraId="700C8429" w14:textId="77777777" w:rsidR="00AF3475" w:rsidRPr="00AF3475" w:rsidRDefault="00AF3475" w:rsidP="00AF3475">
      <w:pPr>
        <w:pStyle w:val="Bibliography"/>
        <w:rPr>
          <w:rFonts w:ascii="Times New Roman" w:hAnsi="Times New Roman" w:cs="Times New Roman"/>
        </w:rPr>
      </w:pPr>
      <w:bookmarkStart w:id="114" w:name="ref-bleiLatentDirichletAllocation2003"/>
      <w:bookmarkEnd w:id="113"/>
      <w:r w:rsidRPr="00AF3475">
        <w:rPr>
          <w:rFonts w:ascii="Times New Roman" w:hAnsi="Times New Roman" w:cs="Times New Roman"/>
        </w:rPr>
        <w:t xml:space="preserve">54. </w:t>
      </w:r>
      <w:r w:rsidRPr="00AF3475">
        <w:rPr>
          <w:rFonts w:ascii="Times New Roman" w:hAnsi="Times New Roman" w:cs="Times New Roman"/>
        </w:rPr>
        <w:tab/>
        <w:t xml:space="preserve">Blei DM, Ng AY, Jordan MI. Latent </w:t>
      </w:r>
      <w:proofErr w:type="spellStart"/>
      <w:r w:rsidRPr="00AF3475">
        <w:rPr>
          <w:rFonts w:ascii="Times New Roman" w:hAnsi="Times New Roman" w:cs="Times New Roman"/>
        </w:rPr>
        <w:t>dirichlet</w:t>
      </w:r>
      <w:proofErr w:type="spellEnd"/>
      <w:r w:rsidRPr="00AF3475">
        <w:rPr>
          <w:rFonts w:ascii="Times New Roman" w:hAnsi="Times New Roman" w:cs="Times New Roman"/>
        </w:rPr>
        <w:t xml:space="preserve"> allocation. J Mach Learn Res. 2003;3: 993–1022. </w:t>
      </w:r>
    </w:p>
    <w:p w14:paraId="2B371DF8" w14:textId="77777777" w:rsidR="00AF3475" w:rsidRPr="00AF3475" w:rsidRDefault="00AF3475" w:rsidP="00AF3475">
      <w:pPr>
        <w:pStyle w:val="Bibliography"/>
        <w:rPr>
          <w:rFonts w:ascii="Times New Roman" w:hAnsi="Times New Roman" w:cs="Times New Roman"/>
        </w:rPr>
      </w:pPr>
      <w:bookmarkStart w:id="115" w:name="ref-devlinBERTPretrainingDeep2019"/>
      <w:bookmarkEnd w:id="114"/>
      <w:r w:rsidRPr="00AF3475">
        <w:rPr>
          <w:rFonts w:ascii="Times New Roman" w:hAnsi="Times New Roman" w:cs="Times New Roman"/>
        </w:rPr>
        <w:lastRenderedPageBreak/>
        <w:t>55</w:t>
      </w:r>
      <w:proofErr w:type="gramStart"/>
      <w:r w:rsidRPr="00AF3475">
        <w:rPr>
          <w:rFonts w:ascii="Times New Roman" w:hAnsi="Times New Roman" w:cs="Times New Roman"/>
        </w:rPr>
        <w:t xml:space="preserve">. </w:t>
      </w:r>
      <w:r w:rsidRPr="00AF3475">
        <w:rPr>
          <w:rFonts w:ascii="Times New Roman" w:hAnsi="Times New Roman" w:cs="Times New Roman"/>
        </w:rPr>
        <w:tab/>
        <w:t>Devlin</w:t>
      </w:r>
      <w:proofErr w:type="gramEnd"/>
      <w:r w:rsidRPr="00AF3475">
        <w:rPr>
          <w:rFonts w:ascii="Times New Roman" w:hAnsi="Times New Roman" w:cs="Times New Roman"/>
        </w:rPr>
        <w:t xml:space="preserve"> J, Chang M-W, Lee K, Toutanova K. BERT: Pre-training of Deep Bidirectional Transformers for Language Understanding. </w:t>
      </w:r>
      <w:proofErr w:type="spellStart"/>
      <w:r w:rsidRPr="00AF3475">
        <w:rPr>
          <w:rFonts w:ascii="Times New Roman" w:hAnsi="Times New Roman" w:cs="Times New Roman"/>
        </w:rPr>
        <w:t>arXiv</w:t>
      </w:r>
      <w:proofErr w:type="spellEnd"/>
      <w:r w:rsidRPr="00AF3475">
        <w:rPr>
          <w:rFonts w:ascii="Times New Roman" w:hAnsi="Times New Roman" w:cs="Times New Roman"/>
        </w:rPr>
        <w:t>; 2019. doi:</w:t>
      </w:r>
      <w:hyperlink r:id="rId50">
        <w:r w:rsidRPr="00AF3475">
          <w:rPr>
            <w:rStyle w:val="Hyperlink"/>
            <w:rFonts w:ascii="Times New Roman" w:hAnsi="Times New Roman" w:cs="Times New Roman"/>
          </w:rPr>
          <w:t>10.48550/arXiv.1810.04805</w:t>
        </w:r>
      </w:hyperlink>
    </w:p>
    <w:p w14:paraId="7C857D58" w14:textId="77777777" w:rsidR="00AF3475" w:rsidRPr="00AF3475" w:rsidRDefault="00AF3475" w:rsidP="00AF3475">
      <w:pPr>
        <w:pStyle w:val="Bibliography"/>
        <w:rPr>
          <w:rFonts w:ascii="Times New Roman" w:hAnsi="Times New Roman" w:cs="Times New Roman"/>
        </w:rPr>
      </w:pPr>
      <w:bookmarkStart w:id="116" w:name="X0c0e928dd8ff101aa479012bffab8d24e8c0dcf"/>
      <w:bookmarkEnd w:id="115"/>
      <w:r w:rsidRPr="00AF3475">
        <w:rPr>
          <w:rFonts w:ascii="Times New Roman" w:hAnsi="Times New Roman" w:cs="Times New Roman"/>
        </w:rPr>
        <w:t>56</w:t>
      </w:r>
      <w:proofErr w:type="gramStart"/>
      <w:r w:rsidRPr="00AF3475">
        <w:rPr>
          <w:rFonts w:ascii="Times New Roman" w:hAnsi="Times New Roman" w:cs="Times New Roman"/>
        </w:rPr>
        <w:t xml:space="preserve">. </w:t>
      </w:r>
      <w:r w:rsidRPr="00AF3475">
        <w:rPr>
          <w:rFonts w:ascii="Times New Roman" w:hAnsi="Times New Roman" w:cs="Times New Roman"/>
        </w:rPr>
        <w:tab/>
        <w:t>Molnar</w:t>
      </w:r>
      <w:proofErr w:type="gramEnd"/>
      <w:r w:rsidRPr="00AF3475">
        <w:rPr>
          <w:rFonts w:ascii="Times New Roman" w:hAnsi="Times New Roman" w:cs="Times New Roman"/>
        </w:rPr>
        <w:t xml:space="preserve"> C. Interpretable Machine Learning: A Guide </w:t>
      </w:r>
      <w:proofErr w:type="gramStart"/>
      <w:r w:rsidRPr="00AF3475">
        <w:rPr>
          <w:rFonts w:ascii="Times New Roman" w:hAnsi="Times New Roman" w:cs="Times New Roman"/>
        </w:rPr>
        <w:t>For</w:t>
      </w:r>
      <w:proofErr w:type="gramEnd"/>
      <w:r w:rsidRPr="00AF3475">
        <w:rPr>
          <w:rFonts w:ascii="Times New Roman" w:hAnsi="Times New Roman" w:cs="Times New Roman"/>
        </w:rPr>
        <w:t xml:space="preserve"> Making Black Box Models Explainable. Munich, Germany: Independently published; 2022. </w:t>
      </w:r>
    </w:p>
    <w:p w14:paraId="28269966" w14:textId="77777777" w:rsidR="00AF3475" w:rsidRPr="00AF3475" w:rsidRDefault="00AF3475" w:rsidP="00AF3475">
      <w:pPr>
        <w:pStyle w:val="Bibliography"/>
        <w:rPr>
          <w:rFonts w:ascii="Times New Roman" w:hAnsi="Times New Roman" w:cs="Times New Roman"/>
        </w:rPr>
      </w:pPr>
      <w:bookmarkStart w:id="117" w:name="ref-meyersIntersectionGenderDrug2021"/>
      <w:bookmarkEnd w:id="116"/>
      <w:r w:rsidRPr="00AF3475">
        <w:rPr>
          <w:rFonts w:ascii="Times New Roman" w:hAnsi="Times New Roman" w:cs="Times New Roman"/>
        </w:rPr>
        <w:t>57</w:t>
      </w:r>
      <w:proofErr w:type="gramStart"/>
      <w:r w:rsidRPr="00AF3475">
        <w:rPr>
          <w:rFonts w:ascii="Times New Roman" w:hAnsi="Times New Roman" w:cs="Times New Roman"/>
        </w:rPr>
        <w:t xml:space="preserve">. </w:t>
      </w:r>
      <w:r w:rsidRPr="00AF3475">
        <w:rPr>
          <w:rFonts w:ascii="Times New Roman" w:hAnsi="Times New Roman" w:cs="Times New Roman"/>
        </w:rPr>
        <w:tab/>
        <w:t>Meyers</w:t>
      </w:r>
      <w:proofErr w:type="gramEnd"/>
      <w:r w:rsidRPr="00AF3475">
        <w:rPr>
          <w:rFonts w:ascii="Times New Roman" w:hAnsi="Times New Roman" w:cs="Times New Roman"/>
        </w:rPr>
        <w:t xml:space="preserve"> SA, Earnshaw VA, D’Ambrosio B, Courchesne N, Werb D, Smith LR. The intersection of gender and drug use-related stigma: A mixed methods systematic review and synthesis of the literature. Drug and Alcohol Dependence. 2021;223: 108706. doi:</w:t>
      </w:r>
      <w:hyperlink r:id="rId51">
        <w:r w:rsidRPr="00AF3475">
          <w:rPr>
            <w:rStyle w:val="Hyperlink"/>
            <w:rFonts w:ascii="Times New Roman" w:hAnsi="Times New Roman" w:cs="Times New Roman"/>
          </w:rPr>
          <w:t>10.1016/j.drugalcdep.2021.108706</w:t>
        </w:r>
      </w:hyperlink>
    </w:p>
    <w:p w14:paraId="6BD79E6A" w14:textId="77777777" w:rsidR="00AF3475" w:rsidRPr="00AF3475" w:rsidRDefault="00AF3475" w:rsidP="00AF3475">
      <w:pPr>
        <w:pStyle w:val="Bibliography"/>
        <w:rPr>
          <w:rFonts w:ascii="Times New Roman" w:hAnsi="Times New Roman" w:cs="Times New Roman"/>
        </w:rPr>
      </w:pPr>
      <w:bookmarkStart w:id="118" w:name="Xb55b40a3d7f46ba5e03427f7cd05843a1612710"/>
      <w:bookmarkEnd w:id="117"/>
      <w:r w:rsidRPr="00AF3475">
        <w:rPr>
          <w:rFonts w:ascii="Times New Roman" w:hAnsi="Times New Roman" w:cs="Times New Roman"/>
        </w:rPr>
        <w:t xml:space="preserve">58. </w:t>
      </w:r>
      <w:r w:rsidRPr="00AF3475">
        <w:rPr>
          <w:rFonts w:ascii="Times New Roman" w:hAnsi="Times New Roman" w:cs="Times New Roman"/>
        </w:rPr>
        <w:tab/>
        <w:t xml:space="preserve">Marwick AE, Boyd D. Privacy at the Margins Understanding Privacy at the Margins—Introduction. International Journal of Communication. 2018;12: 9. </w:t>
      </w:r>
    </w:p>
    <w:p w14:paraId="49E549D5" w14:textId="77777777" w:rsidR="00AF3475" w:rsidRPr="00AF3475" w:rsidRDefault="00AF3475" w:rsidP="00AF3475">
      <w:pPr>
        <w:pStyle w:val="Bibliography"/>
        <w:rPr>
          <w:rFonts w:ascii="Times New Roman" w:hAnsi="Times New Roman" w:cs="Times New Roman"/>
        </w:rPr>
      </w:pPr>
      <w:bookmarkStart w:id="119" w:name="ref-zikmund-fisherRightToolWhat2013"/>
      <w:bookmarkEnd w:id="118"/>
      <w:r w:rsidRPr="00AF3475">
        <w:rPr>
          <w:rFonts w:ascii="Times New Roman" w:hAnsi="Times New Roman" w:cs="Times New Roman"/>
        </w:rPr>
        <w:t xml:space="preserve">59. </w:t>
      </w:r>
      <w:r w:rsidRPr="00AF3475">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52">
        <w:r w:rsidRPr="00AF3475">
          <w:rPr>
            <w:rStyle w:val="Hyperlink"/>
            <w:rFonts w:ascii="Times New Roman" w:hAnsi="Times New Roman" w:cs="Times New Roman"/>
          </w:rPr>
          <w:t>10.1177/1077558712458541</w:t>
        </w:r>
      </w:hyperlink>
    </w:p>
    <w:p w14:paraId="7C4E5DFF" w14:textId="77777777" w:rsidR="00AF3475" w:rsidRPr="00AF3475" w:rsidRDefault="00AF3475" w:rsidP="00AF3475">
      <w:pPr>
        <w:pStyle w:val="Bibliography"/>
        <w:rPr>
          <w:rFonts w:ascii="Times New Roman" w:hAnsi="Times New Roman" w:cs="Times New Roman"/>
        </w:rPr>
      </w:pPr>
      <w:bookmarkStart w:id="120" w:name="ref-fagerlinMakingNumbersMatter2007"/>
      <w:bookmarkEnd w:id="119"/>
      <w:r w:rsidRPr="00AF3475">
        <w:rPr>
          <w:rFonts w:ascii="Times New Roman" w:hAnsi="Times New Roman" w:cs="Times New Roman"/>
        </w:rPr>
        <w:t xml:space="preserve">60. </w:t>
      </w:r>
      <w:r w:rsidRPr="00AF3475">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3">
        <w:r w:rsidRPr="00AF3475">
          <w:rPr>
            <w:rStyle w:val="Hyperlink"/>
            <w:rFonts w:ascii="Times New Roman" w:hAnsi="Times New Roman" w:cs="Times New Roman"/>
          </w:rPr>
          <w:t>10.5555/ajhb.2007.31.supp.S47</w:t>
        </w:r>
      </w:hyperlink>
    </w:p>
    <w:p w14:paraId="6578F5DF" w14:textId="77777777" w:rsidR="00AF3475" w:rsidRPr="00AF3475" w:rsidRDefault="00AF3475" w:rsidP="00AF3475">
      <w:pPr>
        <w:pStyle w:val="Bibliography"/>
        <w:rPr>
          <w:rFonts w:ascii="Times New Roman" w:hAnsi="Times New Roman" w:cs="Times New Roman"/>
        </w:rPr>
      </w:pPr>
      <w:bookmarkStart w:id="121" w:name="X13b53253f4b8775a58215d7e1d3c0adbd73e844"/>
      <w:bookmarkEnd w:id="120"/>
      <w:r w:rsidRPr="00AF3475">
        <w:rPr>
          <w:rFonts w:ascii="Times New Roman" w:hAnsi="Times New Roman" w:cs="Times New Roman"/>
        </w:rPr>
        <w:t>61</w:t>
      </w:r>
      <w:proofErr w:type="gramStart"/>
      <w:r w:rsidRPr="00AF3475">
        <w:rPr>
          <w:rFonts w:ascii="Times New Roman" w:hAnsi="Times New Roman" w:cs="Times New Roman"/>
        </w:rPr>
        <w:t xml:space="preserve">. </w:t>
      </w:r>
      <w:r w:rsidRPr="00AF3475">
        <w:rPr>
          <w:rFonts w:ascii="Times New Roman" w:hAnsi="Times New Roman" w:cs="Times New Roman"/>
        </w:rPr>
        <w:tab/>
        <w:t>Zipkin</w:t>
      </w:r>
      <w:proofErr w:type="gramEnd"/>
      <w:r w:rsidRPr="00AF3475">
        <w:rPr>
          <w:rFonts w:ascii="Times New Roman" w:hAnsi="Times New Roman" w:cs="Times New Roman"/>
        </w:rPr>
        <w:t xml:space="preserve"> DA, Umscheid CA, Keating NL, Allen E, Aung K, Beyth R, et al. Evidence-based risk communication: A systematic review. Annals of Internal Medicine. 2014;161: 270–280. doi:</w:t>
      </w:r>
      <w:hyperlink r:id="rId54">
        <w:r w:rsidRPr="00AF3475">
          <w:rPr>
            <w:rStyle w:val="Hyperlink"/>
            <w:rFonts w:ascii="Times New Roman" w:hAnsi="Times New Roman" w:cs="Times New Roman"/>
          </w:rPr>
          <w:t>10.7326/M14-0295</w:t>
        </w:r>
      </w:hyperlink>
    </w:p>
    <w:p w14:paraId="6C7D5E20" w14:textId="77777777" w:rsidR="00AF3475" w:rsidRPr="00AF3475" w:rsidRDefault="00AF3475" w:rsidP="00AF3475">
      <w:pPr>
        <w:pStyle w:val="Bibliography"/>
        <w:rPr>
          <w:rFonts w:ascii="Times New Roman" w:hAnsi="Times New Roman" w:cs="Times New Roman"/>
        </w:rPr>
      </w:pPr>
      <w:bookmarkStart w:id="122" w:name="Xa1b8899d52f2070e9a46165cf23fe2013b5e4a3"/>
      <w:bookmarkEnd w:id="121"/>
      <w:r w:rsidRPr="00AF3475">
        <w:rPr>
          <w:rFonts w:ascii="Times New Roman" w:hAnsi="Times New Roman" w:cs="Times New Roman"/>
        </w:rPr>
        <w:t xml:space="preserve">62. </w:t>
      </w:r>
      <w:r w:rsidRPr="00AF3475">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5">
        <w:r w:rsidRPr="00AF3475">
          <w:rPr>
            <w:rStyle w:val="Hyperlink"/>
            <w:rFonts w:ascii="Times New Roman" w:hAnsi="Times New Roman" w:cs="Times New Roman"/>
          </w:rPr>
          <w:t>10.1016/0740-5472(94)00080-b</w:t>
        </w:r>
      </w:hyperlink>
    </w:p>
    <w:p w14:paraId="2090E3F8" w14:textId="77777777" w:rsidR="00AF3475" w:rsidRPr="00AF3475" w:rsidRDefault="00AF3475" w:rsidP="00AF3475">
      <w:pPr>
        <w:pStyle w:val="Bibliography"/>
        <w:rPr>
          <w:rFonts w:ascii="Times New Roman" w:hAnsi="Times New Roman" w:cs="Times New Roman"/>
        </w:rPr>
      </w:pPr>
      <w:bookmarkStart w:id="123" w:name="X1e16a8cc741ec7d68b9bde12ee2c181d9d36a93"/>
      <w:bookmarkEnd w:id="122"/>
      <w:r w:rsidRPr="00AF3475">
        <w:rPr>
          <w:rFonts w:ascii="Times New Roman" w:hAnsi="Times New Roman" w:cs="Times New Roman"/>
        </w:rPr>
        <w:t>63</w:t>
      </w:r>
      <w:proofErr w:type="gramStart"/>
      <w:r w:rsidRPr="00AF3475">
        <w:rPr>
          <w:rFonts w:ascii="Times New Roman" w:hAnsi="Times New Roman" w:cs="Times New Roman"/>
        </w:rPr>
        <w:t xml:space="preserve">. </w:t>
      </w:r>
      <w:r w:rsidRPr="00AF3475">
        <w:rPr>
          <w:rFonts w:ascii="Times New Roman" w:hAnsi="Times New Roman" w:cs="Times New Roman"/>
        </w:rPr>
        <w:tab/>
        <w:t>McHugh</w:t>
      </w:r>
      <w:proofErr w:type="gramEnd"/>
      <w:r w:rsidRPr="00AF3475">
        <w:rPr>
          <w:rFonts w:ascii="Times New Roman" w:hAnsi="Times New Roman" w:cs="Times New Roman"/>
        </w:rPr>
        <w:t xml:space="preserve"> RK, Hearon BA, Otto MW. Cognitive-Behavioral Therapy for Substance Use Disorders. The Psychiatric clinics of North America. 2010;33: 511–525. doi:</w:t>
      </w:r>
      <w:hyperlink r:id="rId56">
        <w:r w:rsidRPr="00AF3475">
          <w:rPr>
            <w:rStyle w:val="Hyperlink"/>
            <w:rFonts w:ascii="Times New Roman" w:hAnsi="Times New Roman" w:cs="Times New Roman"/>
          </w:rPr>
          <w:t>10.1016/j.psc.2010.04.012</w:t>
        </w:r>
      </w:hyperlink>
    </w:p>
    <w:p w14:paraId="71865BC3" w14:textId="77777777" w:rsidR="00AF3475" w:rsidRPr="00AF3475" w:rsidRDefault="00AF3475" w:rsidP="00AF3475">
      <w:pPr>
        <w:pStyle w:val="Bibliography"/>
        <w:rPr>
          <w:rFonts w:ascii="Times New Roman" w:hAnsi="Times New Roman" w:cs="Times New Roman"/>
        </w:rPr>
      </w:pPr>
      <w:bookmarkStart w:id="124" w:name="X0943ff04c0b05099bf4a8c8078db37e3463cff7"/>
      <w:bookmarkEnd w:id="123"/>
      <w:r w:rsidRPr="00AF3475">
        <w:rPr>
          <w:rFonts w:ascii="Times New Roman" w:hAnsi="Times New Roman" w:cs="Times New Roman"/>
        </w:rPr>
        <w:t xml:space="preserve">64. </w:t>
      </w:r>
      <w:r w:rsidRPr="00AF3475">
        <w:rPr>
          <w:rFonts w:ascii="Times New Roman" w:hAnsi="Times New Roman" w:cs="Times New Roman"/>
        </w:rPr>
        <w:tab/>
        <w:t xml:space="preserve">Liese BS, Beck AT. Cognitive-Behavioral Therapy of Addictive Disorders. First edition. New York: The Guilford Press; 2022. </w:t>
      </w:r>
    </w:p>
    <w:p w14:paraId="4A7B2A4C" w14:textId="77777777" w:rsidR="00AF3475" w:rsidRPr="00AF3475" w:rsidRDefault="00AF3475" w:rsidP="00AF3475">
      <w:pPr>
        <w:pStyle w:val="Bibliography"/>
        <w:rPr>
          <w:rFonts w:ascii="Times New Roman" w:hAnsi="Times New Roman" w:cs="Times New Roman"/>
        </w:rPr>
      </w:pPr>
      <w:bookmarkStart w:id="125" w:name="X8e0e943878d1a2c3026b4a46f6c482e09849b94"/>
      <w:bookmarkEnd w:id="124"/>
      <w:r w:rsidRPr="00AF3475">
        <w:rPr>
          <w:rFonts w:ascii="Times New Roman" w:hAnsi="Times New Roman" w:cs="Times New Roman"/>
        </w:rPr>
        <w:t>65</w:t>
      </w:r>
      <w:proofErr w:type="gramStart"/>
      <w:r w:rsidRPr="00AF3475">
        <w:rPr>
          <w:rFonts w:ascii="Times New Roman" w:hAnsi="Times New Roman" w:cs="Times New Roman"/>
        </w:rPr>
        <w:t xml:space="preserve">. </w:t>
      </w:r>
      <w:r w:rsidRPr="00AF3475">
        <w:rPr>
          <w:rFonts w:ascii="Times New Roman" w:hAnsi="Times New Roman" w:cs="Times New Roman"/>
        </w:rPr>
        <w:tab/>
        <w:t>Center</w:t>
      </w:r>
      <w:proofErr w:type="gramEnd"/>
      <w:r w:rsidRPr="00AF3475">
        <w:rPr>
          <w:rFonts w:ascii="Times New Roman" w:hAnsi="Times New Roman" w:cs="Times New Roman"/>
        </w:rPr>
        <w:t xml:space="preserve"> for Substance Abuse Treatment. Counselor’s Treatment Manual: Matrix Intensive Outpatient Treatment for People </w:t>
      </w:r>
      <w:proofErr w:type="gramStart"/>
      <w:r w:rsidRPr="00AF3475">
        <w:rPr>
          <w:rFonts w:ascii="Times New Roman" w:hAnsi="Times New Roman" w:cs="Times New Roman"/>
        </w:rPr>
        <w:t>With</w:t>
      </w:r>
      <w:proofErr w:type="gramEnd"/>
      <w:r w:rsidRPr="00AF3475">
        <w:rPr>
          <w:rFonts w:ascii="Times New Roman" w:hAnsi="Times New Roman" w:cs="Times New Roman"/>
        </w:rPr>
        <w:t xml:space="preserve"> Stimulant Use Disorders. Rockville, MD: Substance Abuse and Mental Health Services Administration; 2006. </w:t>
      </w:r>
    </w:p>
    <w:p w14:paraId="72127328" w14:textId="77777777" w:rsidR="00AF3475" w:rsidRPr="00AF3475" w:rsidRDefault="00AF3475" w:rsidP="00AF3475">
      <w:pPr>
        <w:pStyle w:val="Bibliography"/>
        <w:rPr>
          <w:rFonts w:ascii="Times New Roman" w:hAnsi="Times New Roman" w:cs="Times New Roman"/>
        </w:rPr>
      </w:pPr>
      <w:bookmarkStart w:id="126" w:name="ref-fronkStressAllostasisSubstance2020"/>
      <w:bookmarkEnd w:id="125"/>
      <w:r w:rsidRPr="00AF3475">
        <w:rPr>
          <w:rFonts w:ascii="Times New Roman" w:hAnsi="Times New Roman" w:cs="Times New Roman"/>
        </w:rPr>
        <w:t>66</w:t>
      </w:r>
      <w:proofErr w:type="gramStart"/>
      <w:r w:rsidRPr="00AF3475">
        <w:rPr>
          <w:rFonts w:ascii="Times New Roman" w:hAnsi="Times New Roman" w:cs="Times New Roman"/>
        </w:rPr>
        <w:t xml:space="preserve">. </w:t>
      </w:r>
      <w:r w:rsidRPr="00AF3475">
        <w:rPr>
          <w:rFonts w:ascii="Times New Roman" w:hAnsi="Times New Roman" w:cs="Times New Roman"/>
        </w:rPr>
        <w:tab/>
        <w:t>Fronk</w:t>
      </w:r>
      <w:proofErr w:type="gramEnd"/>
      <w:r w:rsidRPr="00AF3475">
        <w:rPr>
          <w:rFonts w:ascii="Times New Roman" w:hAnsi="Times New Roman" w:cs="Times New Roman"/>
        </w:rPr>
        <w:t xml:space="preserve"> GE, Sant’Ana SJ, Kaye JT, Curtin JJ. Stress Allostasis in Substance Use Disorders: Promise, Progress, and Emerging Priorities in Clinical Research. Annual Review of Clinical Psychology. 2020;16: 401–430. doi:</w:t>
      </w:r>
      <w:hyperlink r:id="rId57">
        <w:r w:rsidRPr="00AF3475">
          <w:rPr>
            <w:rStyle w:val="Hyperlink"/>
            <w:rFonts w:ascii="Times New Roman" w:hAnsi="Times New Roman" w:cs="Times New Roman"/>
          </w:rPr>
          <w:t>10.1146/annurev-clinpsy-102419-125016</w:t>
        </w:r>
      </w:hyperlink>
    </w:p>
    <w:p w14:paraId="48D8C5A9" w14:textId="77777777" w:rsidR="00AF3475" w:rsidRPr="00AF3475" w:rsidRDefault="00AF3475" w:rsidP="00AF3475">
      <w:pPr>
        <w:pStyle w:val="Bibliography"/>
        <w:rPr>
          <w:rFonts w:ascii="Times New Roman" w:hAnsi="Times New Roman" w:cs="Times New Roman"/>
        </w:rPr>
      </w:pPr>
      <w:bookmarkStart w:id="127" w:name="ref-wyantMaximizingEngagementTrust2025"/>
      <w:bookmarkEnd w:id="126"/>
      <w:r w:rsidRPr="00AF3475">
        <w:rPr>
          <w:rFonts w:ascii="Times New Roman" w:hAnsi="Times New Roman" w:cs="Times New Roman"/>
        </w:rPr>
        <w:t>67</w:t>
      </w:r>
      <w:proofErr w:type="gramStart"/>
      <w:r w:rsidRPr="00AF3475">
        <w:rPr>
          <w:rFonts w:ascii="Times New Roman" w:hAnsi="Times New Roman" w:cs="Times New Roman"/>
        </w:rPr>
        <w:t xml:space="preserve">. </w:t>
      </w:r>
      <w:r w:rsidRPr="00AF3475">
        <w:rPr>
          <w:rFonts w:ascii="Times New Roman" w:hAnsi="Times New Roman" w:cs="Times New Roman"/>
        </w:rPr>
        <w:tab/>
        <w:t>Wyant</w:t>
      </w:r>
      <w:proofErr w:type="gramEnd"/>
      <w:r w:rsidRPr="00AF3475">
        <w:rPr>
          <w:rFonts w:ascii="Times New Roman" w:hAnsi="Times New Roman" w:cs="Times New Roman"/>
        </w:rPr>
        <w:t xml:space="preserve"> K, Sant’Ana SJ, Punturieri CE, Yu J, Fronk GE, Maggard CM, et al. Maximizing Engagement, Trust, and Clinical Benefit of AI-Generated Recovery Support Messages for Alcohol Use Disorder: Protocol for an Optimization Study. JMIR Research Protocols. 2025;14: e81697. doi:</w:t>
      </w:r>
      <w:hyperlink r:id="rId58">
        <w:r w:rsidRPr="00AF3475">
          <w:rPr>
            <w:rStyle w:val="Hyperlink"/>
            <w:rFonts w:ascii="Times New Roman" w:hAnsi="Times New Roman" w:cs="Times New Roman"/>
          </w:rPr>
          <w:t>10.2196/81697</w:t>
        </w:r>
      </w:hyperlink>
    </w:p>
    <w:p w14:paraId="3F23AF40" w14:textId="77777777" w:rsidR="00AF3475" w:rsidRPr="00AF3475" w:rsidRDefault="00D82B2B" w:rsidP="00AF3475">
      <w:pPr>
        <w:pStyle w:val="Bibliography"/>
        <w:rPr>
          <w:ins w:id="128" w:author="Kendra Wyant" w:date="2026-07-26T22:51:00Z" w16du:dateUtc="2026-07-27T03:51:00Z"/>
          <w:rFonts w:ascii="Times New Roman" w:hAnsi="Times New Roman" w:cs="Times New Roman"/>
        </w:rPr>
      </w:pPr>
      <w:bookmarkStart w:id="129" w:name="ref-watsonDevelopmentValidationBrief1988"/>
      <w:bookmarkEnd w:id="127"/>
      <w:del w:id="130" w:author="Kendra Wyant" w:date="2026-07-26T22:51:00Z" w16du:dateUtc="2026-07-27T03:51:00Z">
        <w:r w:rsidRPr="00F432CF">
          <w:rPr>
            <w:rFonts w:ascii="Times New Roman" w:hAnsi="Times New Roman" w:cs="Times New Roman"/>
          </w:rPr>
          <w:delText>68</w:delText>
        </w:r>
      </w:del>
      <w:ins w:id="131" w:author="Kendra Wyant" w:date="2026-07-26T22:51:00Z" w16du:dateUtc="2026-07-27T03:51:00Z">
        <w:r w:rsidR="00AF3475" w:rsidRPr="00AF3475">
          <w:rPr>
            <w:rFonts w:ascii="Times New Roman" w:hAnsi="Times New Roman" w:cs="Times New Roman"/>
          </w:rPr>
          <w:t xml:space="preserve">68. </w:t>
        </w:r>
        <w:r w:rsidR="00AF3475" w:rsidRPr="00AF3475">
          <w:rPr>
            <w:rFonts w:ascii="Times New Roman" w:hAnsi="Times New Roman" w:cs="Times New Roman"/>
          </w:rPr>
          <w:tab/>
          <w:t xml:space="preserve">Watson D, Clark LA, </w:t>
        </w:r>
        <w:proofErr w:type="spellStart"/>
        <w:r w:rsidR="00AF3475" w:rsidRPr="00AF3475">
          <w:rPr>
            <w:rFonts w:ascii="Times New Roman" w:hAnsi="Times New Roman" w:cs="Times New Roman"/>
          </w:rPr>
          <w:t>Tellegen</w:t>
        </w:r>
        <w:proofErr w:type="spellEnd"/>
        <w:r w:rsidR="00AF3475" w:rsidRPr="00AF3475">
          <w:rPr>
            <w:rFonts w:ascii="Times New Roman" w:hAnsi="Times New Roman" w:cs="Times New Roman"/>
          </w:rPr>
          <w:t xml:space="preserve"> A. Development and validation of brief measures of positive and negative affect: The PANAS scales. Journal of Personality &amp; Social Psychology. 1988;54: 1063–1070. </w:t>
        </w:r>
      </w:ins>
    </w:p>
    <w:p w14:paraId="5706EF55" w14:textId="77777777" w:rsidR="00AF3475" w:rsidRPr="00AF3475" w:rsidRDefault="00AF3475" w:rsidP="00AF3475">
      <w:pPr>
        <w:pStyle w:val="Bibliography"/>
        <w:rPr>
          <w:ins w:id="132" w:author="Kendra Wyant" w:date="2026-07-26T22:51:00Z" w16du:dateUtc="2026-07-27T03:51:00Z"/>
          <w:rFonts w:ascii="Times New Roman" w:hAnsi="Times New Roman" w:cs="Times New Roman"/>
        </w:rPr>
      </w:pPr>
      <w:bookmarkStart w:id="133" w:name="ref-doraDailyAssociationAffect2023"/>
      <w:bookmarkEnd w:id="129"/>
      <w:ins w:id="134" w:author="Kendra Wyant" w:date="2026-07-26T22:51:00Z" w16du:dateUtc="2026-07-27T03:51:00Z">
        <w:r w:rsidRPr="00AF3475">
          <w:rPr>
            <w:rFonts w:ascii="Times New Roman" w:hAnsi="Times New Roman" w:cs="Times New Roman"/>
          </w:rPr>
          <w:lastRenderedPageBreak/>
          <w:t>69</w:t>
        </w:r>
        <w:proofErr w:type="gramStart"/>
        <w:r w:rsidRPr="00AF3475">
          <w:rPr>
            <w:rFonts w:ascii="Times New Roman" w:hAnsi="Times New Roman" w:cs="Times New Roman"/>
          </w:rPr>
          <w:t xml:space="preserve">. </w:t>
        </w:r>
        <w:r w:rsidRPr="00AF3475">
          <w:rPr>
            <w:rFonts w:ascii="Times New Roman" w:hAnsi="Times New Roman" w:cs="Times New Roman"/>
          </w:rPr>
          <w:tab/>
          <w:t>Dora</w:t>
        </w:r>
        <w:proofErr w:type="gramEnd"/>
        <w:r w:rsidRPr="00AF3475">
          <w:rPr>
            <w:rFonts w:ascii="Times New Roman" w:hAnsi="Times New Roman" w:cs="Times New Roman"/>
          </w:rPr>
          <w:t xml:space="preserve"> J, Piccirillo M, Foster KT, Arbeau K, Armeli S, </w:t>
        </w:r>
        <w:proofErr w:type="spellStart"/>
        <w:r w:rsidRPr="00AF3475">
          <w:rPr>
            <w:rFonts w:ascii="Times New Roman" w:hAnsi="Times New Roman" w:cs="Times New Roman"/>
          </w:rPr>
          <w:t>Auriacombe</w:t>
        </w:r>
        <w:proofErr w:type="spellEnd"/>
        <w:r w:rsidRPr="00AF3475">
          <w:rPr>
            <w:rFonts w:ascii="Times New Roman" w:hAnsi="Times New Roman" w:cs="Times New Roman"/>
          </w:rPr>
          <w:t xml:space="preserve"> M, et al. The daily association between affect and alcohol use: A meta-analysis of individual participant data. Psychological Bulletin. 2023;149: 1–24. doi:</w:t>
        </w:r>
        <w:r>
          <w:fldChar w:fldCharType="begin"/>
        </w:r>
        <w:r>
          <w:instrText>HYPERLINK "https://doi.org/10.1037/bul0000387" \h</w:instrText>
        </w:r>
        <w:r>
          <w:fldChar w:fldCharType="separate"/>
        </w:r>
        <w:r w:rsidRPr="00AF3475">
          <w:rPr>
            <w:rStyle w:val="Hyperlink"/>
            <w:rFonts w:ascii="Times New Roman" w:hAnsi="Times New Roman" w:cs="Times New Roman"/>
          </w:rPr>
          <w:t>10.1037/bul0000387</w:t>
        </w:r>
        <w:r>
          <w:fldChar w:fldCharType="end"/>
        </w:r>
      </w:ins>
    </w:p>
    <w:p w14:paraId="40187BDA" w14:textId="77777777" w:rsidR="00AF3475" w:rsidRPr="00AF3475" w:rsidRDefault="00AF3475" w:rsidP="00AF3475">
      <w:pPr>
        <w:pStyle w:val="Bibliography"/>
        <w:rPr>
          <w:rFonts w:ascii="Times New Roman" w:hAnsi="Times New Roman" w:cs="Times New Roman"/>
        </w:rPr>
      </w:pPr>
      <w:bookmarkStart w:id="135" w:name="X9dfa929848d202736296032659cec14e42606bb"/>
      <w:bookmarkEnd w:id="133"/>
      <w:ins w:id="136" w:author="Kendra Wyant" w:date="2026-07-26T22:51:00Z" w16du:dateUtc="2026-07-27T03:51:00Z">
        <w:r w:rsidRPr="00AF3475">
          <w:rPr>
            <w:rFonts w:ascii="Times New Roman" w:hAnsi="Times New Roman" w:cs="Times New Roman"/>
          </w:rPr>
          <w:t>70</w:t>
        </w:r>
      </w:ins>
      <w:r w:rsidRPr="00AF3475">
        <w:rPr>
          <w:rFonts w:ascii="Times New Roman" w:hAnsi="Times New Roman" w:cs="Times New Roman"/>
        </w:rPr>
        <w:t xml:space="preserve">. </w:t>
      </w:r>
      <w:r w:rsidRPr="00AF3475">
        <w:rPr>
          <w:rFonts w:ascii="Times New Roman" w:hAnsi="Times New Roman" w:cs="Times New Roman"/>
        </w:rPr>
        <w:tab/>
        <w:t xml:space="preserve">Jones A, </w:t>
      </w:r>
      <w:proofErr w:type="spellStart"/>
      <w:r w:rsidRPr="00AF3475">
        <w:rPr>
          <w:rFonts w:ascii="Times New Roman" w:hAnsi="Times New Roman" w:cs="Times New Roman"/>
        </w:rPr>
        <w:t>Remmerswaal</w:t>
      </w:r>
      <w:proofErr w:type="spellEnd"/>
      <w:r w:rsidRPr="00AF3475">
        <w:rPr>
          <w:rFonts w:ascii="Times New Roman" w:hAnsi="Times New Roman" w:cs="Times New Roman"/>
        </w:rPr>
        <w:t xml:space="preserve"> D, Verveer I, Robinson E, Franken IHA, Wen CKF, et al. Compliance with ecological momentary assessment protocols in substance users: A meta-analysis. Addiction (Abingdon, England). 2019;114: 609–619. doi:</w:t>
      </w:r>
      <w:hyperlink r:id="rId59">
        <w:r w:rsidRPr="00AF3475">
          <w:rPr>
            <w:rStyle w:val="Hyperlink"/>
            <w:rFonts w:ascii="Times New Roman" w:hAnsi="Times New Roman" w:cs="Times New Roman"/>
          </w:rPr>
          <w:t>10/</w:t>
        </w:r>
        <w:proofErr w:type="spellStart"/>
        <w:r w:rsidRPr="00AF3475">
          <w:rPr>
            <w:rStyle w:val="Hyperlink"/>
            <w:rFonts w:ascii="Times New Roman" w:hAnsi="Times New Roman" w:cs="Times New Roman"/>
          </w:rPr>
          <w:t>gfsjzg</w:t>
        </w:r>
        <w:proofErr w:type="spellEnd"/>
      </w:hyperlink>
    </w:p>
    <w:p w14:paraId="06542A39" w14:textId="77777777" w:rsidR="00AF3475" w:rsidRPr="00AF3475" w:rsidRDefault="00D82B2B" w:rsidP="00AF3475">
      <w:pPr>
        <w:pStyle w:val="Bibliography"/>
        <w:rPr>
          <w:rFonts w:ascii="Times New Roman" w:hAnsi="Times New Roman" w:cs="Times New Roman"/>
        </w:rPr>
      </w:pPr>
      <w:bookmarkStart w:id="137" w:name="ref-baeLeveragingMobilePhone2023"/>
      <w:bookmarkEnd w:id="135"/>
      <w:del w:id="138" w:author="Kendra Wyant" w:date="2026-07-26T22:51:00Z" w16du:dateUtc="2026-07-27T03:51:00Z">
        <w:r w:rsidRPr="00F432CF">
          <w:rPr>
            <w:rFonts w:ascii="Times New Roman" w:hAnsi="Times New Roman" w:cs="Times New Roman"/>
          </w:rPr>
          <w:delText>69</w:delText>
        </w:r>
      </w:del>
      <w:ins w:id="139" w:author="Kendra Wyant" w:date="2026-07-26T22:51:00Z" w16du:dateUtc="2026-07-27T03:51:00Z">
        <w:r w:rsidR="00AF3475" w:rsidRPr="00AF3475">
          <w:rPr>
            <w:rFonts w:ascii="Times New Roman" w:hAnsi="Times New Roman" w:cs="Times New Roman"/>
          </w:rPr>
          <w:t>71</w:t>
        </w:r>
      </w:ins>
      <w:r w:rsidR="00AF3475" w:rsidRPr="00AF3475">
        <w:rPr>
          <w:rFonts w:ascii="Times New Roman" w:hAnsi="Times New Roman" w:cs="Times New Roman"/>
        </w:rPr>
        <w:t xml:space="preserve">. </w:t>
      </w:r>
      <w:r w:rsidR="00AF3475" w:rsidRPr="00AF3475">
        <w:rPr>
          <w:rFonts w:ascii="Times New Roman" w:hAnsi="Times New Roman" w:cs="Times New Roman"/>
        </w:rPr>
        <w:tab/>
        <w:t xml:space="preserve">Bae SW, Suffoletto B, Zhang T, Chung T, </w:t>
      </w:r>
      <w:proofErr w:type="spellStart"/>
      <w:r w:rsidR="00AF3475" w:rsidRPr="00AF3475">
        <w:rPr>
          <w:rFonts w:ascii="Times New Roman" w:hAnsi="Times New Roman" w:cs="Times New Roman"/>
        </w:rPr>
        <w:t>Ozolcer</w:t>
      </w:r>
      <w:proofErr w:type="spellEnd"/>
      <w:r w:rsidR="00AF3475" w:rsidRPr="00AF3475">
        <w:rPr>
          <w:rFonts w:ascii="Times New Roman" w:hAnsi="Times New Roman" w:cs="Times New Roman"/>
        </w:rPr>
        <w:t xml:space="preserve"> M, Islam MR, et al. Leveraging Mobile Phone Sensors, Machine Learning and Explainable Artificial Intelligence to Predict Imminent Same-Day Binge Drinking Events to Support Just-In-Time Adaptive Interventions: A Feasibility Study. JMIR formative research. 2023. doi:</w:t>
      </w:r>
      <w:hyperlink r:id="rId60">
        <w:r w:rsidR="00AF3475" w:rsidRPr="00AF3475">
          <w:rPr>
            <w:rStyle w:val="Hyperlink"/>
            <w:rFonts w:ascii="Times New Roman" w:hAnsi="Times New Roman" w:cs="Times New Roman"/>
          </w:rPr>
          <w:t>10.2196/39862</w:t>
        </w:r>
      </w:hyperlink>
    </w:p>
    <w:p w14:paraId="65E47FE2" w14:textId="77777777" w:rsidR="00AF3475" w:rsidRPr="00AF3475" w:rsidRDefault="00D82B2B" w:rsidP="00AF3475">
      <w:pPr>
        <w:pStyle w:val="Bibliography"/>
        <w:rPr>
          <w:rFonts w:ascii="Times New Roman" w:hAnsi="Times New Roman" w:cs="Times New Roman"/>
        </w:rPr>
      </w:pPr>
      <w:bookmarkStart w:id="140" w:name="ref-huangActivityIdentificationGPS2010"/>
      <w:bookmarkEnd w:id="137"/>
      <w:del w:id="141" w:author="Kendra Wyant" w:date="2026-07-26T22:51:00Z" w16du:dateUtc="2026-07-27T03:51:00Z">
        <w:r w:rsidRPr="00F432CF">
          <w:rPr>
            <w:rFonts w:ascii="Times New Roman" w:hAnsi="Times New Roman" w:cs="Times New Roman"/>
          </w:rPr>
          <w:delText>70</w:delText>
        </w:r>
      </w:del>
      <w:ins w:id="142" w:author="Kendra Wyant" w:date="2026-07-26T22:51:00Z" w16du:dateUtc="2026-07-27T03:51:00Z">
        <w:r w:rsidR="00AF3475" w:rsidRPr="00AF3475">
          <w:rPr>
            <w:rFonts w:ascii="Times New Roman" w:hAnsi="Times New Roman" w:cs="Times New Roman"/>
          </w:rPr>
          <w:t>72</w:t>
        </w:r>
      </w:ins>
      <w:proofErr w:type="gramStart"/>
      <w:r w:rsidR="00AF3475" w:rsidRPr="00AF3475">
        <w:rPr>
          <w:rFonts w:ascii="Times New Roman" w:hAnsi="Times New Roman" w:cs="Times New Roman"/>
        </w:rPr>
        <w:t xml:space="preserve">. </w:t>
      </w:r>
      <w:r w:rsidR="00AF3475" w:rsidRPr="00AF3475">
        <w:rPr>
          <w:rFonts w:ascii="Times New Roman" w:hAnsi="Times New Roman" w:cs="Times New Roman"/>
        </w:rPr>
        <w:tab/>
        <w:t>Huang</w:t>
      </w:r>
      <w:proofErr w:type="gramEnd"/>
      <w:r w:rsidR="00AF3475" w:rsidRPr="00AF3475">
        <w:rPr>
          <w:rFonts w:ascii="Times New Roman" w:hAnsi="Times New Roman" w:cs="Times New Roman"/>
        </w:rPr>
        <w:t xml:space="preserve"> L, Li Q, Yue Y. Activity identification from GPS trajectories using spatial temporal </w:t>
      </w:r>
      <w:proofErr w:type="spellStart"/>
      <w:r w:rsidR="00AF3475" w:rsidRPr="00AF3475">
        <w:rPr>
          <w:rFonts w:ascii="Times New Roman" w:hAnsi="Times New Roman" w:cs="Times New Roman"/>
        </w:rPr>
        <w:t>POIs’</w:t>
      </w:r>
      <w:proofErr w:type="spellEnd"/>
      <w:r w:rsidR="00AF3475" w:rsidRPr="00AF3475">
        <w:rPr>
          <w:rFonts w:ascii="Times New Roman" w:hAnsi="Times New Roman" w:cs="Times New Roman"/>
        </w:rPr>
        <w:t xml:space="preserve"> attractiveness. Proceedings of the 2nd ACM SIGSPATIAL International Workshop on Location Based Social Networks. New York, NY, USA: Association for Computing Machinery; 2010. pp. 27–30. doi:</w:t>
      </w:r>
      <w:hyperlink r:id="rId61">
        <w:r w:rsidR="00AF3475" w:rsidRPr="00AF3475">
          <w:rPr>
            <w:rStyle w:val="Hyperlink"/>
            <w:rFonts w:ascii="Times New Roman" w:hAnsi="Times New Roman" w:cs="Times New Roman"/>
          </w:rPr>
          <w:t>10.1145/1867699.1867704</w:t>
        </w:r>
      </w:hyperlink>
    </w:p>
    <w:p w14:paraId="0A0ADD44" w14:textId="77777777" w:rsidR="00AF3475" w:rsidRPr="00AF3475" w:rsidRDefault="00D82B2B" w:rsidP="00AF3475">
      <w:pPr>
        <w:pStyle w:val="Bibliography"/>
        <w:rPr>
          <w:rFonts w:ascii="Times New Roman" w:hAnsi="Times New Roman" w:cs="Times New Roman"/>
        </w:rPr>
      </w:pPr>
      <w:bookmarkStart w:id="143" w:name="Xdcc3e6c1429a41e0448c7c169835e10027482a3"/>
      <w:bookmarkEnd w:id="140"/>
      <w:del w:id="144" w:author="Kendra Wyant" w:date="2026-07-26T22:51:00Z" w16du:dateUtc="2026-07-27T03:51:00Z">
        <w:r w:rsidRPr="00F432CF">
          <w:rPr>
            <w:rFonts w:ascii="Times New Roman" w:hAnsi="Times New Roman" w:cs="Times New Roman"/>
          </w:rPr>
          <w:delText>71</w:delText>
        </w:r>
      </w:del>
      <w:ins w:id="145" w:author="Kendra Wyant" w:date="2026-07-26T22:51:00Z" w16du:dateUtc="2026-07-27T03:51:00Z">
        <w:r w:rsidR="00AF3475" w:rsidRPr="00AF3475">
          <w:rPr>
            <w:rFonts w:ascii="Times New Roman" w:hAnsi="Times New Roman" w:cs="Times New Roman"/>
          </w:rPr>
          <w:t>73</w:t>
        </w:r>
      </w:ins>
      <w:proofErr w:type="gramStart"/>
      <w:r w:rsidR="00AF3475" w:rsidRPr="00AF3475">
        <w:rPr>
          <w:rFonts w:ascii="Times New Roman" w:hAnsi="Times New Roman" w:cs="Times New Roman"/>
        </w:rPr>
        <w:t xml:space="preserve">. </w:t>
      </w:r>
      <w:r w:rsidR="00AF3475" w:rsidRPr="00AF3475">
        <w:rPr>
          <w:rFonts w:ascii="Times New Roman" w:hAnsi="Times New Roman" w:cs="Times New Roman"/>
        </w:rPr>
        <w:tab/>
        <w:t>Xie</w:t>
      </w:r>
      <w:proofErr w:type="gramEnd"/>
      <w:r w:rsidR="00AF3475" w:rsidRPr="00AF3475">
        <w:rPr>
          <w:rFonts w:ascii="Times New Roman" w:hAnsi="Times New Roman" w:cs="Times New Roman"/>
        </w:rPr>
        <w:t xml:space="preserve"> K, Deng K, Zhou X. From trajectories to activities: A </w:t>
      </w:r>
      <w:proofErr w:type="spellStart"/>
      <w:r w:rsidR="00AF3475" w:rsidRPr="00AF3475">
        <w:rPr>
          <w:rFonts w:ascii="Times New Roman" w:hAnsi="Times New Roman" w:cs="Times New Roman"/>
        </w:rPr>
        <w:t>spatio</w:t>
      </w:r>
      <w:proofErr w:type="spellEnd"/>
      <w:r w:rsidR="00AF3475" w:rsidRPr="00AF3475">
        <w:rPr>
          <w:rFonts w:ascii="Times New Roman" w:hAnsi="Times New Roman" w:cs="Times New Roman"/>
        </w:rPr>
        <w:t>-temporal join approach. Proceedings of the 2009 International Workshop on Location Based Social Networks. New York, NY, USA: Association for Computing Machinery; 2009. pp. 25–32. doi:</w:t>
      </w:r>
      <w:hyperlink r:id="rId62">
        <w:r w:rsidR="00AF3475" w:rsidRPr="00AF3475">
          <w:rPr>
            <w:rStyle w:val="Hyperlink"/>
            <w:rFonts w:ascii="Times New Roman" w:hAnsi="Times New Roman" w:cs="Times New Roman"/>
          </w:rPr>
          <w:t>10.1145/1629890.1629897</w:t>
        </w:r>
      </w:hyperlink>
    </w:p>
    <w:p w14:paraId="5DD73D36" w14:textId="77777777" w:rsidR="00AF3475" w:rsidRPr="00AF3475" w:rsidRDefault="00D82B2B" w:rsidP="00AF3475">
      <w:pPr>
        <w:pStyle w:val="Bibliography"/>
        <w:rPr>
          <w:rFonts w:ascii="Times New Roman" w:hAnsi="Times New Roman" w:cs="Times New Roman"/>
        </w:rPr>
      </w:pPr>
      <w:bookmarkStart w:id="146" w:name="X3767008d16a8293168c856ccfc7bd4044275213"/>
      <w:bookmarkEnd w:id="143"/>
      <w:del w:id="147" w:author="Kendra Wyant" w:date="2026-07-26T22:51:00Z" w16du:dateUtc="2026-07-27T03:51:00Z">
        <w:r w:rsidRPr="00F432CF">
          <w:rPr>
            <w:rFonts w:ascii="Times New Roman" w:hAnsi="Times New Roman" w:cs="Times New Roman"/>
          </w:rPr>
          <w:delText>72</w:delText>
        </w:r>
      </w:del>
      <w:ins w:id="148" w:author="Kendra Wyant" w:date="2026-07-26T22:51:00Z" w16du:dateUtc="2026-07-27T03:51:00Z">
        <w:r w:rsidR="00AF3475" w:rsidRPr="00AF3475">
          <w:rPr>
            <w:rFonts w:ascii="Times New Roman" w:hAnsi="Times New Roman" w:cs="Times New Roman"/>
          </w:rPr>
          <w:t>74</w:t>
        </w:r>
      </w:ins>
      <w:proofErr w:type="gramStart"/>
      <w:r w:rsidR="00AF3475" w:rsidRPr="00AF3475">
        <w:rPr>
          <w:rFonts w:ascii="Times New Roman" w:hAnsi="Times New Roman" w:cs="Times New Roman"/>
        </w:rPr>
        <w:t xml:space="preserve">. </w:t>
      </w:r>
      <w:r w:rsidR="00AF3475" w:rsidRPr="00AF3475">
        <w:rPr>
          <w:rFonts w:ascii="Times New Roman" w:hAnsi="Times New Roman" w:cs="Times New Roman"/>
        </w:rPr>
        <w:tab/>
      </w:r>
      <w:proofErr w:type="spellStart"/>
      <w:r w:rsidR="00AF3475" w:rsidRPr="00AF3475">
        <w:rPr>
          <w:rFonts w:ascii="Times New Roman" w:hAnsi="Times New Roman" w:cs="Times New Roman"/>
        </w:rPr>
        <w:t>Leenaerts</w:t>
      </w:r>
      <w:proofErr w:type="spellEnd"/>
      <w:proofErr w:type="gramEnd"/>
      <w:r w:rsidR="00AF3475" w:rsidRPr="00AF3475">
        <w:rPr>
          <w:rFonts w:ascii="Times New Roman" w:hAnsi="Times New Roman" w:cs="Times New Roman"/>
        </w:rPr>
        <w:t xml:space="preserve"> N, Soyster P, Ceccarini J, </w:t>
      </w:r>
      <w:proofErr w:type="spellStart"/>
      <w:r w:rsidR="00AF3475" w:rsidRPr="00AF3475">
        <w:rPr>
          <w:rFonts w:ascii="Times New Roman" w:hAnsi="Times New Roman" w:cs="Times New Roman"/>
        </w:rPr>
        <w:t>Sunaert</w:t>
      </w:r>
      <w:proofErr w:type="spellEnd"/>
      <w:r w:rsidR="00AF3475" w:rsidRPr="00AF3475">
        <w:rPr>
          <w:rFonts w:ascii="Times New Roman" w:hAnsi="Times New Roman" w:cs="Times New Roman"/>
        </w:rPr>
        <w:t xml:space="preserve"> S, Fisher A, Vrieze E. Person-specific and pooled prediction models for binge eating, alcohol use and binge drinking in bulimia nervosa and alcohol use disorder. Psychological Medicine. 2024;54: 2758–2773. doi:</w:t>
      </w:r>
      <w:hyperlink r:id="rId63">
        <w:r w:rsidR="00AF3475" w:rsidRPr="00AF3475">
          <w:rPr>
            <w:rStyle w:val="Hyperlink"/>
            <w:rFonts w:ascii="Times New Roman" w:hAnsi="Times New Roman" w:cs="Times New Roman"/>
          </w:rPr>
          <w:t>10.1017/S0033291724000862</w:t>
        </w:r>
      </w:hyperlink>
    </w:p>
    <w:bookmarkEnd w:id="58"/>
    <w:bookmarkEnd w:id="61"/>
    <w:bookmarkEnd w:id="146"/>
    <w:p w14:paraId="3B914F33" w14:textId="77777777" w:rsidR="00B35838" w:rsidRDefault="00B35838">
      <w:pPr>
        <w:pStyle w:val="Bibliography"/>
        <w:rPr>
          <w:rFonts w:ascii="Times New Roman" w:hAnsi="Times New Roman" w:cs="Times New Roman"/>
        </w:rPr>
      </w:pPr>
    </w:p>
    <w:p w14:paraId="060E86A7" w14:textId="77777777" w:rsidR="00B35838" w:rsidRDefault="00B35838" w:rsidP="00B35838">
      <w:pPr>
        <w:pStyle w:val="BodyText"/>
        <w:rPr>
          <w:rFonts w:ascii="Times New Roman" w:hAnsi="Times New Roman" w:cs="Times New Roman"/>
          <w:b/>
          <w:bCs/>
          <w:sz w:val="36"/>
          <w:szCs w:val="36"/>
        </w:rPr>
      </w:pPr>
      <w:r w:rsidRPr="00B35838">
        <w:rPr>
          <w:rFonts w:ascii="Times New Roman" w:hAnsi="Times New Roman" w:cs="Times New Roman"/>
          <w:b/>
          <w:bCs/>
          <w:sz w:val="36"/>
          <w:szCs w:val="36"/>
        </w:rPr>
        <w:t>Supporting information</w:t>
      </w:r>
    </w:p>
    <w:p w14:paraId="7650709C" w14:textId="77777777" w:rsidR="00B35838" w:rsidRPr="00B35838" w:rsidRDefault="00B35838" w:rsidP="00B35838">
      <w:pPr>
        <w:pStyle w:val="BodyText"/>
        <w:rPr>
          <w:rFonts w:ascii="Times New Roman" w:hAnsi="Times New Roman" w:cs="Times New Roman"/>
          <w:b/>
          <w:bCs/>
        </w:rPr>
      </w:pPr>
      <w:r w:rsidRPr="00B35838">
        <w:rPr>
          <w:rFonts w:ascii="Times New Roman" w:hAnsi="Times New Roman" w:cs="Times New Roman"/>
          <w:b/>
          <w:bCs/>
        </w:rPr>
        <w:t>S1 Appendix. Supporting tables and figures.</w:t>
      </w:r>
    </w:p>
    <w:p w14:paraId="58170458" w14:textId="77777777" w:rsidR="00B35838" w:rsidRPr="00F432CF" w:rsidRDefault="00B35838">
      <w:pPr>
        <w:pStyle w:val="Bibliography"/>
        <w:rPr>
          <w:rFonts w:ascii="Times New Roman" w:hAnsi="Times New Roman" w:cs="Times New Roman"/>
        </w:rPr>
      </w:pPr>
    </w:p>
    <w:sectPr w:rsidR="00B35838" w:rsidRPr="00F432CF" w:rsidSect="005861EE">
      <w:headerReference w:type="default" r:id="rId64"/>
      <w:footerReference w:type="default" r:id="rId65"/>
      <w:footnotePr>
        <w:numRestart w:val="eachSect"/>
      </w:footnotePr>
      <w:pgSz w:w="12240" w:h="15840"/>
      <w:pgMar w:top="720" w:right="1080" w:bottom="720" w:left="108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01A3" w14:textId="77777777" w:rsidR="00D82B2B" w:rsidRDefault="00D82B2B">
      <w:pPr>
        <w:spacing w:after="0"/>
      </w:pPr>
      <w:r>
        <w:separator/>
      </w:r>
    </w:p>
  </w:endnote>
  <w:endnote w:type="continuationSeparator" w:id="0">
    <w:p w14:paraId="0D7528B8" w14:textId="77777777" w:rsidR="00D82B2B" w:rsidRDefault="00D82B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0F7A" w14:textId="77777777" w:rsidR="00056455" w:rsidRDefault="00056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E310" w14:textId="77777777" w:rsidR="00D82B2B" w:rsidRDefault="00D82B2B">
      <w:pPr>
        <w:spacing w:after="0"/>
      </w:pPr>
      <w:r>
        <w:separator/>
      </w:r>
    </w:p>
  </w:footnote>
  <w:footnote w:type="continuationSeparator" w:id="0">
    <w:p w14:paraId="21F20E32" w14:textId="77777777" w:rsidR="00D82B2B" w:rsidRDefault="00D82B2B">
      <w:pPr>
        <w:spacing w:after="0"/>
      </w:pPr>
      <w:r>
        <w:continuationSeparator/>
      </w:r>
    </w:p>
  </w:footnote>
  <w:footnote w:id="1">
    <w:p w14:paraId="026C76A6" w14:textId="77777777" w:rsidR="00330A02" w:rsidRPr="003B6140" w:rsidRDefault="00D82B2B">
      <w:pPr>
        <w:pStyle w:val="FootnoteText"/>
        <w:rPr>
          <w:rFonts w:ascii="Times New Roman" w:hAnsi="Times New Roman" w:cs="Times New Roman"/>
        </w:rPr>
      </w:pPr>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02"/>
    <w:rsid w:val="00024B40"/>
    <w:rsid w:val="00056455"/>
    <w:rsid w:val="0006648A"/>
    <w:rsid w:val="000B7D14"/>
    <w:rsid w:val="000C2630"/>
    <w:rsid w:val="00106F31"/>
    <w:rsid w:val="0016565D"/>
    <w:rsid w:val="00196183"/>
    <w:rsid w:val="001973D4"/>
    <w:rsid w:val="001B1C6C"/>
    <w:rsid w:val="001B2D7C"/>
    <w:rsid w:val="001B7145"/>
    <w:rsid w:val="00243F9A"/>
    <w:rsid w:val="0026635C"/>
    <w:rsid w:val="00272895"/>
    <w:rsid w:val="00330A02"/>
    <w:rsid w:val="003B6140"/>
    <w:rsid w:val="003F51E2"/>
    <w:rsid w:val="005861EE"/>
    <w:rsid w:val="005B5550"/>
    <w:rsid w:val="00600AA0"/>
    <w:rsid w:val="007029E3"/>
    <w:rsid w:val="007373EB"/>
    <w:rsid w:val="00786714"/>
    <w:rsid w:val="0079103B"/>
    <w:rsid w:val="008F4CF9"/>
    <w:rsid w:val="009B61B6"/>
    <w:rsid w:val="00A27DBF"/>
    <w:rsid w:val="00A6079F"/>
    <w:rsid w:val="00AB7FF8"/>
    <w:rsid w:val="00AD19C8"/>
    <w:rsid w:val="00AE23D5"/>
    <w:rsid w:val="00AE3B54"/>
    <w:rsid w:val="00AF3475"/>
    <w:rsid w:val="00B35838"/>
    <w:rsid w:val="00B8686A"/>
    <w:rsid w:val="00CB27A2"/>
    <w:rsid w:val="00CC5950"/>
    <w:rsid w:val="00CD367E"/>
    <w:rsid w:val="00D82B2B"/>
    <w:rsid w:val="00DA4BE3"/>
    <w:rsid w:val="00DC4004"/>
    <w:rsid w:val="00DC40F6"/>
    <w:rsid w:val="00E84DDC"/>
    <w:rsid w:val="00F1001A"/>
    <w:rsid w:val="00F11039"/>
    <w:rsid w:val="00F432CF"/>
    <w:rsid w:val="00F859E2"/>
    <w:rsid w:val="00FB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rsid w:val="0026635C"/>
    <w:pPr>
      <w:tabs>
        <w:tab w:val="center" w:pos="4680"/>
        <w:tab w:val="right" w:pos="9360"/>
      </w:tabs>
      <w:spacing w:after="0"/>
    </w:pPr>
  </w:style>
  <w:style w:type="character" w:customStyle="1" w:styleId="HeaderChar">
    <w:name w:val="Header Char"/>
    <w:basedOn w:val="DefaultParagraphFont"/>
    <w:link w:val="Header"/>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 w:type="character" w:styleId="UnresolvedMention">
    <w:name w:val="Unresolved Mention"/>
    <w:basedOn w:val="DefaultParagraphFont"/>
    <w:uiPriority w:val="99"/>
    <w:semiHidden/>
    <w:unhideWhenUsed/>
    <w:rsid w:val="00AF3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96/41833" TargetMode="External"/><Relationship Id="rId21" Type="http://schemas.openxmlformats.org/officeDocument/2006/relationships/hyperlink" Target="https://doi.org/10.1146/annurev.clinpsy.3.022806.091455" TargetMode="External"/><Relationship Id="rId34" Type="http://schemas.openxmlformats.org/officeDocument/2006/relationships/hyperlink" Target="https://doi.org/10.1016/j.drugalcdep.2006.05.012" TargetMode="External"/><Relationship Id="rId42" Type="http://schemas.openxmlformats.org/officeDocument/2006/relationships/hyperlink" Target="https://doi.org/10.1007/s10862-017-9632-8" TargetMode="External"/><Relationship Id="rId47" Type="http://schemas.openxmlformats.org/officeDocument/2006/relationships/hyperlink" Target="https://doi.org/10.1016/j.cpr.2005.11.003" TargetMode="External"/><Relationship Id="rId50" Type="http://schemas.openxmlformats.org/officeDocument/2006/relationships/hyperlink" Target="https://doi.org/10.48550/arXiv.1810.04805" TargetMode="External"/><Relationship Id="rId55" Type="http://schemas.openxmlformats.org/officeDocument/2006/relationships/hyperlink" Target="https://doi.org/10.1016/0740-5472(94)00080-b" TargetMode="External"/><Relationship Id="rId63" Type="http://schemas.openxmlformats.org/officeDocument/2006/relationships/hyperlink" Target="https://doi.org/10.1017/S003329172400086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377/hlthaff.20.6.64" TargetMode="External"/><Relationship Id="rId29" Type="http://schemas.openxmlformats.org/officeDocument/2006/relationships/hyperlink" Target="https://doi.org/10.1037/adb0000666" TargetMode="External"/><Relationship Id="rId11" Type="http://schemas.openxmlformats.org/officeDocument/2006/relationships/hyperlink" Target="mailto:jjcurtin@wisc.edu" TargetMode="External"/><Relationship Id="rId24" Type="http://schemas.openxmlformats.org/officeDocument/2006/relationships/hyperlink" Target="https://doi.org/10.1007/s11920-012-0296-5" TargetMode="External"/><Relationship Id="rId32" Type="http://schemas.openxmlformats.org/officeDocument/2006/relationships/hyperlink" Target="https://doi.org/10.1001/jamanetworkopen.2020.5852" TargetMode="External"/><Relationship Id="rId37" Type="http://schemas.openxmlformats.org/officeDocument/2006/relationships/hyperlink" Target="https://doi.org/10.1007/978-1-4614-6849-3" TargetMode="External"/><Relationship Id="rId40" Type="http://schemas.openxmlformats.org/officeDocument/2006/relationships/hyperlink" Target="https://doi.org/10.1080/00952990.2019.1694536" TargetMode="External"/><Relationship Id="rId45" Type="http://schemas.openxmlformats.org/officeDocument/2006/relationships/hyperlink" Target="https://doi.org/10.2196/73265" TargetMode="External"/><Relationship Id="rId53" Type="http://schemas.openxmlformats.org/officeDocument/2006/relationships/hyperlink" Target="https://doi.org/10.5555/ajhb.2007.31.supp.S47" TargetMode="External"/><Relationship Id="rId58" Type="http://schemas.openxmlformats.org/officeDocument/2006/relationships/hyperlink" Target="https://doi.org/10.2196/81697"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1145/1867699.1867704" TargetMode="External"/><Relationship Id="rId19" Type="http://schemas.openxmlformats.org/officeDocument/2006/relationships/hyperlink" Target="https://doi.org/10.1037/0003-066X.59.4.224" TargetMode="External"/><Relationship Id="rId14" Type="http://schemas.openxmlformats.org/officeDocument/2006/relationships/hyperlink" Target="https://doi.org/10.1001/jama.284.13.1689" TargetMode="External"/><Relationship Id="rId22" Type="http://schemas.openxmlformats.org/officeDocument/2006/relationships/hyperlink" Target="https://doi.org/10.1007/s10488-016-0718-5" TargetMode="External"/><Relationship Id="rId27" Type="http://schemas.openxmlformats.org/officeDocument/2006/relationships/hyperlink" Target="https://doi.org/10.2196/29563" TargetMode="External"/><Relationship Id="rId30" Type="http://schemas.openxmlformats.org/officeDocument/2006/relationships/hyperlink" Target="https://doi.org/10.1016/j.jsat.2021.108417" TargetMode="External"/><Relationship Id="rId35" Type="http://schemas.openxmlformats.org/officeDocument/2006/relationships/hyperlink" Target="https://www.ncbi.nlm.nih.gov/pubmed/12199834" TargetMode="External"/><Relationship Id="rId43" Type="http://schemas.openxmlformats.org/officeDocument/2006/relationships/hyperlink" Target="https://doi.org/10.1177/1073191114540320" TargetMode="External"/><Relationship Id="rId48" Type="http://schemas.openxmlformats.org/officeDocument/2006/relationships/hyperlink" Target="https://doi.org/10.1016/j.cpr.2017.10.012" TargetMode="External"/><Relationship Id="rId56" Type="http://schemas.openxmlformats.org/officeDocument/2006/relationships/hyperlink" Target="https://doi.org/10.1016/j.psc.2010.04.012"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oi.org/10.1016/j.drugalcdep.2021.108706" TargetMode="External"/><Relationship Id="rId3" Type="http://schemas.openxmlformats.org/officeDocument/2006/relationships/customXml" Target="../customXml/item3.xml"/><Relationship Id="rId12" Type="http://schemas.openxmlformats.org/officeDocument/2006/relationships/hyperlink" Target="https://osf.io/xta67/" TargetMode="External"/><Relationship Id="rId17" Type="http://schemas.openxmlformats.org/officeDocument/2006/relationships/hyperlink" Target="https://doi.org/10.1177/1178221820976988" TargetMode="External"/><Relationship Id="rId25" Type="http://schemas.openxmlformats.org/officeDocument/2006/relationships/hyperlink" Target="https://doi.org/10.1146/annurev-clinpsy-032816-044949" TargetMode="External"/><Relationship Id="rId33" Type="http://schemas.openxmlformats.org/officeDocument/2006/relationships/hyperlink" Target="https://doi.org/10.1016/j.jsat.2021.108710" TargetMode="External"/><Relationship Id="rId38" Type="http://schemas.openxmlformats.org/officeDocument/2006/relationships/hyperlink" Target="https://doi.org/10.1093/jamia/ocy052" TargetMode="External"/><Relationship Id="rId46" Type="http://schemas.openxmlformats.org/officeDocument/2006/relationships/hyperlink" Target="https://doi.org/10.1111/j.1530-0277.1984.tb05523.x" TargetMode="External"/><Relationship Id="rId59" Type="http://schemas.openxmlformats.org/officeDocument/2006/relationships/hyperlink" Target="https://doi.org/10/gfsjzg" TargetMode="External"/><Relationship Id="rId67" Type="http://schemas.openxmlformats.org/officeDocument/2006/relationships/theme" Target="theme/theme1.xml"/><Relationship Id="rId20" Type="http://schemas.openxmlformats.org/officeDocument/2006/relationships/hyperlink" Target="https://doi.org/10.1016/j.cpr.2007.01.002" TargetMode="External"/><Relationship Id="rId41" Type="http://schemas.openxmlformats.org/officeDocument/2006/relationships/hyperlink" Target="https://doi.org/10.1037/ccp0000026" TargetMode="External"/><Relationship Id="rId54" Type="http://schemas.openxmlformats.org/officeDocument/2006/relationships/hyperlink" Target="https://doi.org/10.7326/M14-0295" TargetMode="External"/><Relationship Id="rId62" Type="http://schemas.openxmlformats.org/officeDocument/2006/relationships/hyperlink" Target="https://doi.org/10.1145/1629890.162989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cbi.nlm.nih.gov/pmc/articles/PMC2797101" TargetMode="External"/><Relationship Id="rId23" Type="http://schemas.openxmlformats.org/officeDocument/2006/relationships/hyperlink" Target="https://doi.org/10.1016/j.brat.2019.103506" TargetMode="External"/><Relationship Id="rId28" Type="http://schemas.openxmlformats.org/officeDocument/2006/relationships/hyperlink" Target="https://doi.org/10.31234/osf.io/cgsf7" TargetMode="External"/><Relationship Id="rId36" Type="http://schemas.openxmlformats.org/officeDocument/2006/relationships/hyperlink" Target="https://doi.org/10.21231/GNT1-HW21" TargetMode="External"/><Relationship Id="rId49" Type="http://schemas.openxmlformats.org/officeDocument/2006/relationships/hyperlink" Target="https://doi.org/10.1177/0261927X09351676" TargetMode="External"/><Relationship Id="rId57" Type="http://schemas.openxmlformats.org/officeDocument/2006/relationships/hyperlink" Target="https://doi.org/10.1146/annurev-clinpsy-102419-125016" TargetMode="External"/><Relationship Id="rId10" Type="http://schemas.openxmlformats.org/officeDocument/2006/relationships/endnotes" Target="endnotes.xml"/><Relationship Id="rId31" Type="http://schemas.openxmlformats.org/officeDocument/2006/relationships/hyperlink" Target="https://doi.org/10.1016/j.drugalcdep.2019.05.017" TargetMode="External"/><Relationship Id="rId44" Type="http://schemas.openxmlformats.org/officeDocument/2006/relationships/hyperlink" Target="https://doi.org/10.1177/1073191116653829" TargetMode="External"/><Relationship Id="rId52" Type="http://schemas.openxmlformats.org/officeDocument/2006/relationships/hyperlink" Target="https://doi.org/10.1177/1077558712458541" TargetMode="External"/><Relationship Id="rId60" Type="http://schemas.openxmlformats.org/officeDocument/2006/relationships/hyperlink" Target="https://doi.org/10.2196/39862"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sf.io/xta67/" TargetMode="External"/><Relationship Id="rId18" Type="http://schemas.openxmlformats.org/officeDocument/2006/relationships/hyperlink" Target="https://doi.org/10.1111/add.13479" TargetMode="External"/><Relationship Id="rId39" Type="http://schemas.openxmlformats.org/officeDocument/2006/relationships/hyperlink" Target="https://doi.org/10.1016/j.amepre.2022.08.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E66540EEDC6A40ADA9A0D988B2EB99" ma:contentTypeVersion="19" ma:contentTypeDescription="Create a new document." ma:contentTypeScope="" ma:versionID="9325365850f1cc658b78cf6e3a0d7f8e">
  <xsd:schema xmlns:xsd="http://www.w3.org/2001/XMLSchema" xmlns:xs="http://www.w3.org/2001/XMLSchema" xmlns:p="http://schemas.microsoft.com/office/2006/metadata/properties" xmlns:ns3="66a4bc09-4d5a-49d2-8fc9-c39ce9935e2e" xmlns:ns4="220cb3dd-c778-49cd-8f61-963ca8e202f4" targetNamespace="http://schemas.microsoft.com/office/2006/metadata/properties" ma:root="true" ma:fieldsID="a2ec264d752023ca1e66fdd216e910c5" ns3:_="" ns4:_="">
    <xsd:import namespace="66a4bc09-4d5a-49d2-8fc9-c39ce9935e2e"/>
    <xsd:import namespace="220cb3dd-c778-49cd-8f61-963ca8e202f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BillingMetadata"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a4bc09-4d5a-49d2-8fc9-c39ce9935e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0cb3dd-c778-49cd-8f61-963ca8e202f4"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6a4bc09-4d5a-49d2-8fc9-c39ce9935e2e" xsi:nil="true"/>
  </documentManagement>
</p:properties>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customXml/itemProps2.xml><?xml version="1.0" encoding="utf-8"?>
<ds:datastoreItem xmlns:ds="http://schemas.openxmlformats.org/officeDocument/2006/customXml" ds:itemID="{72D28C7F-36C3-4D3D-8C4F-F3ACA61C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a4bc09-4d5a-49d2-8fc9-c39ce9935e2e"/>
    <ds:schemaRef ds:uri="220cb3dd-c778-49cd-8f61-963ca8e202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C9A70E-10BC-4C5D-80EB-9261C8369561}">
  <ds:schemaRefs>
    <ds:schemaRef ds:uri="http://schemas.microsoft.com/sharepoint/v3/contenttype/forms"/>
  </ds:schemaRefs>
</ds:datastoreItem>
</file>

<file path=customXml/itemProps4.xml><?xml version="1.0" encoding="utf-8"?>
<ds:datastoreItem xmlns:ds="http://schemas.openxmlformats.org/officeDocument/2006/customXml" ds:itemID="{014E2BB1-6F05-4B0F-87FB-274B9F2BFFA4}">
  <ds:schemaRefs>
    <ds:schemaRef ds:uri="http://schemas.microsoft.com/office/2006/metadata/properties"/>
    <ds:schemaRef ds:uri="http://schemas.microsoft.com/office/infopath/2007/PartnerControls"/>
    <ds:schemaRef ds:uri="66a4bc09-4d5a-49d2-8fc9-c39ce9935e2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14037</Words>
  <Characters>80012</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Forecasting Alcohol Lapse Risk up to Two Weeks in Advance using Time-lagged Machine Learning Models</vt:lpstr>
    </vt:vector>
  </TitlesOfParts>
  <Company/>
  <LinksUpToDate>false</LinksUpToDate>
  <CharactersWithSpaces>93862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Wyant;Gaylen E. Fronk;Jiachen Yu;Claire E. Punturieri;John J. Curtin</dc:creator>
  <cp:keywords>Substance use disorders, Precision mental health</cp:keywords>
  <cp:lastModifiedBy>Kendra Wyant</cp:lastModifiedBy>
  <cp:revision>2</cp:revision>
  <dcterms:created xsi:type="dcterms:W3CDTF">2026-07-27T03:54:00Z</dcterms:created>
  <dcterms:modified xsi:type="dcterms:W3CDTF">2026-07-27T03:54:00Z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y fmtid="{D5CDD505-2E9C-101B-9397-08002B2CF9AE}" pid="30" name="ContentTypeId">
    <vt:lpwstr>0x01010074E66540EEDC6A40ADA9A0D988B2EB99</vt:lpwstr>
  </property>
</Properties>
</file>